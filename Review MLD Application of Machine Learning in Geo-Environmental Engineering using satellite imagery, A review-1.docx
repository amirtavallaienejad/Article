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C0A3F7" w14:textId="77777777" w:rsidR="00BA1B2E" w:rsidRPr="00551BE1" w:rsidRDefault="00BA1B2E" w:rsidP="00BA1B2E">
      <w:pPr>
        <w:spacing w:after="0"/>
        <w:jc w:val="center"/>
        <w:rPr>
          <w:rFonts w:ascii="Times New Roman" w:hAnsi="Times New Roman" w:cs="Times New Roman"/>
          <w:b/>
          <w:bCs/>
        </w:rPr>
      </w:pPr>
      <w:r w:rsidRPr="00551BE1">
        <w:rPr>
          <w:rFonts w:ascii="Times New Roman" w:hAnsi="Times New Roman" w:cs="Times New Roman"/>
          <w:b/>
          <w:bCs/>
        </w:rPr>
        <w:t xml:space="preserve">Environmental Pollution Journal </w:t>
      </w:r>
    </w:p>
    <w:p w14:paraId="315EFEEB" w14:textId="77777777" w:rsidR="00BA1B2E" w:rsidRDefault="00BA1B2E" w:rsidP="00BA1B2E">
      <w:pPr>
        <w:spacing w:after="0"/>
        <w:jc w:val="center"/>
        <w:rPr>
          <w:rFonts w:ascii="Times New Roman" w:hAnsi="Times New Roman" w:cs="Times New Roman"/>
          <w:b/>
          <w:bCs/>
          <w:sz w:val="20"/>
          <w:szCs w:val="20"/>
        </w:rPr>
      </w:pPr>
      <w:r w:rsidRPr="00BA1B2E">
        <w:rPr>
          <w:rFonts w:ascii="Times New Roman" w:hAnsi="Times New Roman" w:cs="Times New Roman"/>
          <w:b/>
          <w:bCs/>
          <w:sz w:val="20"/>
          <w:szCs w:val="20"/>
        </w:rPr>
        <w:t xml:space="preserve">journal homepage: </w:t>
      </w:r>
      <w:hyperlink r:id="rId8" w:history="1">
        <w:r w:rsidRPr="007F715D">
          <w:rPr>
            <w:rStyle w:val="Hyperlink"/>
            <w:rFonts w:ascii="Times New Roman" w:hAnsi="Times New Roman" w:cs="Times New Roman"/>
            <w:b/>
            <w:bCs/>
            <w:sz w:val="20"/>
            <w:szCs w:val="20"/>
          </w:rPr>
          <w:t>www.elsevier.com/locate/envpol</w:t>
        </w:r>
      </w:hyperlink>
    </w:p>
    <w:p w14:paraId="24663C17" w14:textId="77777777" w:rsidR="00551BE1" w:rsidRDefault="00551BE1" w:rsidP="00BA1B2E">
      <w:pPr>
        <w:spacing w:after="0"/>
        <w:jc w:val="center"/>
        <w:rPr>
          <w:rFonts w:ascii="Times New Roman" w:hAnsi="Times New Roman" w:cs="Times New Roman"/>
          <w:b/>
          <w:bCs/>
          <w:sz w:val="20"/>
          <w:szCs w:val="20"/>
        </w:rPr>
      </w:pPr>
    </w:p>
    <w:p w14:paraId="011BF31C" w14:textId="77777777" w:rsidR="00BA1B2E" w:rsidRDefault="00BA1B2E" w:rsidP="00BA1B2E">
      <w:pPr>
        <w:spacing w:after="0"/>
        <w:jc w:val="center"/>
        <w:rPr>
          <w:rFonts w:ascii="Times New Roman" w:hAnsi="Times New Roman" w:cs="Times New Roman"/>
          <w:b/>
          <w:bCs/>
          <w:sz w:val="20"/>
          <w:szCs w:val="20"/>
        </w:rPr>
      </w:pPr>
    </w:p>
    <w:p w14:paraId="284A27DB" w14:textId="77777777" w:rsidR="00416719" w:rsidRPr="00BA1B2E" w:rsidRDefault="00633422" w:rsidP="00BE42B7">
      <w:pPr>
        <w:jc w:val="center"/>
        <w:rPr>
          <w:rFonts w:ascii="Times New Roman" w:hAnsi="Times New Roman" w:cs="Times New Roman"/>
          <w:b/>
          <w:bCs/>
          <w:sz w:val="28"/>
          <w:szCs w:val="28"/>
        </w:rPr>
      </w:pPr>
      <w:r w:rsidRPr="00BA1B2E">
        <w:rPr>
          <w:rFonts w:ascii="Times New Roman" w:hAnsi="Times New Roman" w:cs="Times New Roman"/>
          <w:b/>
          <w:bCs/>
          <w:sz w:val="28"/>
          <w:szCs w:val="28"/>
        </w:rPr>
        <w:t>Application of Machine Learning in Geo-Environmental Engineering using satellite imagery: A review</w:t>
      </w:r>
    </w:p>
    <w:p w14:paraId="3FE7B641" w14:textId="0AFC16A2" w:rsidR="00BA1B2E" w:rsidRPr="00C14C6C" w:rsidRDefault="00BA1B2E" w:rsidP="00BA1B2E">
      <w:pPr>
        <w:jc w:val="center"/>
        <w:rPr>
          <w:rFonts w:ascii="Times New Roman" w:hAnsi="Times New Roman" w:cs="Times New Roman"/>
          <w:b/>
          <w:bCs/>
          <w:sz w:val="20"/>
          <w:szCs w:val="20"/>
          <w:lang w:val="pt-PT"/>
        </w:rPr>
      </w:pPr>
      <w:commentRangeStart w:id="0"/>
      <w:r w:rsidRPr="00C14C6C">
        <w:rPr>
          <w:rFonts w:ascii="Times New Roman" w:hAnsi="Times New Roman" w:cs="Times New Roman"/>
          <w:b/>
          <w:bCs/>
          <w:sz w:val="20"/>
          <w:szCs w:val="20"/>
          <w:lang w:val="pt-PT"/>
        </w:rPr>
        <w:t>Amir TavallaieNejad</w:t>
      </w:r>
      <w:r w:rsidRPr="00C14C6C">
        <w:rPr>
          <w:rFonts w:ascii="Times New Roman" w:hAnsi="Times New Roman" w:cs="Times New Roman"/>
          <w:b/>
          <w:bCs/>
          <w:sz w:val="20"/>
          <w:szCs w:val="20"/>
          <w:vertAlign w:val="superscript"/>
          <w:lang w:val="pt-PT"/>
        </w:rPr>
        <w:t>a</w:t>
      </w:r>
      <w:ins w:id="1" w:author="mldinis" w:date="2022-08-04T17:09:00Z">
        <w:r w:rsidR="00C14C6C">
          <w:rPr>
            <w:rFonts w:ascii="Times New Roman" w:hAnsi="Times New Roman" w:cs="Times New Roman"/>
            <w:b/>
            <w:bCs/>
            <w:sz w:val="20"/>
            <w:szCs w:val="20"/>
            <w:vertAlign w:val="superscript"/>
            <w:lang w:val="pt-PT"/>
          </w:rPr>
          <w:t>,</w:t>
        </w:r>
      </w:ins>
      <w:r w:rsidR="00C14C6C">
        <w:rPr>
          <w:rFonts w:ascii="Times New Roman" w:hAnsi="Times New Roman" w:cs="Times New Roman"/>
          <w:b/>
          <w:bCs/>
          <w:sz w:val="20"/>
          <w:szCs w:val="20"/>
          <w:vertAlign w:val="superscript"/>
          <w:lang w:val="pt-PT"/>
        </w:rPr>
        <w:t xml:space="preserve"> b</w:t>
      </w:r>
      <w:r w:rsidRPr="00C14C6C">
        <w:rPr>
          <w:rFonts w:ascii="Times New Roman" w:hAnsi="Times New Roman" w:cs="Times New Roman"/>
          <w:b/>
          <w:bCs/>
          <w:sz w:val="20"/>
          <w:szCs w:val="20"/>
          <w:lang w:val="pt-PT"/>
        </w:rPr>
        <w:t>, Maria de Lurdes Dinis</w:t>
      </w:r>
      <w:ins w:id="2" w:author="mldinis" w:date="2022-08-04T17:09:00Z">
        <w:r w:rsidR="00C14C6C">
          <w:rPr>
            <w:rFonts w:ascii="Times New Roman" w:hAnsi="Times New Roman" w:cs="Times New Roman"/>
            <w:b/>
            <w:bCs/>
            <w:sz w:val="20"/>
            <w:szCs w:val="20"/>
            <w:vertAlign w:val="superscript"/>
            <w:lang w:val="pt-PT"/>
          </w:rPr>
          <w:t>a,b</w:t>
        </w:r>
      </w:ins>
      <w:del w:id="3" w:author="mldinis" w:date="2022-08-04T17:09:00Z">
        <w:r w:rsidRPr="00C14C6C" w:rsidDel="00C14C6C">
          <w:rPr>
            <w:rFonts w:ascii="Times New Roman" w:hAnsi="Times New Roman" w:cs="Times New Roman"/>
            <w:b/>
            <w:bCs/>
            <w:sz w:val="20"/>
            <w:szCs w:val="20"/>
            <w:vertAlign w:val="superscript"/>
            <w:lang w:val="pt-PT"/>
          </w:rPr>
          <w:delText>b</w:delText>
        </w:r>
      </w:del>
      <w:commentRangeEnd w:id="0"/>
      <w:r w:rsidR="00C14C6C">
        <w:rPr>
          <w:rStyle w:val="CommentReference"/>
        </w:rPr>
        <w:commentReference w:id="0"/>
      </w:r>
    </w:p>
    <w:p w14:paraId="3747BBB6" w14:textId="77777777" w:rsidR="00551BE1" w:rsidRPr="00C14C6C" w:rsidDel="00C14C6C" w:rsidRDefault="00C14C6C" w:rsidP="00551BE1">
      <w:pPr>
        <w:spacing w:after="0"/>
        <w:ind w:left="720"/>
        <w:rPr>
          <w:del w:id="4" w:author="mldinis" w:date="2022-08-04T17:09:00Z"/>
          <w:rFonts w:cs="Times New Roman"/>
          <w:sz w:val="18"/>
          <w:szCs w:val="18"/>
          <w:vertAlign w:val="superscript"/>
          <w:rPrChange w:id="5" w:author="mldinis" w:date="2022-08-04T17:10:00Z">
            <w:rPr>
              <w:del w:id="6" w:author="mldinis" w:date="2022-08-04T17:09:00Z"/>
              <w:rFonts w:cs="Times New Roman"/>
              <w:sz w:val="18"/>
              <w:szCs w:val="18"/>
            </w:rPr>
          </w:rPrChange>
        </w:rPr>
      </w:pPr>
      <w:ins w:id="7" w:author="mldinis" w:date="2022-08-04T17:10:00Z">
        <w:r>
          <w:rPr>
            <w:rFonts w:cs="Times New Roman"/>
            <w:sz w:val="18"/>
            <w:szCs w:val="18"/>
            <w:vertAlign w:val="superscript"/>
          </w:rPr>
          <w:t>a</w:t>
        </w:r>
      </w:ins>
      <w:del w:id="8" w:author="mldinis" w:date="2022-08-04T17:09:00Z">
        <w:r w:rsidR="00551BE1" w:rsidRPr="00C14C6C" w:rsidDel="00C14C6C">
          <w:rPr>
            <w:rFonts w:cs="Times New Roman"/>
            <w:sz w:val="18"/>
            <w:szCs w:val="18"/>
            <w:vertAlign w:val="superscript"/>
          </w:rPr>
          <w:delText xml:space="preserve">a, </w:delText>
        </w:r>
        <w:r w:rsidR="00BA1B2E" w:rsidRPr="00C14C6C" w:rsidDel="00C14C6C">
          <w:rPr>
            <w:rFonts w:cs="Times New Roman"/>
            <w:sz w:val="18"/>
            <w:szCs w:val="18"/>
            <w:vertAlign w:val="superscript"/>
          </w:rPr>
          <w:delText>b</w:delText>
        </w:r>
        <w:r w:rsidR="00551BE1" w:rsidRPr="00C14C6C" w:rsidDel="00C14C6C">
          <w:rPr>
            <w:rFonts w:cs="Times New Roman"/>
            <w:sz w:val="18"/>
            <w:szCs w:val="18"/>
            <w:vertAlign w:val="superscript"/>
            <w:rPrChange w:id="9" w:author="mldinis" w:date="2022-08-04T17:10:00Z">
              <w:rPr>
                <w:rFonts w:cs="Times New Roman"/>
                <w:sz w:val="18"/>
                <w:szCs w:val="18"/>
              </w:rPr>
            </w:rPrChange>
          </w:rPr>
          <w:delText>University of Porto, FEUP - Faculty of Engineering, Rua Dr. Roberto Frias, 4200-465, Porto, Portugal</w:delText>
        </w:r>
      </w:del>
    </w:p>
    <w:p w14:paraId="55F8FA0D" w14:textId="77777777" w:rsidR="00C14C6C" w:rsidRDefault="00551BE1">
      <w:pPr>
        <w:spacing w:after="0"/>
        <w:ind w:left="720"/>
        <w:jc w:val="center"/>
        <w:rPr>
          <w:rFonts w:cs="Times New Roman"/>
          <w:sz w:val="18"/>
          <w:szCs w:val="18"/>
        </w:rPr>
        <w:pPrChange w:id="10" w:author="mldinis" w:date="2022-08-04T17:10:00Z">
          <w:pPr>
            <w:spacing w:after="0"/>
            <w:ind w:left="720"/>
          </w:pPr>
        </w:pPrChange>
      </w:pPr>
      <w:del w:id="11" w:author="mldinis" w:date="2022-08-04T17:09:00Z">
        <w:r w:rsidRPr="00C14C6C" w:rsidDel="00C14C6C">
          <w:rPr>
            <w:rFonts w:cs="Times New Roman"/>
            <w:sz w:val="18"/>
            <w:szCs w:val="18"/>
            <w:vertAlign w:val="superscript"/>
          </w:rPr>
          <w:delText>b</w:delText>
        </w:r>
        <w:r w:rsidRPr="00C14C6C" w:rsidDel="00C14C6C">
          <w:rPr>
            <w:rFonts w:cs="Times New Roman"/>
            <w:sz w:val="18"/>
            <w:szCs w:val="18"/>
          </w:rPr>
          <w:delText>University of Porto, Faculty of Engineering, CERENA-Polo FEUP - Centre for Natural Resources and the Environment, University of Porto, Porto, Portugal</w:delText>
        </w:r>
      </w:del>
      <w:r w:rsidR="00C14C6C" w:rsidRPr="00C14C6C">
        <w:rPr>
          <w:rFonts w:cs="Times New Roman"/>
          <w:sz w:val="18"/>
          <w:szCs w:val="18"/>
          <w:rPrChange w:id="12" w:author="mldinis" w:date="2022-08-04T17:10:00Z">
            <w:rPr>
              <w:rFonts w:cs="Times New Roman"/>
              <w:sz w:val="18"/>
              <w:szCs w:val="18"/>
              <w:lang w:val="pt-PT"/>
            </w:rPr>
          </w:rPrChange>
        </w:rPr>
        <w:t>CERENA-Polo FEUP - Centre for Natural Resources and the Environment</w:t>
      </w:r>
    </w:p>
    <w:p w14:paraId="4B9DA2C2" w14:textId="77777777" w:rsidR="00C14C6C" w:rsidRDefault="00C14C6C" w:rsidP="00C14C6C">
      <w:pPr>
        <w:spacing w:after="0"/>
        <w:ind w:left="720"/>
        <w:jc w:val="center"/>
        <w:rPr>
          <w:rFonts w:cs="Times New Roman"/>
          <w:sz w:val="18"/>
          <w:szCs w:val="18"/>
        </w:rPr>
      </w:pPr>
      <w:r>
        <w:rPr>
          <w:rFonts w:cs="Times New Roman"/>
          <w:sz w:val="18"/>
          <w:szCs w:val="18"/>
          <w:vertAlign w:val="superscript"/>
        </w:rPr>
        <w:t>b</w:t>
      </w:r>
      <w:r w:rsidRPr="00C14C6C">
        <w:rPr>
          <w:rFonts w:cs="Times New Roman"/>
          <w:sz w:val="18"/>
          <w:szCs w:val="18"/>
          <w:rPrChange w:id="13" w:author="mldinis" w:date="2022-08-04T17:10:00Z">
            <w:rPr>
              <w:rFonts w:cs="Times New Roman"/>
              <w:sz w:val="18"/>
              <w:szCs w:val="18"/>
              <w:lang w:val="pt-PT"/>
            </w:rPr>
          </w:rPrChange>
        </w:rPr>
        <w:t>FEUP - Faculty of Engineering, University of Porto</w:t>
      </w:r>
    </w:p>
    <w:p w14:paraId="7979C4BD" w14:textId="77777777" w:rsidR="00C14C6C" w:rsidRPr="00C14C6C" w:rsidRDefault="00C14C6C">
      <w:pPr>
        <w:spacing w:after="0"/>
        <w:ind w:left="720"/>
        <w:jc w:val="center"/>
        <w:rPr>
          <w:rFonts w:cs="Times New Roman"/>
          <w:sz w:val="18"/>
          <w:szCs w:val="18"/>
          <w:lang w:val="pt-PT"/>
        </w:rPr>
        <w:pPrChange w:id="14" w:author="mldinis" w:date="2022-08-04T17:10:00Z">
          <w:pPr>
            <w:spacing w:after="0"/>
            <w:ind w:left="720"/>
          </w:pPr>
        </w:pPrChange>
      </w:pPr>
      <w:r w:rsidRPr="00C14C6C">
        <w:rPr>
          <w:rFonts w:cs="Times New Roman"/>
          <w:sz w:val="18"/>
          <w:szCs w:val="18"/>
          <w:lang w:val="pt-PT"/>
          <w:rPrChange w:id="15" w:author="mldinis" w:date="2022-08-04T17:11:00Z">
            <w:rPr>
              <w:rFonts w:cs="Times New Roman"/>
              <w:sz w:val="18"/>
              <w:szCs w:val="18"/>
            </w:rPr>
          </w:rPrChange>
        </w:rPr>
        <w:t>Rua Dr. Roberto Frias 4200-465, P</w:t>
      </w:r>
      <w:r>
        <w:rPr>
          <w:rFonts w:cs="Times New Roman"/>
          <w:sz w:val="18"/>
          <w:szCs w:val="18"/>
          <w:lang w:val="pt-PT"/>
        </w:rPr>
        <w:t>orto, Portugal</w:t>
      </w:r>
    </w:p>
    <w:p w14:paraId="4F7D85D0" w14:textId="77777777" w:rsidR="00377F49" w:rsidRPr="00C14C6C" w:rsidDel="00C14C6C" w:rsidRDefault="00C14C6C" w:rsidP="00C14C6C">
      <w:pPr>
        <w:spacing w:after="0"/>
        <w:ind w:left="720"/>
        <w:rPr>
          <w:del w:id="16" w:author="mldinis" w:date="2022-08-04T17:09:00Z"/>
          <w:rFonts w:cs="Times New Roman"/>
          <w:sz w:val="18"/>
          <w:szCs w:val="18"/>
          <w:lang w:val="pt-PT"/>
          <w:rPrChange w:id="17" w:author="mldinis" w:date="2022-08-04T17:11:00Z">
            <w:rPr>
              <w:del w:id="18" w:author="mldinis" w:date="2022-08-04T17:09:00Z"/>
              <w:rFonts w:cs="Times New Roman"/>
              <w:sz w:val="18"/>
              <w:szCs w:val="18"/>
            </w:rPr>
          </w:rPrChange>
        </w:rPr>
      </w:pPr>
      <w:r w:rsidRPr="00C14C6C">
        <w:rPr>
          <w:rFonts w:cs="Times New Roman"/>
          <w:sz w:val="18"/>
          <w:szCs w:val="18"/>
          <w:lang w:val="pt-PT"/>
        </w:rPr>
        <w:tab/>
      </w:r>
    </w:p>
    <w:p w14:paraId="1D835FD8" w14:textId="77777777" w:rsidR="00551BE1" w:rsidRPr="00C14C6C" w:rsidRDefault="00551BE1" w:rsidP="00551BE1">
      <w:pPr>
        <w:spacing w:after="0"/>
        <w:ind w:left="720"/>
        <w:rPr>
          <w:rFonts w:cs="Times New Roman"/>
          <w:sz w:val="18"/>
          <w:szCs w:val="18"/>
          <w:lang w:val="pt-PT"/>
          <w:rPrChange w:id="19" w:author="mldinis" w:date="2022-08-04T17:11:00Z">
            <w:rPr>
              <w:rFonts w:cs="Times New Roman"/>
              <w:sz w:val="18"/>
              <w:szCs w:val="18"/>
            </w:rPr>
          </w:rPrChange>
        </w:rPr>
      </w:pPr>
    </w:p>
    <w:p w14:paraId="5400AECB" w14:textId="77777777" w:rsidR="00BE42B7" w:rsidRPr="00E816E3" w:rsidRDefault="006E2B9A" w:rsidP="00633422">
      <w:pPr>
        <w:rPr>
          <w:rFonts w:ascii="Times New Roman" w:hAnsi="Times New Roman" w:cs="Times New Roman"/>
          <w:b/>
          <w:bCs/>
          <w:sz w:val="20"/>
          <w:szCs w:val="20"/>
        </w:rPr>
      </w:pPr>
      <w:r w:rsidRPr="00E816E3">
        <w:rPr>
          <w:rFonts w:ascii="Times New Roman" w:hAnsi="Times New Roman" w:cs="Times New Roman"/>
          <w:b/>
          <w:bCs/>
          <w:sz w:val="20"/>
          <w:szCs w:val="20"/>
        </w:rPr>
        <w:t>Abstract:</w:t>
      </w:r>
    </w:p>
    <w:p w14:paraId="6C078020" w14:textId="77777777" w:rsidR="00422A71" w:rsidRDefault="00422A71" w:rsidP="00044A63">
      <w:pPr>
        <w:jc w:val="both"/>
        <w:rPr>
          <w:ins w:id="20" w:author="Amir TavallaieNejad" w:date="2022-08-23T11:48:00Z"/>
        </w:rPr>
      </w:pPr>
    </w:p>
    <w:p w14:paraId="393E8CF8" w14:textId="0DCC272C" w:rsidR="0091527B" w:rsidRDefault="00A376ED" w:rsidP="00044A63">
      <w:pPr>
        <w:jc w:val="both"/>
      </w:pPr>
      <w:r w:rsidRPr="00A376ED">
        <w:t xml:space="preserve">As one of the most important components of nature and the </w:t>
      </w:r>
      <w:r w:rsidR="00DD47FC">
        <w:t>primary</w:t>
      </w:r>
      <w:r w:rsidRPr="00A376ED">
        <w:t xml:space="preserve"> source of human food supply, the </w:t>
      </w:r>
      <w:commentRangeStart w:id="21"/>
      <w:r w:rsidRPr="00A376ED">
        <w:t xml:space="preserve">soil needs to </w:t>
      </w:r>
      <w:r w:rsidR="00044A63">
        <w:t>conserve</w:t>
      </w:r>
      <w:r w:rsidRPr="00A376ED">
        <w:t xml:space="preserve"> and </w:t>
      </w:r>
      <w:r w:rsidR="0091527B">
        <w:t>remove the contaminants</w:t>
      </w:r>
      <w:commentRangeEnd w:id="21"/>
      <w:r w:rsidR="00C14C6C">
        <w:rPr>
          <w:rStyle w:val="CommentReference"/>
        </w:rPr>
        <w:commentReference w:id="21"/>
      </w:r>
      <w:r w:rsidRPr="00A376ED">
        <w:t xml:space="preserve">. In order for humans and other </w:t>
      </w:r>
      <w:r w:rsidR="00DD47FC" w:rsidRPr="00DD47FC">
        <w:t>species</w:t>
      </w:r>
      <w:r w:rsidRPr="00A376ED">
        <w:t xml:space="preserve"> to survive on </w:t>
      </w:r>
      <w:r w:rsidR="00DD47FC">
        <w:t xml:space="preserve">the </w:t>
      </w:r>
      <w:r w:rsidRPr="00A376ED">
        <w:t xml:space="preserve">Earth, the soil must be </w:t>
      </w:r>
      <w:r w:rsidR="00C14C6C">
        <w:t>cleaned</w:t>
      </w:r>
      <w:r w:rsidR="00C14C6C" w:rsidRPr="00A376ED">
        <w:t xml:space="preserve"> </w:t>
      </w:r>
      <w:r w:rsidRPr="00A376ED">
        <w:t xml:space="preserve">of contaminants and </w:t>
      </w:r>
      <w:r w:rsidR="00C14C6C" w:rsidRPr="00A376ED">
        <w:t>pre</w:t>
      </w:r>
      <w:r w:rsidR="00C14C6C">
        <w:t>served</w:t>
      </w:r>
      <w:r w:rsidR="00C14C6C" w:rsidRPr="00A376ED">
        <w:t xml:space="preserve"> </w:t>
      </w:r>
      <w:r w:rsidRPr="00A376ED">
        <w:t xml:space="preserve">from continuing pollution. It is important to identify soil contaminants sources, detect soil contaminants pathways, and rehabilitate them. </w:t>
      </w:r>
      <w:r w:rsidR="00DD47FC">
        <w:t xml:space="preserve"> </w:t>
      </w:r>
      <w:r w:rsidR="00DD47FC" w:rsidRPr="00A376ED">
        <w:t>One approach uses satellite imagery to identify contaminated areas, contaminant sources, and transmission methods</w:t>
      </w:r>
      <w:r w:rsidR="00DD47FC">
        <w:t xml:space="preserve">, suggest ways to prevent contamination, and </w:t>
      </w:r>
      <w:r w:rsidR="00C14C6C">
        <w:t>allows to decide by</w:t>
      </w:r>
      <w:r w:rsidR="00C14C6C" w:rsidRPr="00A376ED">
        <w:t xml:space="preserve"> </w:t>
      </w:r>
      <w:r w:rsidR="00DD47FC" w:rsidRPr="00A376ED">
        <w:t>the best rehabilitation method.</w:t>
      </w:r>
      <w:r w:rsidR="00DD47FC" w:rsidRPr="0091527B">
        <w:t xml:space="preserve"> </w:t>
      </w:r>
      <w:r w:rsidR="00DD47FC">
        <w:t xml:space="preserve"> Due to the advancement of technology in the field of satellite imagery and the launch of specialized satellites in the area of identifying soil pollution, more and more research is being done in this field. This study discusses an overview of soil pollution detection methods through satellite images and techniques used to detect the pollution so far. </w:t>
      </w:r>
      <w:r w:rsidR="00C54F30">
        <w:t>T</w:t>
      </w:r>
      <w:r w:rsidR="00DD47FC">
        <w:t xml:space="preserve">he types of machine learning methods used in satellite imagery detection will also be reviewed due to the advancement of machine learning in all areas. Finally, the types of satellites, the current limitations of spaceborne sensors for soil contamination monitoring, and how to estimate the efficiency of the methods will be discussed. </w:t>
      </w:r>
    </w:p>
    <w:p w14:paraId="2FB2DD29" w14:textId="77777777" w:rsidR="003C50CC" w:rsidRDefault="003C50CC" w:rsidP="00044A63">
      <w:pPr>
        <w:jc w:val="both"/>
      </w:pPr>
    </w:p>
    <w:p w14:paraId="7BDB4A47" w14:textId="77777777" w:rsidR="00E816E3" w:rsidRPr="00E816E3" w:rsidRDefault="0047263B" w:rsidP="004E7AA9">
      <w:pPr>
        <w:pStyle w:val="ListParagraph"/>
        <w:numPr>
          <w:ilvl w:val="0"/>
          <w:numId w:val="6"/>
        </w:numPr>
        <w:rPr>
          <w:rFonts w:ascii="Times New Roman" w:hAnsi="Times New Roman" w:cs="Times New Roman"/>
          <w:b/>
          <w:bCs/>
          <w:sz w:val="20"/>
          <w:szCs w:val="20"/>
          <w:lang w:bidi="fa-IR"/>
        </w:rPr>
      </w:pPr>
      <w:r w:rsidRPr="00E816E3">
        <w:rPr>
          <w:rFonts w:ascii="Times New Roman" w:hAnsi="Times New Roman" w:cs="Times New Roman"/>
          <w:b/>
          <w:bCs/>
          <w:sz w:val="20"/>
          <w:szCs w:val="20"/>
          <w:lang w:bidi="fa-IR"/>
        </w:rPr>
        <w:t>Introduction</w:t>
      </w:r>
    </w:p>
    <w:p w14:paraId="552325BD" w14:textId="77777777" w:rsidR="00E05622" w:rsidRDefault="00422A71" w:rsidP="00422A71">
      <w:pPr>
        <w:tabs>
          <w:tab w:val="left" w:pos="6946"/>
        </w:tabs>
        <w:ind w:left="360"/>
        <w:jc w:val="both"/>
        <w:rPr>
          <w:ins w:id="22" w:author="Amir TavallaieNejad" w:date="2022-08-23T12:56:00Z"/>
        </w:rPr>
        <w:pPrChange w:id="23" w:author="Amir TavallaieNejad" w:date="2022-08-23T11:49:00Z">
          <w:pPr>
            <w:tabs>
              <w:tab w:val="left" w:pos="6946"/>
            </w:tabs>
            <w:jc w:val="both"/>
          </w:pPr>
        </w:pPrChange>
      </w:pPr>
      <w:ins w:id="24" w:author="Amir TavallaieNejad" w:date="2022-08-23T11:49:00Z">
        <w:r w:rsidRPr="00422A71">
          <w:t xml:space="preserve">Due to the fast-economic progress and urbanization in the last few decades, environmental pollution has become an increasingly serious issue. Exorbitant contaminants in the environment severely threaten human health by entering the food chain and relocating into drinking water sources [1]. </w:t>
        </w:r>
      </w:ins>
      <w:del w:id="25" w:author="Amir TavallaieNejad" w:date="2022-08-23T11:49:00Z">
        <w:r w:rsidR="00A376ED" w:rsidDel="00422A71">
          <w:delText xml:space="preserve">   </w:delText>
        </w:r>
      </w:del>
    </w:p>
    <w:p w14:paraId="0995BDAE" w14:textId="092E5D98" w:rsidR="00E05622" w:rsidRDefault="00A376ED" w:rsidP="00E05622">
      <w:pPr>
        <w:tabs>
          <w:tab w:val="left" w:pos="6946"/>
        </w:tabs>
        <w:ind w:left="360"/>
        <w:jc w:val="both"/>
        <w:rPr>
          <w:ins w:id="26" w:author="Amir TavallaieNejad" w:date="2022-08-23T12:56:00Z"/>
        </w:rPr>
      </w:pPr>
      <w:del w:id="27" w:author="Amir TavallaieNejad" w:date="2022-08-23T11:49:00Z">
        <w:r w:rsidDel="00422A71">
          <w:delText xml:space="preserve">    </w:delText>
        </w:r>
      </w:del>
      <w:ins w:id="28" w:author="Amir TavallaieNejad" w:date="2022-08-23T12:56:00Z">
        <w:r w:rsidR="00E05622">
          <w:t>Because of the high metal-scavenging possibility, soils are the main sink for discharged pollutants into the environment [2]. In addition, pollutants degrade the chemical and microbiological quality of soil, [3], [4] and afterward, because of their continual nature and long biological half-lives, make a risk to humans through their potential straightforward connection with contaminated soils or by transfer from so</w:t>
        </w:r>
        <w:r w:rsidR="00E05622">
          <w:t xml:space="preserve">il to the food chain [5], [6]. </w:t>
        </w:r>
      </w:ins>
    </w:p>
    <w:p w14:paraId="4F96264A" w14:textId="0C092E6E" w:rsidR="00E05622" w:rsidRDefault="00E05622" w:rsidP="00E05622">
      <w:pPr>
        <w:tabs>
          <w:tab w:val="left" w:pos="6946"/>
        </w:tabs>
        <w:ind w:left="360"/>
        <w:jc w:val="both"/>
        <w:rPr>
          <w:ins w:id="29" w:author="Amir TavallaieNejad" w:date="2022-08-23T12:56:00Z"/>
        </w:rPr>
      </w:pPr>
      <w:ins w:id="30" w:author="Amir TavallaieNejad" w:date="2022-08-23T12:56:00Z">
        <w:r>
          <w:t>The most common soil contaminants are agrochemicals (fertilizers, pesticides, and herbicides), natural gas, petroleum hydrocarbons, PTEs, acid mine drainage, and heavy metals. Regarding extreme and increasing industrial activities worldwide, meaningful contents of natural gas, petroleum hydrocarbons, and PTEs are widely diffused into all soils, including the</w:t>
        </w:r>
        <w:r>
          <w:t xml:space="preserve"> loam-textured soils [1], [7]. </w:t>
        </w:r>
      </w:ins>
    </w:p>
    <w:p w14:paraId="6887D01A" w14:textId="4E47CD7B" w:rsidR="00422A71" w:rsidRDefault="00E05622" w:rsidP="00E05622">
      <w:pPr>
        <w:tabs>
          <w:tab w:val="left" w:pos="6946"/>
        </w:tabs>
        <w:ind w:left="360"/>
        <w:jc w:val="both"/>
        <w:rPr>
          <w:ins w:id="31" w:author="Amir TavallaieNejad" w:date="2022-08-23T11:49:00Z"/>
        </w:rPr>
        <w:pPrChange w:id="32" w:author="Amir TavallaieNejad" w:date="2022-08-23T11:49:00Z">
          <w:pPr>
            <w:tabs>
              <w:tab w:val="left" w:pos="6946"/>
            </w:tabs>
            <w:jc w:val="both"/>
          </w:pPr>
        </w:pPrChange>
      </w:pPr>
      <w:ins w:id="33" w:author="Amir TavallaieNejad" w:date="2022-08-23T12:56:00Z">
        <w:r>
          <w:t>Leaking oil and gas pipelines and petroleum hydrocarbons seepage, especially in soils, is a big issue in many areas. In the case of large undiscovered leakage, an extensive volume of explosive gases can emerge in the soil [7]. The main influences of these contaminants in soil are microbiological alterations, neomineralization (e.g., calcite, pyrite), bleaching (discoloration of red soils), electrochemical alterations, and radiometric anomalies [8], [9]. According to Noomen et al. [10], depending on gas seepage length and soil-type hydrocarbons drive a vast range of alterations in the soil. Available oxygen of the soil is replaced by hydrocarbon gases [11] and is decreased by methanotrophic bacteria, [12] which impact vegetation growth and productivity [13], [14].</w:t>
        </w:r>
      </w:ins>
    </w:p>
    <w:p w14:paraId="26BD8493" w14:textId="4C2791E1" w:rsidR="004E7AA9" w:rsidRDefault="004E7AA9" w:rsidP="00EE52B2">
      <w:pPr>
        <w:tabs>
          <w:tab w:val="left" w:pos="6946"/>
        </w:tabs>
        <w:jc w:val="both"/>
        <w:rPr>
          <w:ins w:id="34" w:author="Amir TavallaieNejad" w:date="2022-08-23T14:46:00Z"/>
        </w:rPr>
      </w:pPr>
      <w:del w:id="35" w:author="Amir TavallaieNejad" w:date="2022-08-23T12:10:00Z">
        <w:r w:rsidRPr="00971263" w:rsidDel="0082577A">
          <w:lastRenderedPageBreak/>
          <w:delText xml:space="preserve">Due to </w:delText>
        </w:r>
        <w:r w:rsidR="00EE52B2" w:rsidRPr="00971263" w:rsidDel="0082577A">
          <w:delText xml:space="preserve">the </w:delText>
        </w:r>
        <w:r w:rsidR="00530FD0" w:rsidRPr="00971263" w:rsidDel="0082577A">
          <w:delText>fast-economic</w:delText>
        </w:r>
        <w:r w:rsidRPr="00971263" w:rsidDel="0082577A">
          <w:delText xml:space="preserve"> progress and urbanization in the last few decades, environmental pollution has become an increasingly serious issue. Excessive contaminants in the environment pose a severe threat to human health by means of entering </w:delText>
        </w:r>
      </w:del>
      <w:ins w:id="36" w:author="mldinis" w:date="2022-08-04T17:20:00Z">
        <w:del w:id="37" w:author="Amir TavallaieNejad" w:date="2022-08-23T12:10:00Z">
          <w:r w:rsidR="00530FD0" w:rsidDel="0082577A">
            <w:delText xml:space="preserve">in </w:delText>
          </w:r>
        </w:del>
      </w:ins>
      <w:del w:id="38" w:author="Amir TavallaieNejad" w:date="2022-08-23T12:10:00Z">
        <w:r w:rsidRPr="00971263" w:rsidDel="0082577A">
          <w:delText xml:space="preserve">the food chain and migrating into drinking water </w:delText>
        </w:r>
        <w:r w:rsidR="00EE52B2" w:rsidRPr="00971263" w:rsidDel="0082577A">
          <w:delText>sources</w:delText>
        </w:r>
      </w:del>
      <w:ins w:id="39" w:author="mldinis" w:date="2022-08-04T17:20:00Z">
        <w:del w:id="40" w:author="Amir TavallaieNejad" w:date="2022-08-23T12:10:00Z">
          <w:r w:rsidR="00530FD0" w:rsidDel="0082577A">
            <w:delText xml:space="preserve"> </w:delText>
          </w:r>
        </w:del>
      </w:ins>
      <w:del w:id="41" w:author="Amir TavallaieNejad" w:date="2022-08-23T12:10:00Z">
        <w:r w:rsidR="0096637C" w:rsidRPr="00971263" w:rsidDel="0082577A">
          <w:fldChar w:fldCharType="begin" w:fldLock="1"/>
        </w:r>
        <w:r w:rsidR="00580C39" w:rsidRPr="00971263" w:rsidDel="0082577A">
          <w:delInstrText>ADDIN CSL_CITATION {"citationItems":[{"id":"ITEM-1","itemData":{"id":"ITEM-1","issued":{"date-parts":[["0"]]},"title":"Shi, T., Wang, J., Chen, Y., and Wu, G. (2016). Improving the prediction of arsenic contents in agricultural soils by combining the reflectance spectroscopy of soils and rice plants. International Journal of Applied Earth Observation and Geoinformation 52","type":"article-journal"},"uris":["http://www.mendeley.com/documents/?uuid=cc3c1bed-0873-4f3f-b78c-ec946ff83cb4"]}],"mendeley":{"formattedCitation":"[1]","plainTextFormattedCitation":"[1]","previouslyFormattedCitation":"[1]"},"properties":{"noteIndex":0},"schema":"https://github.com/citation-style-language/schema/raw/master/csl-citation.json"}</w:delInstrText>
        </w:r>
        <w:r w:rsidR="0096637C" w:rsidRPr="00971263" w:rsidDel="0082577A">
          <w:fldChar w:fldCharType="separate"/>
        </w:r>
        <w:r w:rsidR="0096637C" w:rsidRPr="00971263" w:rsidDel="0082577A">
          <w:rPr>
            <w:noProof/>
          </w:rPr>
          <w:delText>[1]</w:delText>
        </w:r>
        <w:r w:rsidR="0096637C" w:rsidRPr="00971263" w:rsidDel="0082577A">
          <w:fldChar w:fldCharType="end"/>
        </w:r>
        <w:r w:rsidR="00EE52B2" w:rsidRPr="00971263" w:rsidDel="0082577A">
          <w:delText>.</w:delText>
        </w:r>
        <w:r w:rsidR="0096637C" w:rsidRPr="00971263" w:rsidDel="0082577A">
          <w:delText xml:space="preserve"> </w:delText>
        </w:r>
      </w:del>
      <w:del w:id="42" w:author="Amir TavallaieNejad" w:date="2022-08-23T12:56:00Z">
        <w:r w:rsidRPr="00971263" w:rsidDel="00E05622">
          <w:delText>Because of their high metal-scavenging potential, soils are the main sink for released pollutants into the environment</w:delText>
        </w:r>
        <w:r w:rsidR="00EE52B2" w:rsidRPr="00971263" w:rsidDel="00E05622">
          <w:delText xml:space="preserve"> </w:delText>
        </w:r>
        <w:r w:rsidR="00580C39" w:rsidRPr="00971263" w:rsidDel="00E05622">
          <w:fldChar w:fldCharType="begin" w:fldLock="1"/>
        </w:r>
        <w:r w:rsidR="00580C39" w:rsidRPr="00971263" w:rsidDel="00E05622">
          <w:delInstrText>ADDIN CSL_CITATION {"citationItems":[{"id":"ITEM-1","itemData":{"DOI":"10.1016/j.envres.2004.07.002","ISSN":"00139351","PMID":"15589234","abstract":"Forty soil samples collected from central Jordan were analyzed by atomic absorption spectrophotometry for Pb, Cd, Zn, Cr, and Hg. The samples were also investigated for mineralogy using X-ray, electron, and optical microscopes. Sequential extraction procedures were used to predict the percentages of the Pb, Zn, Cd, and Cr present in each of the soil geochemical phases. The clay mineral assemblage encountered in the analyzed samples is composed of kaolinite, smectite, illite, and illite/smectite mixed-layer. The nonclay minerals of the sand-sized fraction are composed mainly of quartz and calcite as major minerals with pyroxene, biotite, and feldspars as minor minerals. The enrichment factors of the measured heavy metals Pb, Cd, Zn, Cr, and Hg in the clay fraction (&lt;2 μm) of the collected samples are 3.1, 16.6, 1.5, 0.9, and 4.5, respectively. According to the index of geoaccumulation, the soils of the study area are considered to be moderately contaminated with respect to Cd, uncontaminated to moderately contaminated with respect to Pb, Hg, and Zn, and uncontaminated with respect to Cr. The measured metals correlated positively with the determined physicochemical factors such as pH, clay content, organic matter content, and carbonate content. The relatively high concentrations of Cd, Pb, and Hg in the soils of the study area are related to anthropogenic sources such as cement industry, fertilizers, and vehicle exhausts. It was found that Pb, Zn, and Cr are associated mainly with the residual phases and are relatively immobile. On the other hand Cd is enriched in the carbonate phase of the analyzed soil samples. It is possible to suggest the sequence of mobility for Pb, Zn, Cd, and Cr in the analyzed soil samples as the following: Cd</w:delInstrText>
        </w:r>
        <w:r w:rsidR="00580C39" w:rsidRPr="00971263" w:rsidDel="00E05622">
          <w:rPr>
            <w:rFonts w:ascii="Cambria Math" w:hAnsi="Cambria Math" w:cs="Cambria Math"/>
          </w:rPr>
          <w:delInstrText>≫</w:delInstrText>
        </w:r>
        <w:r w:rsidR="00580C39" w:rsidRPr="00971263" w:rsidDel="00E05622">
          <w:delInstrText xml:space="preserve">Pb&gt;Cr&gt;Zn. </w:delInstrText>
        </w:r>
        <w:r w:rsidR="00580C39" w:rsidRPr="00971263" w:rsidDel="00E05622">
          <w:rPr>
            <w:rFonts w:ascii="Calibri" w:hAnsi="Calibri" w:cs="Calibri"/>
          </w:rPr>
          <w:delInstrText>©</w:delInstrText>
        </w:r>
        <w:r w:rsidR="00580C39" w:rsidRPr="00971263" w:rsidDel="00E05622">
          <w:delInstrText xml:space="preserve"> 2004 Elsevier Inc. All rights reserved.","author":[{"dropping-particle":"","family":"Banat","given":"K. M.","non-dropping-particle":"","parse-names":false,"suffix":""},{"dropping-particle":"","family":"Howari","given":"F. M.","non-dropping-particle":"","parse-names":false,"suffix":""},{"dropping-particle":"","family":"Al-Hamad","given":"A. A.","non-dropping-particle":"","parse-names":false,"suffix":""}],"container-title":"Environmental Research","id":"ITEM-1","issue":"3","issued":{"date-parts":[["2005"]]},"note":"blue: 35","page":"258-273","title":"Heavy metals in urban soils of central Jordan: Should we worry about their environmental risks?","type":"article-journal","volume":"97"},"uris":["http://www.mendeley.com/documents/?uuid=920825d2-2489-4e4f-9ce2-4a5873bff721"]}],"mendeley":{"formattedCitation":"[2]","plainTextFormattedCitation":"[2]","previouslyFormattedCitation":"[2]"},"properties":{"noteIndex":0},"schema":"https://github.com/citation-style-language/schema/raw/master/csl-citation.json"}</w:delInstrText>
        </w:r>
        <w:r w:rsidR="00580C39" w:rsidRPr="00971263" w:rsidDel="00E05622">
          <w:fldChar w:fldCharType="separate"/>
        </w:r>
        <w:r w:rsidR="00580C39" w:rsidRPr="00971263" w:rsidDel="00E05622">
          <w:rPr>
            <w:noProof/>
          </w:rPr>
          <w:delText>[2]</w:delText>
        </w:r>
        <w:r w:rsidR="00580C39" w:rsidRPr="00971263" w:rsidDel="00E05622">
          <w:fldChar w:fldCharType="end"/>
        </w:r>
        <w:r w:rsidR="00EE52B2" w:rsidRPr="00971263" w:rsidDel="00E05622">
          <w:delText xml:space="preserve">. </w:delText>
        </w:r>
        <w:r w:rsidRPr="00971263" w:rsidDel="00E05622">
          <w:delText>In turn, pollutants degrade the chemical and microbiological quality of soil</w:delText>
        </w:r>
        <w:r w:rsidR="00580C39" w:rsidRPr="00971263" w:rsidDel="00E05622">
          <w:delText>,</w:delText>
        </w:r>
        <w:r w:rsidR="00EE52B2" w:rsidRPr="00971263" w:rsidDel="00E05622">
          <w:delText xml:space="preserve"> </w:delText>
        </w:r>
        <w:r w:rsidR="00580C39" w:rsidRPr="00971263" w:rsidDel="00E05622">
          <w:fldChar w:fldCharType="begin" w:fldLock="1"/>
        </w:r>
        <w:r w:rsidR="00580C39" w:rsidRPr="00971263" w:rsidDel="00E05622">
          <w:delInstrText>ADDIN CSL_CITATION {"citationItems":[{"id":"ITEM-1","itemData":{"DOI":"10.1007/s40726-016-0025-5","ISSN":"21986592","abstract":"The present paper reviewed the average concentrations of trace elements in soils near coal mine areas from various cities/countries to provide a current global summary of this issue. The contamination of soils was assessed by using global reference materials and various contamination indices. The results show that the average concentrations of trace elements varied widely: As (0.5–38.3 mg/kg), Mn (86–3,700 mg/kg), Zn (1.5–296 mg/kg), Cu (0.5–110 mg/kg), Cr (17.5–954 mg/kg), Ni (4.3–390 mg/kg), Pb (0.5–433 mg/kg), Cd (0.02–4.48 mg/kg), and Hg (0.02–0.69 mg/kg). Most of these values are higher than the average world background soils and upper continental crust (UCC). The geo-accumulation (Igeo) and contamination factor (CF) indices show that the contamination levels of Ni and Pb are higher than other elements. The potential ecological risk index (Ei) suggests a high risk from Cd, especially in the Tabagi River watershed in Brazil and Ledo coal mines in India, and Hg, especially in Oltu (Turkey). The degree of contamination index (Cd) reveals that the soils from Barapukuria (Bangladesh), Ledo (India), Ptolemais-Amynteon (Greece), and the Tibagi River (Brazil) have a higher degree of contamination than other sites. To control soil contamination, effective monitoring and legislative measures must be taken immediately. For the long term, various physical, chemical, and biological methods should be implemented. Although the selection of suitable methods is site-specific based on the extent and nature of contamination, in general, phytoremediation seems to be more beneficial and cost-effective than physical/chemical techniques.","author":[{"dropping-particle":"","family":"Sahoo","given":"Prafulla Kumar","non-dropping-particle":"","parse-names":false,"suffix":""},{"dropping-particle":"","family":"Equeenuddin","given":"Sk Md","non-dropping-particle":"","parse-names":false,"suffix":""},{"dropping-particle":"","family":"Powell","given":"M. A.","non-dropping-particle":"","parse-names":false,"suffix":""}],"container-title":"Current Pollution Reports","id":"ITEM-1","issue":"1","issued":{"date-parts":[["2016"]]},"note":"blue: 12","title":"Trace Elements in Soils around Coal Mines: Current Scenario, Impact and Available Techniques for Management","type":"article-journal","volume":"2"},"uris":["http://www.mendeley.com/documents/?uuid=f9b14cb3-1904-4f60-aa18-93a9ea59398e"]}],"mendeley":{"formattedCitation":"[3]","plainTextFormattedCitation":"[3]","previouslyFormattedCitation":"[3]"},"properties":{"noteIndex":0},"schema":"https://github.com/citation-style-language/schema/raw/master/csl-citation.json"}</w:delInstrText>
        </w:r>
        <w:r w:rsidR="00580C39" w:rsidRPr="00971263" w:rsidDel="00E05622">
          <w:fldChar w:fldCharType="separate"/>
        </w:r>
        <w:r w:rsidR="00580C39" w:rsidRPr="00971263" w:rsidDel="00E05622">
          <w:rPr>
            <w:noProof/>
          </w:rPr>
          <w:delText>[3]</w:delText>
        </w:r>
        <w:r w:rsidR="00580C39" w:rsidRPr="00971263" w:rsidDel="00E05622">
          <w:fldChar w:fldCharType="end"/>
        </w:r>
        <w:r w:rsidR="00580C39" w:rsidRPr="00971263" w:rsidDel="00E05622">
          <w:delText>,</w:delText>
        </w:r>
      </w:del>
      <w:ins w:id="43" w:author="mldinis" w:date="2022-08-04T17:20:00Z">
        <w:del w:id="44" w:author="Amir TavallaieNejad" w:date="2022-08-23T12:56:00Z">
          <w:r w:rsidR="00530FD0" w:rsidDel="00E05622">
            <w:delText xml:space="preserve"> </w:delText>
          </w:r>
        </w:del>
      </w:ins>
      <w:del w:id="45" w:author="Amir TavallaieNejad" w:date="2022-08-23T12:56:00Z">
        <w:r w:rsidR="00580C39" w:rsidRPr="00971263" w:rsidDel="00E05622">
          <w:fldChar w:fldCharType="begin" w:fldLock="1"/>
        </w:r>
        <w:r w:rsidR="00580C39" w:rsidRPr="00971263" w:rsidDel="00E05622">
          <w:delInstrText>ADDIN CSL_CITATION {"citationItems":[{"id":"ITEM-1","itemData":{"DOI":"10.1080/00032719.2013.784919","ISSN":"00032719","abstract":"China has one of the fastest-growing economies in the world, but this economic development has important implications for environmental changes in this country. Our research was to quantify the presence of heavy metals in soil and water environments in the Tianshan Mountains region of China, associated with the economic development of this region. We used anomaly analysis, correlation analysis, and principal component analysis to assess the occurrence characteristics of heavy metals in this area. Results showed that Co, Cr, As, and Ni are more prevalent in water environments than in soil environments; in contrast, Cd, Zn, Pb, Hg, and Mn are more prevalent in soil samples than in water samples. This analysis grouped 10 heavy metals in soil and water environments into three principal components. In soil environments, the prevalence order was Co, Ni, Cr, As &gt; Mn, Zn, Pb &gt; Hg, Cd, Cu. In water environments, the order was Cu, Co, Ni, Cr, As &gt; Hg, Mn, Zn &gt; Cd, Pb. It is possible to distinguish between the natural and the anthropogenic sources of heavy metals in the Tianshan Mountains. With the current rapid economic development in the Tianshan Mountains, anthropogenic sources are playing principal roles in serious heavy metal accumulations in this region. This problem warrants immediate and widespread attention to prevent further deterioration of the soil and water environments. © 2013 Copyright Taylor and Francis Group, LLC.","author":[{"dropping-particle":"","family":"Zhang","given":"Zhaoyong","non-dropping-particle":"","parse-names":false,"suffix":""},{"dropping-particle":"","family":"Abuduwaili","given":"Jilili","non-dropping-particle":"","parse-names":false,"suffix":""},{"dropping-particle":"","family":"Jiang","given":"Fengqing","non-dropping-particle":"","parse-names":false,"suffix":""}],"container-title":"Analytical Letters","id":"ITEM-1","issue":"13","issued":{"date-parts":[["2013"]]},"note":"blue: 36","page":"2122-2131","title":"Determination of Occurrence Characteristics of Heavy Metals in Soil and Water Environments in Tianshan Mountains, Central Asia","type":"article-journal","volume":"46"},"uris":["http://www.mendeley.com/documents/?uuid=18fbd0ff-103c-45fb-b372-b578203cb083"]}],"mendeley":{"formattedCitation":"[4]","plainTextFormattedCitation":"[4]","previouslyFormattedCitation":"[4]"},"properties":{"noteIndex":0},"schema":"https://github.com/citation-style-language/schema/raw/master/csl-citation.json"}</w:delInstrText>
        </w:r>
        <w:r w:rsidR="00580C39" w:rsidRPr="00971263" w:rsidDel="00E05622">
          <w:fldChar w:fldCharType="separate"/>
        </w:r>
        <w:r w:rsidR="00580C39" w:rsidRPr="00971263" w:rsidDel="00E05622">
          <w:rPr>
            <w:noProof/>
          </w:rPr>
          <w:delText>[4]</w:delText>
        </w:r>
        <w:r w:rsidR="00580C39" w:rsidRPr="00971263" w:rsidDel="00E05622">
          <w:fldChar w:fldCharType="end"/>
        </w:r>
        <w:r w:rsidRPr="00971263" w:rsidDel="00E05622">
          <w:delText xml:space="preserve"> and subsequently, because of their continual nature and long biological half-lives, create a risk to humans through their potential direct contact with contaminated soils or by transfer from soil to crop</w:delText>
        </w:r>
        <w:r w:rsidR="00EE52B2" w:rsidRPr="00971263" w:rsidDel="00E05622">
          <w:delText xml:space="preserve"> </w:delText>
        </w:r>
        <w:r w:rsidR="00580C39" w:rsidRPr="00971263" w:rsidDel="00E05622">
          <w:fldChar w:fldCharType="begin" w:fldLock="1"/>
        </w:r>
        <w:r w:rsidR="00580C39" w:rsidRPr="00971263" w:rsidDel="00E05622">
          <w:delInstrText>ADDIN CSL_CITATION {"citationItems":[{"id":"ITEM-1","itemData":{"DOI":"10.1016/S1002-0160(12)60022-8","ISSN":"10020160","abstract":"Spatial and temporal monitoring of soil properties in smelting regions requires collection of a large number of samples followed by laboratory cumbersome and time-consuming measurements. Visible and near-infrared diffuse reflectance spectroscopy (VNIR-DRS) provides a rapid and inexpensive tool to predict various soil properties simultaneously. This study evaluated the suitability of VNIR-DRS for predicting soil properties, including organic matter (OM), pH, and heavy metals (Cu, Pb, Zn, Cd, and Fe), using a total of 254 samples collected in soil profiles near a large copper smelter in China. Partial least square regression (PLSR) with cross-validation was used to relate soil property data to the reflectance spectral data by applying different preprocessing strategies. The performance of VNIR-DRS calibration models was evaluated using the coefficient of determination in cross-validation (R2cv) and the ratio of standard deviation to the root mean standard error of cross-validation (SD/RMSEcv). The models provided fairly accurate predictions for OM and Fe (R2cv &gt; 0.80, SD/RMSEcv &gt; 2.00), less accurate but acceptable for screening purposes for pH, Cu, Pb, and Cd (0.50 &lt; R2cv &lt; 0.80, 1.40 &lt; SD/RMSEcv &lt; 2.00), and poor accuracy for Zn (R2CV &lt; 0.50, SD/RMSEcv &lt; 1.40). Because soil properties in contaminated areas generally show large variation, a comparative large number of calibrating samples, which are variable enough and uniformly distributed, are necessary to create more accurate and robust VNIR-DRS calibration models. This study indicated that VNIR-DRS technique combined with continuously enriched soil spectral library could be a nondestructive alternative for soil environment monitoring. © 2012 Soil Science Society of China.","author":[{"dropping-particle":"","family":"Xie","given":"Xian Li","non-dropping-particle":"","parse-names":false,"suffix":""},{"dropping-particle":"","family":"Pan","given":"Xian Zhang","non-dropping-particle":"","parse-names":false,"suffix":""},{"dropping-particle":"","family":"Sun","given":"Bo","non-dropping-particle":"","parse-names":false,"suffix":""}],"container-title":"Pedosphere","id":"ITEM-1","issue":"3","issued":{"date-parts":[["2012"]]},"note":"blue: 20","page":"351-366","title":"Visible and Near-Infrared Diffuse Reflectance Spectroscopy for Prediction of Soil Properties near a Copper Smelter","type":"article-journal","volume":"22"},"uris":["http://www.mendeley.com/documents/?uuid=629a4989-10ea-4303-b49f-1cbe2a08b23d"]}],"mendeley":{"formattedCitation":"[5]","plainTextFormattedCitation":"[5]","previouslyFormattedCitation":"[5]"},"properties":{"noteIndex":0},"schema":"https://github.com/citation-style-language/schema/raw/master/csl-citation.json"}</w:delInstrText>
        </w:r>
        <w:r w:rsidR="00580C39" w:rsidRPr="00971263" w:rsidDel="00E05622">
          <w:fldChar w:fldCharType="separate"/>
        </w:r>
        <w:r w:rsidR="00580C39" w:rsidRPr="00971263" w:rsidDel="00E05622">
          <w:rPr>
            <w:noProof/>
          </w:rPr>
          <w:delText>[5]</w:delText>
        </w:r>
        <w:r w:rsidR="00580C39" w:rsidRPr="00971263" w:rsidDel="00E05622">
          <w:fldChar w:fldCharType="end"/>
        </w:r>
        <w:r w:rsidRPr="00971263" w:rsidDel="00E05622">
          <w:delText>,</w:delText>
        </w:r>
      </w:del>
      <w:ins w:id="46" w:author="mldinis" w:date="2022-08-04T17:20:00Z">
        <w:del w:id="47" w:author="Amir TavallaieNejad" w:date="2022-08-23T12:56:00Z">
          <w:r w:rsidR="00530FD0" w:rsidDel="00E05622">
            <w:delText xml:space="preserve"> </w:delText>
          </w:r>
        </w:del>
      </w:ins>
      <w:del w:id="48" w:author="Amir TavallaieNejad" w:date="2022-08-23T12:56:00Z">
        <w:r w:rsidR="00580C39" w:rsidRPr="00971263" w:rsidDel="00E05622">
          <w:fldChar w:fldCharType="begin" w:fldLock="1"/>
        </w:r>
        <w:r w:rsidR="00580C39" w:rsidRPr="00971263" w:rsidDel="00E05622">
          <w:delInstrText>ADDIN CSL_CITATION {"citationItems":[{"id":"ITEM-1","itemData":{"author":[{"dropping-particle":"","family":"Rashid","given":"H.O.","non-dropping-particle":"","parse-names":false,"suffix":""},{"dropping-particle":"","family":"Shanto","given":"M.A.S.","non-dropping-particle":"","parse-names":false,"suffix":""},{"dropping-particle":"","family":"Roy","given":"D.R.R.","non-dropping-particle":"","parse-names":false,"suffix":""},{"dropping-particle":"","family":"Hossain","given":"M.S.","non-dropping-particle":"","parse-names":false,"suffix":""},{"dropping-particle":"","family":"Islam","given":"M.S.","non-dropping-particle":"","parse-names":false,"suffix":""},{"dropping-particle":"","family":"Hoque","given":"M.M.M.","non-dropping-particle":"","parse-names":false,"suffix":""},{"dropping-particle":"","family":"Urbi","given":"Z.","non-dropping-particle":"","parse-names":false,"suffix":""}],"container-title":"Journal of Environmental Sciences and Research","id":"ITEM-1","issue":"1","issued":{"date-parts":[["2014"]]},"note":"blue: 37","page":"0000001","title":"Impact of coal mining on soil, water and agricultural crop production: a cross-sectional study on Barapukuria coal mine industry, Dinajpur, Bangladesh","type":"article-journal","volume":"1"},"uris":["http://www.mendeley.com/documents/?uuid=7f62de4e-1e07-46ee-bf4a-3ad8c7e1e60f"]}],"mendeley":{"formattedCitation":"[6]","plainTextFormattedCitation":"[6]","previouslyFormattedCitation":"[6]"},"properties":{"noteIndex":0},"schema":"https://github.com/citation-style-language/schema/raw/master/csl-citation.json"}</w:delInstrText>
        </w:r>
        <w:r w:rsidR="00580C39" w:rsidRPr="00971263" w:rsidDel="00E05622">
          <w:fldChar w:fldCharType="separate"/>
        </w:r>
        <w:r w:rsidR="00580C39" w:rsidRPr="00971263" w:rsidDel="00E05622">
          <w:rPr>
            <w:noProof/>
          </w:rPr>
          <w:delText>[6]</w:delText>
        </w:r>
        <w:r w:rsidR="00580C39" w:rsidRPr="00971263" w:rsidDel="00E05622">
          <w:fldChar w:fldCharType="end"/>
        </w:r>
        <w:r w:rsidR="00EE52B2" w:rsidRPr="00971263" w:rsidDel="00E05622">
          <w:delText>.</w:delText>
        </w:r>
        <w:r w:rsidRPr="00971263" w:rsidDel="00E05622">
          <w:delText xml:space="preserve"> The most common soil contaminants are agrochemicals (fertilizers, pesticides, and herbicides), natural g</w:delText>
        </w:r>
        <w:r w:rsidR="003D642D" w:rsidRPr="00971263" w:rsidDel="00E05622">
          <w:delText xml:space="preserve">as, petroleum hydrocarbons, </w:delText>
        </w:r>
        <w:r w:rsidRPr="00971263" w:rsidDel="00E05622">
          <w:delText>PTEs</w:delText>
        </w:r>
        <w:r w:rsidR="003D642D" w:rsidRPr="00971263" w:rsidDel="00E05622">
          <w:delText xml:space="preserve">, </w:delText>
        </w:r>
        <w:r w:rsidR="00530FD0" w:rsidDel="00E05622">
          <w:delText>a</w:delText>
        </w:r>
        <w:r w:rsidR="00530FD0" w:rsidRPr="00971263" w:rsidDel="00E05622">
          <w:delText xml:space="preserve">cid </w:delText>
        </w:r>
        <w:r w:rsidR="00037CB5" w:rsidRPr="00971263" w:rsidDel="00E05622">
          <w:delText>mine drainage</w:delText>
        </w:r>
        <w:r w:rsidR="003D642D" w:rsidRPr="00971263" w:rsidDel="00E05622">
          <w:delText xml:space="preserve">, and </w:delText>
        </w:r>
        <w:r w:rsidR="00530FD0" w:rsidDel="00E05622">
          <w:delText>h</w:delText>
        </w:r>
        <w:r w:rsidR="00530FD0" w:rsidRPr="00971263" w:rsidDel="00E05622">
          <w:delText xml:space="preserve">eavy </w:delText>
        </w:r>
        <w:r w:rsidR="003D642D" w:rsidRPr="00971263" w:rsidDel="00E05622">
          <w:delText>metals</w:delText>
        </w:r>
        <w:r w:rsidRPr="00971263" w:rsidDel="00E05622">
          <w:delText xml:space="preserve">. Regarding to sever and increasing industrial activities worldwide, significant contents of natural gas, petroleum hydrocarbons, and PTEs are considerably being diffused into all soils including the agricultural soils </w:delText>
        </w:r>
        <w:r w:rsidR="00580C39" w:rsidRPr="00971263" w:rsidDel="00E05622">
          <w:fldChar w:fldCharType="begin" w:fldLock="1"/>
        </w:r>
        <w:r w:rsidR="00580C39" w:rsidRPr="00971263" w:rsidDel="00E05622">
          <w:delInstrText>ADDIN CSL_CITATION {"citationItems":[{"id":"ITEM-1","itemData":{"id":"ITEM-1","issued":{"date-parts":[["0"]]},"title":"Shi, T., Wang, J., Chen, Y., and Wu, G. (2016). Improving the prediction of arsenic contents in agricultural soils by combining the reflectance spectroscopy of soils and rice plants. International Journal of Applied Earth Observation and Geoinformation 52","type":"article-journal"},"uris":["http://www.mendeley.com/documents/?uuid=56be8040-a170-431f-811d-cca70d1b7719"]}],"mendeley":{"formattedCitation":"[1]","plainTextFormattedCitation":"[1]","previouslyFormattedCitation":"[1]"},"properties":{"noteIndex":0},"schema":"https://github.com/citation-style-language/schema/raw/master/csl-citation.json"}</w:delInstrText>
        </w:r>
        <w:r w:rsidR="00580C39" w:rsidRPr="00971263" w:rsidDel="00E05622">
          <w:fldChar w:fldCharType="separate"/>
        </w:r>
        <w:r w:rsidR="00580C39" w:rsidRPr="00971263" w:rsidDel="00E05622">
          <w:rPr>
            <w:noProof/>
          </w:rPr>
          <w:delText>[1]</w:delText>
        </w:r>
        <w:r w:rsidR="00580C39" w:rsidRPr="00971263" w:rsidDel="00E05622">
          <w:fldChar w:fldCharType="end"/>
        </w:r>
        <w:r w:rsidR="00EE52B2" w:rsidRPr="00971263" w:rsidDel="00E05622">
          <w:delText xml:space="preserve">, </w:delText>
        </w:r>
        <w:r w:rsidR="00EE52B2" w:rsidRPr="00971263" w:rsidDel="00E05622">
          <w:fldChar w:fldCharType="begin" w:fldLock="1"/>
        </w:r>
        <w:r w:rsidR="00EE52B2" w:rsidRPr="00971263" w:rsidDel="00E05622">
          <w:delInstrText>ADDIN CSL_CITATION {"citationItems":[{"id":"ITEM-1","itemData":{"DOI":"10.1016/j.rse.2006.07.009","ISSN":"00344257","abstract":"It is known that natural gas in the soil affects vegetation health, which may be detected through analysis of reflectance spectra. Since natural gas is invisible, changes in the vegetation could potentially indicate gas leakage. Although it is known that gas in soil affects plant reflectance, the relationship between natural gas and the development and reflectance properties of plants has not been studied. The objective of this study was to test whether natural gas and its two main components, methane and ethane, affect vegetation reflectance in the chlorophyll and water absorption regions. An experiment was carried out in which maize (Zea mays) plants were grown in pots that were flushed with 10 l of gas per day for 39 ±4 days. Leaf reflectance was measured once a week with a spectrophotometer. The reflectance was analysed using continuum removal of the blue (400-550 nm), red (550-750 nm) and two water absorption features (1370-1570 nm and 1870-2170 nm), after which the band depths and normalized band depths were analyzed for each treatment. The band depth analysis showed that ethane caused an initial increase of 10% in reflectance between 560 and 590 nm, followed by a decrease during the course of the experiment. Normalized band depth analysis showed that ethane caused a reflectance shift of 1 to 5 nm towards longer wavelengths compared to the control reflectance in the visible region. All gases caused an increase in reflectance in the water absorption bands. The physiological reflectance index, PRI, which has previously linked water stress to photosynthetic activity, suggested that the hydrocarbon gases (particularly ethane) decreased the photosynthetic activity of the plants. The combination of reduced band depths in the chlorophyll and water absorption regions and the increased PRI suggests that ethane gas in the soil hampered a normal water uptake by maize plants in an early stage of their growth. Although further research is necessary to upscale the results from the laboratory to the field, the increased reflectance in the 560-590 nm region caused by ethane together with the increased PRI are promising indicators for gas leakage. © 2006 Elsevier Inc. All rights reserved.","author":[{"dropping-particle":"","family":"Noomen","given":"Marleen F.","non-dropping-particle":"","parse-names":false,"suffix":""},{"dropping-particle":"","family":"Skidmore","given":"Andrew K.","non-dropping-particle":"","parse-names":false,"suffix":""},{"dropping-particle":"","family":"Meer","given":"Freek D.","non-dropping-particle":"van der","parse-names":false,"suffix":""},{"dropping-particle":"","family":"Prins","given":"Herbert H.T.","non-dropping-particle":"","parse-names":false,"suffix":""}],"container-title":"Remote Sensing of Environment","id":"ITEM-1","issue":"3","issued":{"date-parts":[["2006"]]},"note":"blue: 6","page":"262-270","title":"Continuum removed band depth analysis for detecting the effects of natural gas, methane and ethane on maize reflectance","type":"article-journal","volume":"105"},"uris":["http://www.mendeley.com/documents/?uuid=42d1e777-016b-45f7-a5f5-8a70da2c2b9a"]}],"mendeley":{"formattedCitation":"[7]","plainTextFormattedCitation":"[7]","previouslyFormattedCitation":"[7]"},"properties":{"noteIndex":0},"schema":"https://github.com/citation-style-language/schema/raw/master/csl-citation.json"}</w:delInstrText>
        </w:r>
        <w:r w:rsidR="00EE52B2" w:rsidRPr="00971263" w:rsidDel="00E05622">
          <w:fldChar w:fldCharType="separate"/>
        </w:r>
        <w:r w:rsidR="00EE52B2" w:rsidRPr="00971263" w:rsidDel="00E05622">
          <w:rPr>
            <w:noProof/>
          </w:rPr>
          <w:delText>[7]</w:delText>
        </w:r>
        <w:r w:rsidR="00EE52B2" w:rsidRPr="00971263" w:rsidDel="00E05622">
          <w:fldChar w:fldCharType="end"/>
        </w:r>
        <w:r w:rsidR="00EE52B2" w:rsidRPr="00971263" w:rsidDel="00E05622">
          <w:delText>.</w:delText>
        </w:r>
        <w:r w:rsidR="00580C39" w:rsidRPr="00971263" w:rsidDel="00E05622">
          <w:delText xml:space="preserve"> </w:delText>
        </w:r>
        <w:r w:rsidRPr="00971263" w:rsidDel="00E05622">
          <w:delText xml:space="preserve">Leaking oil and gas pipelines and petroleum hydrocarbons seepage are problematic in many areas. In the case of large undiscovered leakage, the extensive volume of explosive gases </w:delText>
        </w:r>
        <w:r w:rsidR="00530FD0" w:rsidRPr="00971263" w:rsidDel="00E05622">
          <w:delText xml:space="preserve">can occur </w:delText>
        </w:r>
        <w:r w:rsidRPr="00971263" w:rsidDel="00E05622">
          <w:delText xml:space="preserve">in the soil </w:delText>
        </w:r>
        <w:r w:rsidR="00580C39" w:rsidRPr="00971263" w:rsidDel="00E05622">
          <w:fldChar w:fldCharType="begin" w:fldLock="1"/>
        </w:r>
        <w:r w:rsidR="00580C39" w:rsidRPr="00971263" w:rsidDel="00E05622">
          <w:delInstrText>ADDIN CSL_CITATION {"citationItems":[{"id":"ITEM-1","itemData":{"DOI":"10.1016/j.rse.2006.07.009","ISSN":"00344257","abstract":"It is known that natural gas in the soil affects vegetation health, which may be detected through analysis of reflectance spectra. Since natural gas is invisible, changes in the vegetation could potentially indicate gas leakage. Although it is known that gas in soil affects plant reflectance, the relationship between natural gas and the development and reflectance properties of plants has not been studied. The objective of this study was to test whether natural gas and its two main components, methane and ethane, affect vegetation reflectance in the chlorophyll and water absorption regions. An experiment was carried out in which maize (Zea mays) plants were grown in pots that were flushed with 10 l of gas per day for 39 ±4 days. Leaf reflectance was measured once a week with a spectrophotometer. The reflectance was analysed using continuum removal of the blue (400-550 nm), red (550-750 nm) and two water absorption features (1370-1570 nm and 1870-2170 nm), after which the band depths and normalized band depths were analyzed for each treatment. The band depth analysis showed that ethane caused an initial increase of 10% in reflectance between 560 and 590 nm, followed by a decrease during the course of the experiment. Normalized band depth analysis showed that ethane caused a reflectance shift of 1 to 5 nm towards longer wavelengths compared to the control reflectance in the visible region. All gases caused an increase in reflectance in the water absorption bands. The physiological reflectance index, PRI, which has previously linked water stress to photosynthetic activity, suggested that the hydrocarbon gases (particularly ethane) decreased the photosynthetic activity of the plants. The combination of reduced band depths in the chlorophyll and water absorption regions and the increased PRI suggests that ethane gas in the soil hampered a normal water uptake by maize plants in an early stage of their growth. Although further research is necessary to upscale the results from the laboratory to the field, the increased reflectance in the 560-590 nm region caused by ethane together with the increased PRI are promising indicators for gas leakage. © 2006 Elsevier Inc. All rights reserved.","author":[{"dropping-particle":"","family":"Noomen","given":"Marleen F.","non-dropping-particle":"","parse-names":false,"suffix":""},{"dropping-particle":"","family":"Skidmore","given":"Andrew K.","non-dropping-particle":"","parse-names":false,"suffix":""},{"dropping-particle":"","family":"Meer","given":"Freek D.","non-dropping-particle":"van der","parse-names":false,"suffix":""},{"dropping-particle":"","family":"Prins","given":"Herbert H.T.","non-dropping-particle":"","parse-names":false,"suffix":""}],"container-title":"Remote Sensing of Environment","id":"ITEM-1","issue":"3","issued":{"date-parts":[["2006"]]},"note":"blue: 6","page":"262-270","title":"Continuum removed band depth analysis for detecting the effects of natural gas, methane and ethane on maize reflectance","type":"article-journal","volume":"105"},"uris":["http://www.mendeley.com/documents/?uuid=42d1e777-016b-45f7-a5f5-8a70da2c2b9a"]}],"mendeley":{"formattedCitation":"[7]","plainTextFormattedCitation":"[7]","previouslyFormattedCitation":"[7]"},"properties":{"noteIndex":0},"schema":"https://github.com/citation-style-language/schema/raw/master/csl-citation.json"}</w:delInstrText>
        </w:r>
        <w:r w:rsidR="00580C39" w:rsidRPr="00971263" w:rsidDel="00E05622">
          <w:fldChar w:fldCharType="separate"/>
        </w:r>
        <w:r w:rsidR="00580C39" w:rsidRPr="00971263" w:rsidDel="00E05622">
          <w:rPr>
            <w:noProof/>
          </w:rPr>
          <w:delText>[7]</w:delText>
        </w:r>
        <w:r w:rsidR="00580C39" w:rsidRPr="00971263" w:rsidDel="00E05622">
          <w:fldChar w:fldCharType="end"/>
        </w:r>
        <w:r w:rsidR="00EE52B2" w:rsidRPr="00971263" w:rsidDel="00E05622">
          <w:delText xml:space="preserve">. </w:delText>
        </w:r>
        <w:r w:rsidRPr="00971263" w:rsidDel="00E05622">
          <w:delText>The main influences of these contaminants in soil are microbiological alterations, neomineralization (e.g., calcite, pyrite), bleaching (discoloration of red soils), electrochemical alterat</w:delText>
        </w:r>
        <w:r w:rsidR="00EE52B2" w:rsidRPr="00971263" w:rsidDel="00E05622">
          <w:delText>ions, and radiometric anomalies</w:delText>
        </w:r>
        <w:r w:rsidRPr="00971263" w:rsidDel="00E05622">
          <w:delText xml:space="preserve"> </w:delText>
        </w:r>
        <w:r w:rsidR="00580C39" w:rsidRPr="00971263" w:rsidDel="00E05622">
          <w:fldChar w:fldCharType="begin" w:fldLock="1"/>
        </w:r>
        <w:r w:rsidR="00580C39" w:rsidRPr="00971263" w:rsidDel="00E05622">
          <w:delInstrText>ADDIN CSL_CITATION {"citationItems":[{"id":"ITEM-1","itemData":{"DOI":"10.1046/j.1365-3121.2002.00390.x","ISSN":"09544879","abstract":"When reservoirs leak, varying quantities of oil and gas migrate to the surface as macroseeps, which are visible, and microseeps, which are invisible. This review article describes the mechanisms of seepage and the resulting surface manifestations in relation to optical high-resolution remote sensing data. Oil pools and tar deposits (macroseeps) often can be detected directly by remote sensing. Microseeps are more difficult to study using remote sensing, but they give rise to vegetation stress, and cause geochemical alterations in soil and rocks, which can be studied indirectly using hyperspectral sensors. An integrated methodology is presented to combine various geoscience and remote sensing datasets for seepage detection. A combination of red-edge modelling algorithms and spectral matching tools is identified that provides a validated technique for onshore microseepage detection. These remote sensing tools are not only important for petroleum exploration, but also have environmental implications because seeps emit greenhouse gases. A statistical data integration approach was developed based on Bayesian assumptions, which can be used to integrate hyperspectral remote sensing data, other satellite remote sensing data, and ancillary field geological and geochemical datasets, for modelling microseepage. In a case study from the Ventura basin (Santa Barbara) in Southern California, Probe-1 data from the 1998 Geosat Group Shoot are integrated with field and subsurface geological and geochemical data to predict possible sites of hydrocarbon microseepage.","author":[{"dropping-particle":"","family":"Meer","given":"Freek","non-dropping-particle":"van der","parse-names":false,"suffix":""},{"dropping-particle":"","family":"Dijk","given":"Paul","non-dropping-particle":"van","parse-names":false,"suffix":""},{"dropping-particle":"","family":"Werff","given":"Harald","non-dropping-particle":"van der","parse-names":false,"suffix":""},{"dropping-particle":"","family":"Yang","given":"Hong","non-dropping-particle":"","parse-names":false,"suffix":""}],"container-title":"Terra Nova","id":"ITEM-1","issue":"1","issued":{"date-parts":[["2002"]]},"note":"blue: 38","page":"1-17","title":"Remote sensing and petroleum seepage: A review and case study","type":"article-journal","volume":"14"},"uris":["http://www.mendeley.com/documents/?uuid=5a46da7b-bc47-4358-8748-f5116c6ebf0c"]}],"mendeley":{"formattedCitation":"[8]","plainTextFormattedCitation":"[8]","previouslyFormattedCitation":"[8]"},"properties":{"noteIndex":0},"schema":"https://github.com/citation-style-language/schema/raw/master/csl-citation.json"}</w:delInstrText>
        </w:r>
        <w:r w:rsidR="00580C39" w:rsidRPr="00971263" w:rsidDel="00E05622">
          <w:fldChar w:fldCharType="separate"/>
        </w:r>
        <w:r w:rsidR="00580C39" w:rsidRPr="00971263" w:rsidDel="00E05622">
          <w:rPr>
            <w:noProof/>
          </w:rPr>
          <w:delText>[8]</w:delText>
        </w:r>
        <w:r w:rsidR="00580C39" w:rsidRPr="00971263" w:rsidDel="00E05622">
          <w:fldChar w:fldCharType="end"/>
        </w:r>
        <w:r w:rsidRPr="00971263" w:rsidDel="00E05622">
          <w:delText>,</w:delText>
        </w:r>
      </w:del>
      <w:ins w:id="49" w:author="mldinis" w:date="2022-08-04T17:22:00Z">
        <w:del w:id="50" w:author="Amir TavallaieNejad" w:date="2022-08-23T12:56:00Z">
          <w:r w:rsidR="00530FD0" w:rsidDel="00E05622">
            <w:delText xml:space="preserve"> </w:delText>
          </w:r>
        </w:del>
      </w:ins>
      <w:del w:id="51" w:author="Amir TavallaieNejad" w:date="2022-08-23T12:56:00Z">
        <w:r w:rsidR="00580C39" w:rsidRPr="00971263" w:rsidDel="00E05622">
          <w:fldChar w:fldCharType="begin" w:fldLock="1"/>
        </w:r>
        <w:r w:rsidR="00580C39" w:rsidRPr="00971263" w:rsidDel="00E05622">
          <w:delInstrText>ADDIN CSL_CITATION {"citationItems":[{"id":"ITEM-1","itemData":{"DOI":"10.1016/j.envpol.2012.10.029","ISSN":"02697491","PMID":"23246622","abstract":"Pipeline systems used to transport petroleum products represent a potential source of soil pollution worldwide. The design of new techniques that may improve current monitoring of pipeline leakage is imperative. This paper assesses the remote detection of small leakages of liquid hydrocarbons indirectly, through the analysis of spectral features of contaminated plants. Leaf and canopy spectra of healthy plants were compared to spectra of plants contaminated with diesel and gasoline, at increasing rates of soil contamination. Contamination effects were observed both visually in the field and thorough changes in the spectral reflectance patterns of vegetation. Results indicate that the remote detection of small volumes of gasoline and diesel contaminations is feasible based on the red edge analysis of leaf and canopy spectra of plants. Brachiaria grass ranks as a favourable choice to be used as an indicator of HCs leakages along pipelines. © 2012 Elsevier B.V. All rights reserved.","author":[{"dropping-particle":"","family":"Sanches","given":"I. D.","non-dropping-particle":"","parse-names":false,"suffix":""},{"dropping-particle":"","family":"Souza Filho","given":"C. R.","non-dropping-particle":"","parse-names":false,"suffix":""},{"dropping-particle":"","family":"Magalhães","given":"L. A.","non-dropping-particle":"","parse-names":false,"suffix":""},{"dropping-particle":"","family":"Quitério","given":"G. C.M.","non-dropping-particle":"","parse-names":false,"suffix":""},{"dropping-particle":"","family":"Alves","given":"M. N.","non-dropping-particle":"","parse-names":false,"suffix":""},{"dropping-particle":"","family":"Oliveira","given":"W. J.","non-dropping-particle":"","parse-names":false,"suffix":""}],"container-title":"Environmental Pollution","id":"ITEM-1","issued":{"date-parts":[["2013"]]},"note":"blue: 39","page":"16-27","title":"Unravelling remote sensing signatures of plants contaminated with gasoline and diesel: An approach using the red edge spectral feature","type":"article-journal","volume":"174"},"uris":["http://www.mendeley.com/documents/?uuid=a32bb1b2-6dde-4c67-abde-8bbc43dedbba"]}],"mendeley":{"formattedCitation":"[9]","plainTextFormattedCitation":"[9]","previouslyFormattedCitation":"[9]"},"properties":{"noteIndex":0},"schema":"https://github.com/citation-style-language/schema/raw/master/csl-citation.json"}</w:delInstrText>
        </w:r>
        <w:r w:rsidR="00580C39" w:rsidRPr="00971263" w:rsidDel="00E05622">
          <w:fldChar w:fldCharType="separate"/>
        </w:r>
        <w:r w:rsidR="00580C39" w:rsidRPr="00971263" w:rsidDel="00E05622">
          <w:rPr>
            <w:noProof/>
          </w:rPr>
          <w:delText>[9]</w:delText>
        </w:r>
        <w:r w:rsidR="00580C39" w:rsidRPr="00971263" w:rsidDel="00E05622">
          <w:fldChar w:fldCharType="end"/>
        </w:r>
        <w:r w:rsidR="00EE52B2" w:rsidRPr="00971263" w:rsidDel="00E05622">
          <w:delText>.</w:delText>
        </w:r>
        <w:r w:rsidRPr="00971263" w:rsidDel="00E05622">
          <w:delText xml:space="preserve"> According to Noomen et al. </w:delText>
        </w:r>
        <w:r w:rsidR="00580C39" w:rsidRPr="00971263" w:rsidDel="00E05622">
          <w:fldChar w:fldCharType="begin" w:fldLock="1"/>
        </w:r>
        <w:r w:rsidR="00C01170" w:rsidRPr="00971263" w:rsidDel="00E05622">
          <w:delInstrText>ADDIN CSL_CITATION {"citationItems":[{"id":"ITEM-1","itemData":{"DOI":"10.1016/j.ecoinf.2012.01.001","ISSN":"15749541","abstract":"Recent studies have shown that the presence of anomalous concentrations of gases in the root zone can cause changes in leaf or canopy reflectance. Changes in vegetation patterns due to anomalous hydrocarbon concentrations in the soil were not taken into account in these studies. Since all changes in reflectance found thus far were general stress indicators, the detection of hydrocarbon leaks using remote sensing must be supported by additional indicators of hydrocarbon leakage, such as changes in vegetation patterns. In this study four reflectance indices selected from previous studies were used to detect long term effects of hydrocarbon seepage on vegetation patterns in a meadow near Ojai in the United States. Up to a distance of 20. m from the source of the gas seep, a circle of bare soil prevailed, which was surrounded by a ring of dense vegetation. The patterns observed in the field were translated into a 3. ×. 3 pixel wide convolution filter, which was applied to a Probe-1 image of the area. Filtering resulted in fewer false anomalies for all tested indices, but the only index that both reduced the number of false anomalies and improved the detection accuracy was the Lichtenthaler index (. R440/. R740). This index resulted in the best distinction between bare soil and vegetation and could map all four seeps present in the area. Although the three other indices have shown to be successful in mapping chlorophyll differences in gas-affected vegetation, the Lichtenthaler index proves to be a better indicator when the seep is characterised by bare soil contrasting with dense vegetation. Although a scene will never be completely free of false anomalies when vegetation indices as in this study are used to map hydrocarbon seepage, combining spectral information with a filter that searches for specific spatial patterns related to seepage will reduce the number of false anomalies. © 2012 Elsevier B.V.","author":[{"dropping-particle":"","family":"Noomen","given":"Marleen F.","non-dropping-particle":"","parse-names":false,"suffix":""},{"dropping-particle":"","family":"Werff","given":"Harald M.A.","non-dropping-particle":"van der","parse-names":false,"suffix":""},{"dropping-particle":"","family":"Meer","given":"Freek D.","non-dropping-particle":"van der","parse-names":false,"suffix":""}],"container-title":"Ecological Informatics","id":"ITEM-1","issued":{"date-parts":[["2012"]]},"note":"blue: 40","page":"55-64","title":"Spectral and spatial indicators of botanical changes caused by long-term hydrocarbon seepage","type":"article-journal","volume":"8"},"uris":["http://www.mendeley.com/documents/?uuid=d715204b-54ef-40ef-aab0-6f6413be753a"]}],"mendeley":{"formattedCitation":"[10]","plainTextFormattedCitation":"[10]","previouslyFormattedCitation":"[10]"},"properties":{"noteIndex":0},"schema":"https://github.com/citation-style-language/schema/raw/master/csl-citation.json"}</w:delInstrText>
        </w:r>
        <w:r w:rsidR="00580C39" w:rsidRPr="00971263" w:rsidDel="00E05622">
          <w:fldChar w:fldCharType="separate"/>
        </w:r>
        <w:r w:rsidR="00580C39" w:rsidRPr="00971263" w:rsidDel="00E05622">
          <w:rPr>
            <w:noProof/>
          </w:rPr>
          <w:delText>[10]</w:delText>
        </w:r>
        <w:r w:rsidR="00580C39" w:rsidRPr="00971263" w:rsidDel="00E05622">
          <w:fldChar w:fldCharType="end"/>
        </w:r>
        <w:r w:rsidR="00EE52B2" w:rsidRPr="00971263" w:rsidDel="00E05622">
          <w:delText xml:space="preserve"> </w:delText>
        </w:r>
        <w:r w:rsidRPr="00971263" w:rsidDel="00E05622">
          <w:delText xml:space="preserve">depending on gas seepage length and soil-type hydrocarbons cause a vast range of alterations in the soil. Available oxygen of the soil is displaced by hydrocarbon gases </w:delText>
        </w:r>
        <w:r w:rsidR="00225B5A" w:rsidRPr="00971263" w:rsidDel="00E05622">
          <w:fldChar w:fldCharType="begin" w:fldLock="1"/>
        </w:r>
        <w:r w:rsidR="00CD1E94" w:rsidRPr="00971263" w:rsidDel="00E05622">
          <w:delInstrText>ADDIN CSL_CITATION {"citationItems":[{"id":"ITEM-1","itemData":{"DOI":"10.1306/m66606c6","ISSN":"02718529","author":[{"dropping-particle":"","family":"Schumacher","given":"Dietmar","non-dropping-particle":"","parse-names":false,"suffix":""}],"container-title":"AAPG Memoir","id":"ITEM-1","issue":"66","issued":{"date-parts":[["1996"]]},"page":"71-89","title":"Hydrocarbon-induced alteration of soils and sediments","type":"article-journal"},"uris":["http://www.mendeley.com/documents/?uuid=748108c2-1c02-46f1-969e-00cd50e58831"]}],"mendeley":{"formattedCitation":"[11]","plainTextFormattedCitation":"[11]","previouslyFormattedCitation":"[11]"},"properties":{"noteIndex":0},"schema":"https://github.com/citation-style-language/schema/raw/master/csl-citation.json"}</w:delInstrText>
        </w:r>
        <w:r w:rsidR="00225B5A" w:rsidRPr="00971263" w:rsidDel="00E05622">
          <w:fldChar w:fldCharType="separate"/>
        </w:r>
        <w:r w:rsidR="00225B5A" w:rsidRPr="00971263" w:rsidDel="00E05622">
          <w:rPr>
            <w:noProof/>
          </w:rPr>
          <w:delText>[11]</w:delText>
        </w:r>
        <w:r w:rsidR="00225B5A" w:rsidRPr="00971263" w:rsidDel="00E05622">
          <w:fldChar w:fldCharType="end"/>
        </w:r>
        <w:r w:rsidR="00EE52B2" w:rsidRPr="00971263" w:rsidDel="00E05622">
          <w:delText xml:space="preserve"> </w:delText>
        </w:r>
        <w:r w:rsidRPr="00971263" w:rsidDel="00E05622">
          <w:delText xml:space="preserve">and is reduced by methanotrophic bacteria, </w:delText>
        </w:r>
        <w:r w:rsidR="00C01170" w:rsidRPr="00971263" w:rsidDel="00E05622">
          <w:fldChar w:fldCharType="begin" w:fldLock="1"/>
        </w:r>
        <w:r w:rsidR="00CD1E94" w:rsidRPr="00971263" w:rsidDel="00E05622">
          <w:delInstrText>ADDIN CSL_CITATION {"citationItems":[{"id":"ITEM-1","itemData":{"DOI":"10.1111/j.1365-2389.2005.00770.x","ISSN":"13510754","abstract":"As part of a study to simulate plant responses to leaks from pipelines, we injected natural gas into soil at a depth of 1 m in plots of grass, wheat and beans. Measurements of oxygen and methane in soil exposed to gas show that oxygen is depleted significantly to values less than would be caused by simple displacement by natural gas, indicating consumption within the soil by methanotrophic bacteria. Gas concentrations were clustered into two groups: 18% of the oxygen values were less than 1% by volume and 52% of the methane values were less than 5% by volume, indicating a tendency towards either oxygen-limiting or methane-limiting conditions. Oxygen depletion was significantly greater in summer. Depletion rates were greatest under grass, and least under wheat. In grass, 36% of the variation in depletion is explained by soil temperature at 10 cm with Q10 = 2.0 over the 0-20°C range. We developed a model that accounts for three gas exchange mechanisms: soil-air displacement by the injected gas; gas consumption by bacteria; and re-infusion of the soil atmosphere to account for a net loss of gas volume by consumption. Using this model, we calculate that an average of 37% of the methane was consumed. At initial methane concentrations less than 10% by volume, as much as 100% of the gas was consumed, but consumption efficiency decreased rapidly thereafter. These findings indicate that the soil sink for methane is dynamic and adaptive, acting as a significant constraint on underground methane sources, limited primarily by oxygen availability. © 2006 British Society of Soil Science.","author":[{"dropping-particle":"","family":"Steven","given":"M. D.","non-dropping-particle":"","parse-names":false,"suffix":""},{"dropping-particle":"","family":"Smith","given":"K. L.","non-dropping-particle":"","parse-names":false,"suffix":""},{"dropping-particle":"","family":"Beardsley","given":"M. D.","non-dropping-particle":"","parse-names":false,"suffix":""},{"dropping-particle":"","family":"Colls","given":"J. J.","non-dropping-particle":"","parse-names":false,"suffix":""}],"container-title":"European Journal of Soil Science","id":"ITEM-1","issue":"6","issued":{"date-parts":[["2006"]]},"note":"blue: 42","page":"800-807","title":"Oxygen and methane depletion in soil affected by leakage of natural gas","type":"article-journal","volume":"57"},"uris":["http://www.mendeley.com/documents/?uuid=678331aa-767f-4ab8-bd15-b43932635aad"]}],"mendeley":{"formattedCitation":"[12]","plainTextFormattedCitation":"[12]","previouslyFormattedCitation":"[12]"},"properties":{"noteIndex":0},"schema":"https://github.com/citation-style-language/schema/raw/master/csl-citation.json"}</w:delInstrText>
        </w:r>
        <w:r w:rsidR="00C01170" w:rsidRPr="00971263" w:rsidDel="00E05622">
          <w:fldChar w:fldCharType="separate"/>
        </w:r>
        <w:r w:rsidR="00225B5A" w:rsidRPr="00971263" w:rsidDel="00E05622">
          <w:rPr>
            <w:noProof/>
          </w:rPr>
          <w:delText>[12]</w:delText>
        </w:r>
        <w:r w:rsidR="00C01170" w:rsidRPr="00971263" w:rsidDel="00E05622">
          <w:fldChar w:fldCharType="end"/>
        </w:r>
        <w:r w:rsidRPr="00971263" w:rsidDel="00E05622">
          <w:delText xml:space="preserve"> which affect ve</w:delText>
        </w:r>
        <w:r w:rsidR="00EE52B2" w:rsidRPr="00971263" w:rsidDel="00E05622">
          <w:delText>getation growth and development</w:delText>
        </w:r>
        <w:r w:rsidRPr="00971263" w:rsidDel="00E05622">
          <w:delText xml:space="preserve"> </w:delText>
        </w:r>
        <w:r w:rsidR="00C01170" w:rsidRPr="00971263" w:rsidDel="00E05622">
          <w:fldChar w:fldCharType="begin" w:fldLock="1"/>
        </w:r>
        <w:r w:rsidR="00CD1E94" w:rsidRPr="00971263" w:rsidDel="00E05622">
          <w:delInstrText>ADDIN CSL_CITATION {"citationItems":[{"id":"ITEM-1","itemData":{"DOI":"10.1007/s11104-012-1414-1","ISSN":"0032079X","abstract":"Background and Aims: Explosives released into the environment from munitions production, processing facilities, or buried unexploded ordnances can be absorbed by surrounding roots and induce toxic effects in leaves and stems. Research into the mechanisms with which explosives disrupt physiological processes could provide methods for discrimination of anthropogenic and natural stresses. Our objectives were to experimentally evaluate the effects of natural stress and explosives on plant physiology and to link differences among treatments to changes in hyperspectral reflectance for possible remote detection. Methods: Photosynthesis, water relations, chlorophyll fluorescence, and hyperspectral reflectance were measured following four experimental treatments (drought, salinity, trinitrotoluene and hexahydro-1,3,5-trinitro-l,3,5-triazine) on two woody species. Principal Components Analyses of physiological and hyperspectral results were used to evaluate the differences among treatments. Results: Explosives induced different physiological responses compared to natural stress responses. Stomatal regulation over photosynthesis occurred due to natural stress, influencing energy dissipation pathways of excess light. Photosynthetic declines in explosives were likely the result of metabolic dysfunction. Select hyperspectral indices could discriminate natural stressors from explosives using changes in the red and near-infrared spectral region. Conclusions: These results show the possibility of using variations in energy dissipation and hyperspectral reflectance to detect plants exposed to explosives in a laboratory setting and are promising for field application using plants as phytosensors to detect explosives contamination in soil. © 2012 Springer-Verlag (outside the USA).","author":[{"dropping-particle":"","family":"Zinnert","given":"Julie C.","non-dropping-particle":"","parse-names":false,"suffix":""},{"dropping-particle":"","family":"Via","given":"Stephen M.","non-dropping-particle":"","parse-names":false,"suffix":""},{"dropping-particle":"","family":"Young","given":"Donald R.","non-dropping-particle":"","parse-names":false,"suffix":""}],"container-title":"Plant and Soil","id":"ITEM-1","issue":"1-2","issued":{"date-parts":[["2013"]]},"note":"blue: 43","page":"133-141","title":"Distinguishing natural from anthropogenic stress in plants: Physiology, fluorescence and hyperspectral reflectance","type":"article-journal","volume":"366"},"uris":["http://www.mendeley.com/documents/?uuid=6e5dae76-2747-45d8-b62d-b2cbcf655058"]}],"mendeley":{"formattedCitation":"[13]","plainTextFormattedCitation":"[13]","previouslyFormattedCitation":"[13]"},"properties":{"noteIndex":0},"schema":"https://github.com/citation-style-language/schema/raw/master/csl-citation.json"}</w:delInstrText>
        </w:r>
        <w:r w:rsidR="00C01170" w:rsidRPr="00971263" w:rsidDel="00E05622">
          <w:fldChar w:fldCharType="separate"/>
        </w:r>
        <w:r w:rsidR="00225B5A" w:rsidRPr="00971263" w:rsidDel="00E05622">
          <w:rPr>
            <w:noProof/>
          </w:rPr>
          <w:delText>[13]</w:delText>
        </w:r>
        <w:r w:rsidR="00C01170" w:rsidRPr="00971263" w:rsidDel="00E05622">
          <w:fldChar w:fldCharType="end"/>
        </w:r>
        <w:r w:rsidRPr="00971263" w:rsidDel="00E05622">
          <w:delText>,</w:delText>
        </w:r>
      </w:del>
      <w:ins w:id="52" w:author="mldinis" w:date="2022-08-04T17:22:00Z">
        <w:del w:id="53" w:author="Amir TavallaieNejad" w:date="2022-08-23T12:56:00Z">
          <w:r w:rsidR="00530FD0" w:rsidDel="00E05622">
            <w:delText xml:space="preserve"> </w:delText>
          </w:r>
        </w:del>
      </w:ins>
      <w:del w:id="54" w:author="Amir TavallaieNejad" w:date="2022-08-23T12:56:00Z">
        <w:r w:rsidR="00C01170" w:rsidRPr="00971263" w:rsidDel="00E05622">
          <w:fldChar w:fldCharType="begin" w:fldLock="1"/>
        </w:r>
        <w:r w:rsidR="00CD1E94" w:rsidRPr="00971263" w:rsidDel="00E05622">
          <w:delInstrText>ADDIN CSL_CITATION {"citationItems":[{"id":"ITEM-1","itemData":{"DOI":"10.1016/j.jag.2015.05.005","ISSN":"1872826X","abstract":"Ecological assessments such as species distribution modelling and benchmarking site quality towards regulations often rely on full spatial coverage information of site factors such as soil acidity, moisture regime or nutrient availability. To determine if remote sensing (RS) is a viable alternative to traditional data sources of site factor estimates, we analysed the accuracy (using ground truth validation measurements) of traditional and RS sources of pH and mean spring groundwater level (MSL, in m) estimates. Traditional sources were a soil map and hydrological model. RS estimates were obtained using vegetation indicator values (IVs) from a Dutch national system as an intermediate between site factors and spectral response. IVs relate to those site factors that dictate vegetation occurrence, whilst also providing a robust link to canopy spectra. For pH, the soil map and the RS estimate were nearly as accurate. For MSL, the RS estimates were much closer to the observed groundwater levels than the hydrological model, but the error margin of the estimates still exceeded the tolerance range of moisture sensitive vegetation. The relatively high accuracy of the RS estimates was made possible by the availability of local calibration points and large environmental gradients in the study site. In addition, the error composition of the RS estimates could be analysed step-by-step, whereas the traditional sources had to be accepted 'as-is'. Also considering that RS offers high spatial and temporal resolution at low costs, RS offered advantages over traditional sources. This will likely hold true for any other situation where prerequisites of accurate RS estimates have been met.","author":[{"dropping-particle":"","family":"Roelofsen","given":"Hans D.","non-dropping-particle":"","parse-names":false,"suffix":""},{"dropping-particle":"","family":"Bodegom","given":"Peter M.","non-dropping-particle":"van","parse-names":false,"suffix":""},{"dropping-particle":"","family":"Kooistra","given":"Lammert","non-dropping-particle":"","parse-names":false,"suffix":""},{"dropping-particle":"","family":"Amerongen","given":"Jorg J.","non-dropping-particle":"van","parse-names":false,"suffix":""},{"dropping-particle":"","family":"Witte","given":"Jan Philip M.","non-dropping-particle":"","parse-names":false,"suffix":""}],"container-title":"International Journal of Applied Earth Observation and Geoinformation","id":"ITEM-1","issued":{"date-parts":[["2015"]]},"note":"blue:44","page":"149-159","title":"An evaluation of remote sensing derived soil pH and average spring groundwater table for ecological assessments","type":"article-journal","volume":"43"},"uris":["http://www.mendeley.com/documents/?uuid=d5927672-a951-4add-ba78-c1aff84d8772"]}],"mendeley":{"formattedCitation":"[14]","plainTextFormattedCitation":"[14]","previouslyFormattedCitation":"[14]"},"properties":{"noteIndex":0},"schema":"https://github.com/citation-style-language/schema/raw/master/csl-citation.json"}</w:delInstrText>
        </w:r>
        <w:r w:rsidR="00C01170" w:rsidRPr="00971263" w:rsidDel="00E05622">
          <w:fldChar w:fldCharType="separate"/>
        </w:r>
        <w:r w:rsidR="00225B5A" w:rsidRPr="00971263" w:rsidDel="00E05622">
          <w:rPr>
            <w:noProof/>
          </w:rPr>
          <w:delText>[14]</w:delText>
        </w:r>
        <w:r w:rsidR="00C01170" w:rsidRPr="00971263" w:rsidDel="00E05622">
          <w:fldChar w:fldCharType="end"/>
        </w:r>
        <w:r w:rsidR="00EE52B2" w:rsidRPr="00971263" w:rsidDel="00E05622">
          <w:delText>.</w:delText>
        </w:r>
      </w:del>
    </w:p>
    <w:p w14:paraId="02935ABF" w14:textId="77777777" w:rsidR="000F0F80" w:rsidRDefault="000F0F80" w:rsidP="000F0F80">
      <w:pPr>
        <w:tabs>
          <w:tab w:val="left" w:pos="6946"/>
        </w:tabs>
        <w:jc w:val="both"/>
        <w:rPr>
          <w:ins w:id="55" w:author="Amir TavallaieNejad" w:date="2022-08-23T14:46:00Z"/>
        </w:rPr>
      </w:pPr>
      <w:ins w:id="56" w:author="Amir TavallaieNejad" w:date="2022-08-23T14:46:00Z">
        <w:r>
          <w:t xml:space="preserve">Both underground and open-pit mining activities are associated with many environmental issues such as acid mine drainage [15], PTEs released into the environment [16], and the generation of a large amount of Potentially Toxic Elements (PTEs) [17]. </w:t>
        </w:r>
      </w:ins>
    </w:p>
    <w:p w14:paraId="6A0CF906" w14:textId="77777777" w:rsidR="000F0F80" w:rsidRDefault="000F0F80" w:rsidP="000F0F80">
      <w:pPr>
        <w:tabs>
          <w:tab w:val="left" w:pos="6946"/>
        </w:tabs>
        <w:jc w:val="both"/>
        <w:rPr>
          <w:ins w:id="57" w:author="Amir TavallaieNejad" w:date="2022-08-23T14:46:00Z"/>
        </w:rPr>
      </w:pPr>
      <w:ins w:id="58" w:author="Amir TavallaieNejad" w:date="2022-08-23T14:46:00Z">
        <w:r>
          <w:t xml:space="preserve">Mining and related activities are among the industries that may release toxic elements into the environment. Accumulating these elements in the upper soil horizons and their transfer into the food chain adversely impacts crop yield, food quality, and soil microbial groups [17]. </w:t>
        </w:r>
      </w:ins>
    </w:p>
    <w:p w14:paraId="2514410D" w14:textId="0EBA3865" w:rsidR="000F0F80" w:rsidRDefault="000F0F80" w:rsidP="000F0F80">
      <w:pPr>
        <w:tabs>
          <w:tab w:val="left" w:pos="6946"/>
        </w:tabs>
        <w:jc w:val="both"/>
        <w:rPr>
          <w:ins w:id="59" w:author="Amir TavallaieNejad" w:date="2022-08-23T14:46:00Z"/>
        </w:rPr>
      </w:pPr>
      <w:ins w:id="60" w:author="Amir TavallaieNejad" w:date="2022-08-23T14:46:00Z">
        <w:r>
          <w:t>In acidic soils, several PTEs, including Cd, Zn, Co, Cu, and Ni, are mobilized and easily obtainable for plant uptake [20]. PTE pollution in soils also happens because of anthropogenic activities and influences the physical and chemical features of the soil ecosystem [21], [22]. Although soil PTEs and their negative effects have become a global concern, their concentrations in some areas are still extremely high. Concentrations of PTEs in soils near mining areas from different countries are given in Table 1.</w:t>
        </w:r>
      </w:ins>
    </w:p>
    <w:p w14:paraId="306C9978" w14:textId="77777777" w:rsidR="000F0F80" w:rsidRPr="00971263" w:rsidRDefault="000F0F80" w:rsidP="00EE52B2">
      <w:pPr>
        <w:tabs>
          <w:tab w:val="left" w:pos="6946"/>
        </w:tabs>
        <w:jc w:val="both"/>
      </w:pPr>
    </w:p>
    <w:p w14:paraId="4F93BBC4" w14:textId="3DB5F355" w:rsidR="00971263" w:rsidRPr="00971263" w:rsidRDefault="00A376ED" w:rsidP="00A376ED">
      <w:pPr>
        <w:jc w:val="both"/>
      </w:pPr>
      <w:r>
        <w:t xml:space="preserve">     </w:t>
      </w:r>
      <w:del w:id="61" w:author="Amir TavallaieNejad" w:date="2022-08-23T16:00:00Z">
        <w:r w:rsidR="004E7AA9" w:rsidRPr="00971263" w:rsidDel="007A21C3">
          <w:delText>Both underground and open-cast mining activities are associated with many environmental is</w:delText>
        </w:r>
        <w:r w:rsidR="004569C3" w:rsidRPr="00971263" w:rsidDel="007A21C3">
          <w:delText>sues such as acid mine drainage</w:delText>
        </w:r>
        <w:r w:rsidR="004E7AA9" w:rsidRPr="00971263" w:rsidDel="007A21C3">
          <w:delText xml:space="preserve"> </w:delText>
        </w:r>
        <w:r w:rsidR="00C01170" w:rsidRPr="00971263" w:rsidDel="007A21C3">
          <w:fldChar w:fldCharType="begin" w:fldLock="1"/>
        </w:r>
        <w:r w:rsidR="00CD1E94" w:rsidRPr="00971263" w:rsidDel="007A21C3">
          <w:delInstrText>ADDIN CSL_CITATION {"citationItems":[{"id":"ITEM-1","itemData":{"DOI":"10.1016/j.jclepro.2004.09.006","ISSN":"09596526","abstract":"This paper describes Acid Mine Drainage (AMD) generation and its associated technical issues. As AMD is recognized as one of the more serious environmental problems in the mining industry, its causes, prediction and treatment have become the focus of a number of research initiatives commissioned by governments, the mining industry, universities and research establishments, with additional inputs from the general public and environmental groups. In industry, contamination from AMD is associated with construction, civil engineering mining and quarrying activities. Its environmental impact, however, can be minimized at three basic levels: through primary prevention of the acid-generating process; secondary control, which involves deployment of acid drainage migration prevention measures; and tertiary control, or the collection and treatment of effluent. © 2005 Elsevier Ltd. All rights reserved.","author":[{"dropping-particle":"","family":"Akcil","given":"Ata","non-dropping-particle":"","parse-names":false,"suffix":""},{"dropping-particle":"","family":"Koldas","given":"Soner","non-dropping-particle":"","parse-names":false,"suffix":""}],"container-title":"Journal of Cleaner Production","id":"ITEM-1","issue":"12-13 SPEC. ISS.","issued":{"date-parts":[["2006"]]},"note":"blue: 45","page":"1139-1145","title":"Acid Mine Drainage (AMD): causes, treatment and case studies","type":"article-journal","volume":"14"},"uris":["http://www.mendeley.com/documents/?uuid=2bafebd3-3727-4aac-ad90-cf6c4c0fd7c3"]}],"mendeley":{"formattedCitation":"[15]","plainTextFormattedCitation":"[15]","previouslyFormattedCitation":"[15]"},"properties":{"noteIndex":0},"schema":"https://github.com/citation-style-language/schema/raw/master/csl-citation.json"}</w:delInstrText>
        </w:r>
        <w:r w:rsidR="00C01170" w:rsidRPr="00971263" w:rsidDel="007A21C3">
          <w:fldChar w:fldCharType="separate"/>
        </w:r>
        <w:r w:rsidR="00225B5A" w:rsidRPr="00971263" w:rsidDel="007A21C3">
          <w:rPr>
            <w:noProof/>
          </w:rPr>
          <w:delText>[15]</w:delText>
        </w:r>
        <w:r w:rsidR="00C01170" w:rsidRPr="00971263" w:rsidDel="007A21C3">
          <w:fldChar w:fldCharType="end"/>
        </w:r>
        <w:r w:rsidR="004569C3" w:rsidRPr="00971263" w:rsidDel="007A21C3">
          <w:delText>,</w:delText>
        </w:r>
        <w:r w:rsidR="00C01170" w:rsidRPr="00971263" w:rsidDel="007A21C3">
          <w:delText xml:space="preserve"> </w:delText>
        </w:r>
        <w:r w:rsidR="004E7AA9" w:rsidRPr="00971263" w:rsidDel="007A21C3">
          <w:delText xml:space="preserve">PTEs release into the environment </w:delText>
        </w:r>
        <w:r w:rsidR="00C01170" w:rsidRPr="00971263" w:rsidDel="007A21C3">
          <w:fldChar w:fldCharType="begin" w:fldLock="1"/>
        </w:r>
        <w:r w:rsidR="00CD1E94" w:rsidRPr="00971263" w:rsidDel="007A21C3">
          <w:delInstrText>ADDIN CSL_CITATION {"citationItems":[{"id":"ITEM-1","itemData":{"DOI":"10.1016/j.apgeochem.2006.06.007","ISSN":"08832927","abstract":"The Ervedosa Mine, in north-eastern Portugal, has Sn-bearing quartz veins containing cassiterite and sulphides that cut Silurian schists and a Sn-bearing muscovite granite. These veins were mined for Sn and As2O3 until 1969. Cassiterite, the main Sn ore, has alternate lighter and darker growth-zones. The darker zones are richer in Fe, Nb, Ta and Ti, but poorer in Sn than the adjoining lighter zones. Exsolution blebs of ferrocolumbite, manganocolumbite, Ti ixiolite, rutile, ilmenite and rare wolframite were found in the darker zones. Arsenopyrite is the most abundant sulphide and contains inclusions of pyrrhotite, bismuth, bismuthinite and matildite. Other sulphides are pyrite, sphalerite, chalcopyrite and stannite. Secondary solid phases consisting mainly of hydrate sulphate complexes of Al, Fe, Ca and Mg (aluminocopiapite, copiapite, halotrichite, pickeringite, gypsum and alunogen, meta-alunogen) occur at the surface of the Sn-bearing quartz veins and their wall rocks (granite and schist), while oxides, hydroxides, arsenates and residual mineral phases (albite, muscovite and quartz) occur in mining tailings. Toxic acid mine waters (acid mine drainage AMD), which have high conductivity and significant concentrations of As, SO4 and metal (Cu, Zn, Pb, Fe, Mn, Cd, Ni and Co), occur in an area directly affected by the mine. Surface stream waters outside this area have low conductivity and a pH that is almost neutral. Metal and As concentrations are also lower. Stream waters within the impact area have an intermediate composition, falling between that of the AMD and the natural stream waters outside impact area. Waters associated directly with mineralised veins must not be used for human consumption or agriculture. © 2006 Elsevier Ltd. All rights reserved.","author":[{"dropping-particle":"","family":"Gomes","given":"M. Elisa P.","non-dropping-particle":"","parse-names":false,"suffix":""},{"dropping-particle":"","family":"Favas","given":"Paulo J.C.","non-dropping-particle":"","parse-names":false,"suffix":""}],"container-title":"Applied Geochemistry","id":"ITEM-1","issue":"8","issued":{"date-parts":[["2006"]]},"note":"blue: 46","page":"1322-1334","title":"Mineralogical controls on mine drainage of the abandoned Ervedosa tin mine in north-eastern Portugal","type":"article-journal","volume":"21"},"uris":["http://www.mendeley.com/documents/?uuid=85181dfc-ef55-4b47-b0a7-2f5af013f4f4"]}],"mendeley":{"formattedCitation":"[16]","plainTextFormattedCitation":"[16]","previouslyFormattedCitation":"[16]"},"properties":{"noteIndex":0},"schema":"https://github.com/citation-style-language/schema/raw/master/csl-citation.json"}</w:delInstrText>
        </w:r>
        <w:r w:rsidR="00C01170" w:rsidRPr="00971263" w:rsidDel="007A21C3">
          <w:fldChar w:fldCharType="separate"/>
        </w:r>
        <w:r w:rsidR="00225B5A" w:rsidRPr="00971263" w:rsidDel="007A21C3">
          <w:rPr>
            <w:noProof/>
          </w:rPr>
          <w:delText>[16]</w:delText>
        </w:r>
        <w:r w:rsidR="00C01170" w:rsidRPr="00971263" w:rsidDel="007A21C3">
          <w:fldChar w:fldCharType="end"/>
        </w:r>
        <w:r w:rsidR="004569C3" w:rsidRPr="00971263" w:rsidDel="007A21C3">
          <w:delText xml:space="preserve">, </w:delText>
        </w:r>
        <w:r w:rsidR="004E7AA9" w:rsidRPr="00971263" w:rsidDel="007A21C3">
          <w:delText xml:space="preserve">and generation of a large amount of </w:delText>
        </w:r>
        <w:r w:rsidR="004D50A6" w:rsidDel="007A21C3">
          <w:delText>P</w:delText>
        </w:r>
        <w:r w:rsidR="004E7AA9" w:rsidRPr="00971263" w:rsidDel="007A21C3">
          <w:delText xml:space="preserve">otentially </w:delText>
        </w:r>
        <w:r w:rsidR="004D50A6" w:rsidDel="007A21C3">
          <w:delText>T</w:delText>
        </w:r>
        <w:r w:rsidR="004E7AA9" w:rsidRPr="00971263" w:rsidDel="007A21C3">
          <w:delText xml:space="preserve">oxic </w:delText>
        </w:r>
        <w:r w:rsidR="004D50A6" w:rsidDel="007A21C3">
          <w:delText>E</w:delText>
        </w:r>
        <w:r w:rsidR="004D50A6" w:rsidRPr="00971263" w:rsidDel="007A21C3">
          <w:delText>lements</w:delText>
        </w:r>
        <w:r w:rsidR="004569C3" w:rsidRPr="00971263" w:rsidDel="007A21C3">
          <w:delText xml:space="preserve"> </w:delText>
        </w:r>
        <w:r w:rsidR="006D3963" w:rsidDel="007A21C3">
          <w:delText>(</w:delText>
        </w:r>
        <w:r w:rsidR="004569C3" w:rsidRPr="00971263" w:rsidDel="007A21C3">
          <w:delText>PTEs</w:delText>
        </w:r>
        <w:r w:rsidR="006D3963" w:rsidDel="007A21C3">
          <w:delText>)</w:delText>
        </w:r>
        <w:r w:rsidR="004E7AA9" w:rsidRPr="00971263" w:rsidDel="007A21C3">
          <w:delText xml:space="preserve"> </w:delText>
        </w:r>
        <w:r w:rsidR="00C01170" w:rsidRPr="00971263" w:rsidDel="007A21C3">
          <w:fldChar w:fldCharType="begin" w:fldLock="1"/>
        </w:r>
        <w:r w:rsidR="00CD1E94" w:rsidRPr="00971263" w:rsidDel="007A21C3">
          <w:delInstrText>ADDIN CSL_CITATION {"citationItems":[{"id":"ITEM-1","itemData":{"DOI":"10.1371/journal.pone.0117457","ISSN":"19326203","PMID":"25692671","abstract":"In order to monitor Potentially Toxic Elements (PTEs) in anthropogenic soils on brown coal mining dumpsites, a large number of samples and cumbersome, time-consuming laboratory measurements are required. Due to its rapidity, convenience and accuracy, reflectance spectroscopy within the Visible-Near Infrared (Vis-NIR) region has been used to predict soil constituents. This study evaluated the suitability of Vis-NIR (350-2500 nm) reflectance spectroscopy for predicting PTEs concentration, using samples collected on large brown coal mining dumpsites in the Czech Republic. Partial Least Square Regression (PLSR) and Support Vector Machine Regression (SVMR) with cross-validation were used to relate PTEs data to the reflectance spectral data by applying different preprocessing strategies. According to the criteria of minimal Root Mean Square Error of Prediction of Cross Validation (RMSEPcv) and maximal coefficient of determination (R2cv) and Residual Prediction Deviation (RPD), the SVMR models with the first derivative pretreatment provided the most accurate prediction for As (R2cv) = 0.89, RMSEPcv = 1.89, RPD = 2.63). Less accurate, but acceptable prediction for screening purposes for Cd and Cu (0.66 &lt; R2cv) &lt; 0.81, RMSEPcv = 0.0.8 and 4.08 respectively, 2.0 &lt; RPD &lt; 2.5) were obtained. The PLSR model for predicting Mn (R2cv) = 0.44, RMSEPcv = 116.43, RPD = 1.45) presented an inadequate model. Overall, SVMR models for the Vis-NIR spectra could be used indirectly for an accurate assessment of PTEs' concentrations.","author":[{"dropping-particle":"","family":"Gholizadeh","given":"Asa","non-dropping-particle":"","parse-names":false,"suffix":""},{"dropping-particle":"","family":"Borùvka","given":"Luboš","non-dropping-particle":"","parse-names":false,"suffix":""},{"dropping-particle":"","family":"Vašát","given":"Radim","non-dropping-particle":"","parse-names":false,"suffix":""},{"dropping-particle":"","family":"Saberioon","given":"Mohammadmehdi","non-dropping-particle":"","parse-names":false,"suffix":""},{"dropping-particle":"","family":"Klement","given":"Aleš","non-dropping-particle":"","parse-names":false,"suffix":""},{"dropping-particle":"","family":"Kratina","given":"Josef","non-dropping-particle":"","parse-names":false,"suffix":""},{"dropping-particle":"","family":"Tejnecký","given":"Václav","non-dropping-particle":"","parse-names":false,"suffix":""},{"dropping-particle":"","family":"Drábek","given":"Ondřej","non-dropping-particle":"","parse-names":false,"suffix":""}],"container-title":"PLoS ONE","id":"ITEM-1","issue":"2","issued":{"date-parts":[["2015"]]},"note":"Red 1\nblue: 15","title":"Estimation of potentially toxic elements contamination in anthropogenic soils on a brown coal mining dumpsite by reflectance spectroscopy: A case study","type":"article-journal","volume":"10"},"uris":["http://www.mendeley.com/documents/?uuid=ca2afaad-5d76-4479-bf43-deb380e1470e"]}],"mendeley":{"formattedCitation":"[17]","plainTextFormattedCitation":"[17]","previouslyFormattedCitation":"[17]"},"properties":{"noteIndex":0},"schema":"https://github.com/citation-style-language/schema/raw/master/csl-citation.json"}</w:delInstrText>
        </w:r>
        <w:r w:rsidR="00C01170" w:rsidRPr="00971263" w:rsidDel="007A21C3">
          <w:fldChar w:fldCharType="separate"/>
        </w:r>
        <w:r w:rsidR="00225B5A" w:rsidRPr="00971263" w:rsidDel="007A21C3">
          <w:rPr>
            <w:noProof/>
          </w:rPr>
          <w:delText>[17]</w:delText>
        </w:r>
        <w:r w:rsidR="00C01170" w:rsidRPr="00971263" w:rsidDel="007A21C3">
          <w:fldChar w:fldCharType="end"/>
        </w:r>
        <w:r w:rsidR="004569C3" w:rsidRPr="00971263" w:rsidDel="007A21C3">
          <w:delText>.</w:delText>
        </w:r>
        <w:r w:rsidR="00C01170" w:rsidRPr="00971263" w:rsidDel="007A21C3">
          <w:delText xml:space="preserve"> </w:delText>
        </w:r>
        <w:r w:rsidR="004E7AA9" w:rsidRPr="00971263" w:rsidDel="007A21C3">
          <w:delText xml:space="preserve">Mining and related activities are among the industries </w:delText>
        </w:r>
        <w:r w:rsidR="006D3963" w:rsidDel="007A21C3">
          <w:delText xml:space="preserve">that may release </w:delText>
        </w:r>
        <w:r w:rsidR="004E7AA9" w:rsidRPr="00971263" w:rsidDel="007A21C3">
          <w:delText xml:space="preserve">toxic elements into the environment. Accumulation of these elements in the upper soil horizons and their transfer into the food chain have adverse effects on crop yield, food quality and soil microbial groups </w:delText>
        </w:r>
        <w:r w:rsidR="00C01170" w:rsidRPr="00971263" w:rsidDel="007A21C3">
          <w:fldChar w:fldCharType="begin" w:fldLock="1"/>
        </w:r>
        <w:r w:rsidR="00CD1E94" w:rsidRPr="00971263" w:rsidDel="007A21C3">
          <w:delInstrText>ADDIN CSL_CITATION {"citationItems":[{"id":"ITEM-1","itemData":{"DOI":"10.1371/journal.pone.0117457","ISSN":"19326203","PMID":"25692671","abstract":"In order to monitor Potentially Toxic Elements (PTEs) in anthropogenic soils on brown coal mining dumpsites, a large number of samples and cumbersome, time-consuming laboratory measurements are required. Due to its rapidity, convenience and accuracy, reflectance spectroscopy within the Visible-Near Infrared (Vis-NIR) region has been used to predict soil constituents. This study evaluated the suitability of Vis-NIR (350-2500 nm) reflectance spectroscopy for predicting PTEs concentration, using samples collected on large brown coal mining dumpsites in the Czech Republic. Partial Least Square Regression (PLSR) and Support Vector Machine Regression (SVMR) with cross-validation were used to relate PTEs data to the reflectance spectral data by applying different preprocessing strategies. According to the criteria of minimal Root Mean Square Error of Prediction of Cross Validation (RMSEPcv) and maximal coefficient of determination (R2cv) and Residual Prediction Deviation (RPD), the SVMR models with the first derivative pretreatment provided the most accurate prediction for As (R2cv) = 0.89, RMSEPcv = 1.89, RPD = 2.63). Less accurate, but acceptable prediction for screening purposes for Cd and Cu (0.66 &lt; R2cv) &lt; 0.81, RMSEPcv = 0.0.8 and 4.08 respectively, 2.0 &lt; RPD &lt; 2.5) were obtained. The PLSR model for predicting Mn (R2cv) = 0.44, RMSEPcv = 116.43, RPD = 1.45) presented an inadequate model. Overall, SVMR models for the Vis-NIR spectra could be used indirectly for an accurate assessment of PTEs' concentrations.","author":[{"dropping-particle":"","family":"Gholizadeh","given":"Asa","non-dropping-particle":"","parse-names":false,"suffix":""},{"dropping-particle":"","family":"Borùvka","given":"Luboš","non-dropping-particle":"","parse-names":false,"suffix":""},{"dropping-particle":"","family":"Vašát","given":"Radim","non-dropping-particle":"","parse-names":false,"suffix":""},{"dropping-particle":"","family":"Saberioon","given":"Mohammadmehdi","non-dropping-particle":"","parse-names":false,"suffix":""},{"dropping-particle":"","family":"Klement","given":"Aleš","non-dropping-particle":"","parse-names":false,"suffix":""},{"dropping-particle":"","family":"Kratina","given":"Josef","non-dropping-particle":"","parse-names":false,"suffix":""},{"dropping-particle":"","family":"Tejnecký","given":"Václav","non-dropping-particle":"","parse-names":false,"suffix":""},{"dropping-particle":"","family":"Drábek","given":"Ondřej","non-dropping-particle":"","parse-names":false,"suffix":""}],"container-title":"PLoS ONE","id":"ITEM-1","issue":"2","issued":{"date-parts":[["2015"]]},"note":"Red 1\nblue: 15","title":"Estimation of potentially toxic elements contamination in anthropogenic soils on a brown coal mining dumpsite by reflectance spectroscopy: A case study","type":"article-journal","volume":"10"},"uris":["http://www.mendeley.com/documents/?uuid=ca2afaad-5d76-4479-bf43-deb380e1470e"]}],"mendeley":{"formattedCitation":"[17]","plainTextFormattedCitation":"[17]","previouslyFormattedCitation":"[17]"},"properties":{"noteIndex":0},"schema":"https://github.com/citation-style-language/schema/raw/master/csl-citation.json"}</w:delInstrText>
        </w:r>
        <w:r w:rsidR="00C01170" w:rsidRPr="00971263" w:rsidDel="007A21C3">
          <w:fldChar w:fldCharType="separate"/>
        </w:r>
        <w:r w:rsidR="00225B5A" w:rsidRPr="00971263" w:rsidDel="007A21C3">
          <w:rPr>
            <w:noProof/>
          </w:rPr>
          <w:delText>[17]</w:delText>
        </w:r>
        <w:r w:rsidR="00C01170" w:rsidRPr="00971263" w:rsidDel="007A21C3">
          <w:fldChar w:fldCharType="end"/>
        </w:r>
        <w:r w:rsidR="00C01170" w:rsidRPr="00971263" w:rsidDel="007A21C3">
          <w:delText xml:space="preserve">. </w:delText>
        </w:r>
        <w:r w:rsidR="004E7AA9" w:rsidRPr="00971263" w:rsidDel="007A21C3">
          <w:delText>Chromium (Cr), as one of the most harmful toxic elements, causes severe health im</w:delText>
        </w:r>
        <w:bookmarkStart w:id="62" w:name="_GoBack"/>
        <w:bookmarkEnd w:id="62"/>
        <w:r w:rsidR="004E7AA9" w:rsidRPr="00971263" w:rsidDel="007A21C3">
          <w:delText xml:space="preserve">plications such as skin and mucous membrane ulceration, allergic and eczematous skin reactions, allergic asthmatic reactions, perforation of the nasal septum and bronchial carcinomas </w:delText>
        </w:r>
        <w:r w:rsidR="00C01170" w:rsidRPr="00971263" w:rsidDel="007A21C3">
          <w:fldChar w:fldCharType="begin" w:fldLock="1"/>
        </w:r>
        <w:r w:rsidR="00CD1E94" w:rsidRPr="00971263" w:rsidDel="007A21C3">
          <w:delInstrText>ADDIN CSL_CITATION {"citationItems":[{"id":"ITEM-1","itemData":{"DOI":"10.1007/BF02784599","ISSN":"01634984","PMID":"1375051","abstract":"Chromium was discovered in 1797 by Vauquelin. Numerous industrial applications raised chromium to a very important economic element. At the same time, with the development of its uses, the adverse effects of chromium compounds in human health were being defined. Trivalent chromium is an essential trace element in humans and in animals. Chromium as pure metal has no adverse effect. Little toxic effect is attributed to trivalent chromium when present in very large quantities. Both acute and chronic toxicity of chromium are mainly caused by hexavalent compounds. The most important toxic effects, after contact, inhalation, or ingestion of hexavalent chromium compounds are the following: dermatitis, allergic and eczematous skin reactions, skin and mucous membrane ulcerations, perforation of the nasal septum, allergic asthmatic reactions, bronchial carcinomas, gastro-enteritis, hepatocellular deficiency, and renal oligo anuric deficiency. Prevention of occupational risks, biological monitoring of workers, and treatment of poisoning are also reported. © 1992 Humana Press Inc.","author":[{"dropping-particle":"","family":"Baruthio","given":"François","non-dropping-particle":"","parse-names":false,"suffix":""}],"container-title":"Biological Trace Element Research","id":"ITEM-1","issue":"1-3","issued":{"date-parts":[["1992"]]},"note":"Red 2","page":"145-153","title":"Toxic effects of chromium and its compounds","type":"article-journal","volume":"32"},"uris":["http://www.mendeley.com/documents/?uuid=bc86e86a-6f1f-4dcb-943a-6d1daf36d074"]}],"mendeley":{"formattedCitation":"[18]","plainTextFormattedCitation":"[18]","previouslyFormattedCitation":"[18]"},"properties":{"noteIndex":0},"schema":"https://github.com/citation-style-language/schema/raw/master/csl-citation.json"}</w:delInstrText>
        </w:r>
        <w:r w:rsidR="00C01170" w:rsidRPr="00971263" w:rsidDel="007A21C3">
          <w:fldChar w:fldCharType="separate"/>
        </w:r>
        <w:r w:rsidR="00225B5A" w:rsidRPr="00971263" w:rsidDel="007A21C3">
          <w:rPr>
            <w:noProof/>
          </w:rPr>
          <w:delText>[18]</w:delText>
        </w:r>
        <w:r w:rsidR="00C01170" w:rsidRPr="00971263" w:rsidDel="007A21C3">
          <w:fldChar w:fldCharType="end"/>
        </w:r>
        <w:r w:rsidR="004E7AA9" w:rsidRPr="00971263" w:rsidDel="007A21C3">
          <w:delText xml:space="preserve">. Therefore, continuous environmental monitoring should be conducted to identify and track toxic elements, including Cr, at their early release stages. Acid mine drainage leads to accumulation of Fe minerals, which cause progressive increases in the pH </w:delText>
        </w:r>
        <w:r w:rsidR="00C01170" w:rsidRPr="00971263" w:rsidDel="007A21C3">
          <w:fldChar w:fldCharType="begin" w:fldLock="1"/>
        </w:r>
        <w:r w:rsidR="00CD1E94" w:rsidRPr="00971263" w:rsidDel="007A21C3">
          <w:delInstrText>ADDIN CSL_CITATION {"citationItems":[{"id":"ITEM-1","itemData":{"DOI":"10.1021/es990046w","ISSN":"0013936X","abstract":"The process of pyrite oxidation at the surface of mine waste may produce acidic water that is gradually neutralized as it drains away from the waste, depositing different Fe-bearing secondary minerals in roughly concentric zones that emanate from mine-waste piles. These Fe-bearing minerals are indicators of the geochemical conditions under which they form. Airborne and orbital imaging spectrometers can be used to map these mineral zones because each of these Fe-bearing secondary minerals is spectrally unique. In this way, imaging spectroscopy can be used to rapidly screen entire mining districts for potential sources of surface acid drainage and to detect acid producing minerals in mine waste or unmined rock outcrops. Spectral data from the AVIRIS instrument were used to evaluate mine waste at the California Gulch Superfund Site near Leadville, CO. Laboratory leach tests of surface samples show that leachate pH is most acidic and metals most mobile in samples from the inner jarosite zone and that leachate pH is near-neutral and metals least mobile in samples from the outer goethite zone.","author":[{"dropping-particle":"","family":"Swayze","given":"Gregg A.","non-dropping-particle":"","parse-names":false,"suffix":""},{"dropping-particle":"","family":"Smith","given":"Kathleen S.","non-dropping-particle":"","parse-names":false,"suffix":""},{"dropping-particle":"","family":"Clark","given":"Roger N.","non-dropping-particle":"","parse-names":false,"suffix":""},{"dropping-particle":"","family":"Sutley","given":"Stephen J.","non-dropping-particle":"","parse-names":false,"suffix":""},{"dropping-particle":"","family":"Pearson","given":"Ronald M.","non-dropping-particle":"","parse-names":false,"suffix":""},{"dropping-particle":"","family":"Vance","given":"J. Sam","non-dropping-particle":"","parse-names":false,"suffix":""},{"dropping-particle":"","family":"Hageman","given":"Philip L.","non-dropping-particle":"","parse-names":false,"suffix":""},{"dropping-particle":"","family":"Briggs","given":"Paul H.","non-dropping-particle":"","parse-names":false,"suffix":""},{"dropping-particle":"","family":"Meier","given":"Allen L.","non-dropping-particle":"","parse-names":false,"suffix":""},{"dropping-particle":"","family":"Singleton","given":"Michael J.","non-dropping-particle":"","parse-names":false,"suffix":""},{"dropping-particle":"","family":"Roth","given":"Shelly","non-dropping-particle":"","parse-names":false,"suffix":""}],"container-title":"Environmental Science and Technology","id":"ITEM-1","issue":"1","issued":{"date-parts":[["2000"]]},"note":"blue:47","page":"47-54","title":"Using imaging spectroscopy to map acidic mine waste","type":"article-journal","volume":"34"},"uris":["http://www.mendeley.com/documents/?uuid=45320952-4089-441b-88ec-707489006577"]}],"mendeley":{"formattedCitation":"[19]","plainTextFormattedCitation":"[19]","previouslyFormattedCitation":"[19]"},"properties":{"noteIndex":0},"schema":"https://github.com/citation-style-language/schema/raw/master/csl-citation.json"}</w:delInstrText>
        </w:r>
        <w:r w:rsidR="00C01170" w:rsidRPr="00971263" w:rsidDel="007A21C3">
          <w:fldChar w:fldCharType="separate"/>
        </w:r>
        <w:r w:rsidR="00225B5A" w:rsidRPr="00971263" w:rsidDel="007A21C3">
          <w:rPr>
            <w:noProof/>
          </w:rPr>
          <w:delText>[19]</w:delText>
        </w:r>
        <w:r w:rsidR="00C01170" w:rsidRPr="00971263" w:rsidDel="007A21C3">
          <w:fldChar w:fldCharType="end"/>
        </w:r>
        <w:r w:rsidR="004E7AA9" w:rsidRPr="00971263" w:rsidDel="007A21C3">
          <w:delText>; pH is a principal factor in distribution and mobilization of PTE across the soil profile. Therefore, in acidic soils several PTEs including Cd, Zn, Co, Cu, and Ni are simply mobilized and eas</w:delText>
        </w:r>
        <w:r w:rsidR="004569C3" w:rsidRPr="00971263" w:rsidDel="007A21C3">
          <w:delText xml:space="preserve">ily obtainable for plant uptake </w:delText>
        </w:r>
        <w:r w:rsidR="00C01170" w:rsidRPr="00971263" w:rsidDel="007A21C3">
          <w:fldChar w:fldCharType="begin" w:fldLock="1"/>
        </w:r>
        <w:r w:rsidR="00CD1E94" w:rsidRPr="00971263" w:rsidDel="007A21C3">
          <w:delInstrText>ADDIN CSL_CITATION {"citationItems":[{"id":"ITEM-1","itemData":{"ISSN":"12301485","abstract":"The results of research conducted in the surroundings of a former polymetallic mine near the town of Zlaté Hory, North Moravia, Czech Republic, are presented. A by-product of the ore flotation technique was 6.8 million tons of metalliferous tailings. The adjacent forest area is contaminated by wind-blown pyritic dust particles. The experimental profile was located in a spruce monoculture down wind of the tailings. Samples of soil were taken at 50 m intervals. Ten soil pits were dug and soil samples were taken from the artificial top layer of deposited tailing dust, as well as from the Ah and Bw horizons. Soil samples were analyzed using AAS in order to obtain total heavy metal content of Cu, Zn, Pb, Cd and soluble forms of Al and Fe. The content of accessible nutrients (Mg, Ca, and K) was measured, as well as the content of organic carbon and the ratio of phosphorus retention. Both active and exchangeable soil pH was measured. Our results showed that the main problem is not heavy metal contamination per se, but rather severe acidification. The oxidation of pyrite has resulted in a decrease in pH (pH/H2O ranging from 3.1 to 4.1). The final values for Al and Fe solubility fall within either the aluminium or iron buffer ranges. Such severe acidification has led to increased toxic Al mobilization, the serious leaching of mineral nutrients (Mg: &lt;0.05-34 mg·kg-1, Ca: 0.6-244 mg·kg-1, and K: &lt;0.1-108 mg·kg-1), and a high degree of irreversible retention of phosphorus (90-95%).","author":[{"dropping-particle":"","family":"Bussinow","given":"Milan","non-dropping-particle":"","parse-names":false,"suffix":""},{"dropping-particle":"","family":"Sarapatka","given":"Borivoj","non-dropping-particle":"","parse-names":false,"suffix":""},{"dropping-particle":"","family":"Dlapa","given":"Pavel","non-dropping-particle":"","parse-names":false,"suffix":""}],"container-title":"Polish Journal of Environmental Studies","id":"ITEM-1","issue":"6","issued":{"date-parts":[["2012"]]},"note":"blue: 48","page":"1551-1561","title":"Chemical degradation of forest soil as a result of polymetallic ore mining activities","type":"article-journal","volume":"21"},"uris":["http://www.mendeley.com/documents/?uuid=7aa00d8e-7af9-4613-96bc-fba1e1ec360b"]}],"mendeley":{"formattedCitation":"[20]","plainTextFormattedCitation":"[20]","previouslyFormattedCitation":"[20]"},"properties":{"noteIndex":0},"schema":"https://github.com/citation-style-language/schema/raw/master/csl-citation.json"}</w:delInstrText>
        </w:r>
        <w:r w:rsidR="00C01170" w:rsidRPr="00971263" w:rsidDel="007A21C3">
          <w:fldChar w:fldCharType="separate"/>
        </w:r>
        <w:r w:rsidR="00225B5A" w:rsidRPr="00971263" w:rsidDel="007A21C3">
          <w:rPr>
            <w:noProof/>
          </w:rPr>
          <w:delText>[20]</w:delText>
        </w:r>
        <w:r w:rsidR="00C01170" w:rsidRPr="00971263" w:rsidDel="007A21C3">
          <w:fldChar w:fldCharType="end"/>
        </w:r>
        <w:r w:rsidR="004569C3" w:rsidRPr="00971263" w:rsidDel="007A21C3">
          <w:delText>.</w:delText>
        </w:r>
        <w:r w:rsidR="00C01170" w:rsidRPr="00971263" w:rsidDel="007A21C3">
          <w:delText xml:space="preserve"> </w:delText>
        </w:r>
        <w:r w:rsidR="004E7AA9" w:rsidRPr="00971263" w:rsidDel="007A21C3">
          <w:delText xml:space="preserve">PTE pollution in soils also happens because of anthropogenic activities and affects the physical and chemical </w:delText>
        </w:r>
        <w:r w:rsidR="004569C3" w:rsidRPr="00971263" w:rsidDel="007A21C3">
          <w:delText xml:space="preserve">features of the soil ecosystem </w:delText>
        </w:r>
        <w:r w:rsidR="00C01170" w:rsidRPr="00971263" w:rsidDel="007A21C3">
          <w:fldChar w:fldCharType="begin" w:fldLock="1"/>
        </w:r>
        <w:r w:rsidR="00CD1E94" w:rsidRPr="00971263" w:rsidDel="007A21C3">
          <w:delInstrText>ADDIN CSL_CITATION {"citationItems":[{"id":"ITEM-1","itemData":{"DOI":"10.1016/j.clay.2011.09.010","ISSN":"01691317","abstract":"The correlations between six toxic elements (Cd, Cr, Pb, Cu, Hg and As) and soil diffuse reflectance spectra within the visible and near-infrared (Vis/NIR, 400-2500nm) and the mid-infrared (MIR, 4000-400cm -1) regions were studied to assess their binding forms and predict their concentrations. Based on the correlation patterns with spectra reflectance, the six potentially toxic elements studied could be categorised into two groups. The first group (Cr, Cu and As) have stronger negative correlation coefficients with the spectral bands attributed to the absorption features of iron oxides, clays and organic matter, suggesting they are strongly bound to these soil constituents. The second group (Cd, Pb and Hg) only display a significant correlation with the spectral region related to organic matter, indicating that binding with organic matter is important for these metals. Univariate models were built using spectral bands with highest correlation coefficients for these elements. In contrast, partial least-square (PLS) regression models were also constructed for avoiding colinearity. Overall, univariate and PLS models for the Vis/NIR spectra showed better prediction capabilities than the corresponding MIR spectra, and are feasible to predict the toxic metals levels in agricultural soils. © 2010 Elsevier B.V.","author":[{"dropping-particle":"","family":"Song","given":"Yinxian","non-dropping-particle":"","parse-names":false,"suffix":""},{"dropping-particle":"","family":"Li","given":"Fengling","non-dropping-particle":"","parse-names":false,"suffix":""},{"dropping-particle":"","family":"Yang","given":"Zhongfang","non-dropping-particle":"","parse-names":false,"suffix":""},{"dropping-particle":"","family":"Ayoko","given":"Godwin A.","non-dropping-particle":"","parse-names":false,"suffix":""},{"dropping-particle":"","family":"Frost","given":"Ray L.","non-dropping-particle":"","parse-names":false,"suffix":""},{"dropping-particle":"","family":"Ji","given":"Junfeng","non-dropping-particle":"","parse-names":false,"suffix":""}],"container-title":"Applied Clay Science","id":"ITEM-1","issued":{"date-parts":[["2012"]]},"note":"blue: 49","page":"75-83","title":"Diffuse reflectance spectroscopy for monitoring potentially toxic elements in the agricultural soils of Changjiang River Delta, China","type":"article-journal","volume":"64"},"uris":["http://www.mendeley.com/documents/?uuid=5862d816-e4e3-4578-afb6-a16183e9a468"]}],"mendeley":{"formattedCitation":"[21]","plainTextFormattedCitation":"[21]","previouslyFormattedCitation":"[21]"},"properties":{"noteIndex":0},"schema":"https://github.com/citation-style-language/schema/raw/master/csl-citation.json"}</w:delInstrText>
        </w:r>
        <w:r w:rsidR="00C01170" w:rsidRPr="00971263" w:rsidDel="007A21C3">
          <w:fldChar w:fldCharType="separate"/>
        </w:r>
        <w:r w:rsidR="00225B5A" w:rsidRPr="00971263" w:rsidDel="007A21C3">
          <w:rPr>
            <w:noProof/>
          </w:rPr>
          <w:delText>[21]</w:delText>
        </w:r>
        <w:r w:rsidR="00C01170" w:rsidRPr="00971263" w:rsidDel="007A21C3">
          <w:fldChar w:fldCharType="end"/>
        </w:r>
        <w:r w:rsidR="00C01170" w:rsidRPr="00971263" w:rsidDel="007A21C3">
          <w:delText>,</w:delText>
        </w:r>
      </w:del>
      <w:ins w:id="63" w:author="mldinis" w:date="2022-08-04T17:34:00Z">
        <w:del w:id="64" w:author="Amir TavallaieNejad" w:date="2022-08-23T16:00:00Z">
          <w:r w:rsidR="006D3963" w:rsidDel="007A21C3">
            <w:delText xml:space="preserve"> </w:delText>
          </w:r>
        </w:del>
      </w:ins>
      <w:del w:id="65" w:author="Amir TavallaieNejad" w:date="2022-08-23T16:00:00Z">
        <w:r w:rsidR="00C01170" w:rsidRPr="00971263" w:rsidDel="007A21C3">
          <w:fldChar w:fldCharType="begin" w:fldLock="1"/>
        </w:r>
        <w:r w:rsidR="00CD1E94" w:rsidRPr="00971263" w:rsidDel="007A21C3">
          <w:delInstrText>ADDIN CSL_CITATION {"citationItems":[{"id":"ITEM-1","itemData":{"DOI":"10.1016/j.jhazmat.2013.11.010","ISSN":"18733336","PMID":"24326121","abstract":"The risk of cadmium contamination in the Tibagi River watershed (Parana State, Brazil) affected by past coal mining activities was assessed through sorption-desorption modeling for sediment and soil samples. The acidic character of the samples resulted in more competition between the cadmium ions and protons, thereby influencing the cadmium sorption-desorption. The sorption isotherms were fitted to the Langmuir and Freundlich single models and to the dual-site Langmuir-Freundlich (or Sips) model. The single-site models indicated a low-energy character of sorption sites on the sample sorption sites, whereas the dual-site model explained the availability of higher-affinity and lower-affinity non-specific sites. The correlation of the sorption and desorption constants with the physicochemical and mineralogical characteristics of the samples showed that the cadmium sorption behavior was significantly affected by the pH, point of zero charge, and also by the magnesium, aluminum, calcium and manganese amounts. Besides, the desorption rate and hysteresis index suggested a high risk of cadmium mobilization along the Tibagi River basin. © 2013 Elsevier B.V.","author":[{"dropping-particle":"","family":"Galunin","given":"Evgeny","non-dropping-particle":"","parse-names":false,"suffix":""},{"dropping-particle":"","family":"Ferreti","given":"Jeferson","non-dropping-particle":"","parse-names":false,"suffix":""},{"dropping-particle":"","family":"Zapelini","given":"Iago","non-dropping-particle":"","parse-names":false,"suffix":""},{"dropping-particle":"","family":"Vieira","given":"Isadora","non-dropping-particle":"","parse-names":false,"suffix":""},{"dropping-particle":"","family":"Ricardo Teixeira Tarley","given":"César","non-dropping-particle":"","parse-names":false,"suffix":""},{"dropping-particle":"","family":"Abrão","given":"Taufik","non-dropping-particle":"","parse-names":false,"suffix":""},{"dropping-particle":"","family":"Santos","given":"Maria Josefa","non-dropping-particle":"","parse-names":false,"suffix":""}],"container-title":"Journal of Hazardous Materials","id":"ITEM-1","issued":{"date-parts":[["2014"]]},"note":"blue: 50","page":"280-287","title":"Cadmium mobility in sediments and soils from a coal mining area on tibagi river watershed: Environmental risk assessment","type":"article-journal","volume":"265"},"uris":["http://www.mendeley.com/documents/?uuid=6cae34ea-ab43-4a4e-92cf-828733d0ec15"]}],"mendeley":{"formattedCitation":"[22]","plainTextFormattedCitation":"[22]","previouslyFormattedCitation":"[22]"},"properties":{"noteIndex":0},"schema":"https://github.com/citation-style-language/schema/raw/master/csl-citation.json"}</w:delInstrText>
        </w:r>
        <w:r w:rsidR="00C01170" w:rsidRPr="00971263" w:rsidDel="007A21C3">
          <w:fldChar w:fldCharType="separate"/>
        </w:r>
        <w:r w:rsidR="00225B5A" w:rsidRPr="00971263" w:rsidDel="007A21C3">
          <w:rPr>
            <w:noProof/>
          </w:rPr>
          <w:delText>[22]</w:delText>
        </w:r>
        <w:r w:rsidR="00C01170" w:rsidRPr="00971263" w:rsidDel="007A21C3">
          <w:fldChar w:fldCharType="end"/>
        </w:r>
        <w:r w:rsidR="004569C3" w:rsidRPr="00971263" w:rsidDel="007A21C3">
          <w:delText>.</w:delText>
        </w:r>
        <w:r w:rsidR="004E7AA9" w:rsidRPr="00971263" w:rsidDel="007A21C3">
          <w:delText xml:space="preserve"> Although soil PTEs and their negative effects have become a global concern, their concentrations in some areas are still extremely high. Concentrations of PTEs in soils close to mining areas from different countries are given in Table 1. </w:delText>
        </w:r>
      </w:del>
    </w:p>
    <w:p w14:paraId="7197292A" w14:textId="77777777" w:rsidR="004569C3" w:rsidRPr="00E34345" w:rsidRDefault="004569C3" w:rsidP="00E34345">
      <w:pPr>
        <w:spacing w:after="0"/>
        <w:jc w:val="center"/>
        <w:rPr>
          <w:sz w:val="18"/>
          <w:szCs w:val="18"/>
        </w:rPr>
      </w:pPr>
      <w:r w:rsidRPr="00E34345">
        <w:rPr>
          <w:sz w:val="18"/>
          <w:szCs w:val="18"/>
        </w:rPr>
        <w:t xml:space="preserve">Table 1. PTEs content (mg/kg) in mine area soils from various countries compared with global reference values and other reference soils </w:t>
      </w:r>
      <w:r w:rsidR="00323D40" w:rsidRPr="00E34345">
        <w:rPr>
          <w:sz w:val="18"/>
          <w:szCs w:val="18"/>
        </w:rPr>
        <w:fldChar w:fldCharType="begin" w:fldLock="1"/>
      </w:r>
      <w:r w:rsidR="001604C5" w:rsidRPr="00E34345">
        <w:rPr>
          <w:sz w:val="18"/>
          <w:szCs w:val="18"/>
        </w:rPr>
        <w:instrText>ADDIN CSL_CITATION {"citationItems":[{"id":"ITEM-1","itemData":{"DOI":"10.1007/s40726-016-0025-5","ISSN":"21986592","abstract":"The present paper reviewed the average concentrations of trace elements in soils near coal mine areas from various cities/countries to provide a current global summary of this issue. The contamination of soils was assessed by using global reference materials and various contamination indices. The results show that the average concentrations of trace elements varied widely: As (0.5–38.3 mg/kg), Mn (86–3,700 mg/kg), Zn (1.5–296 mg/kg), Cu (0.5–110 mg/kg), Cr (17.5–954 mg/kg), Ni (4.3–390 mg/kg), Pb (0.5–433 mg/kg), Cd (0.02–4.48 mg/kg), and Hg (0.02–0.69 mg/kg). Most of these values are higher than the average world background soils and upper continental crust (UCC). The geo-accumulation (Igeo) and contamination factor (CF) indices show that the contamination levels of Ni and Pb are higher than other elements. The potential ecological risk index (Ei) suggests a high risk from Cd, especially in the Tabagi River watershed in Brazil and Ledo coal mines in India, and Hg, especially in Oltu (Turkey). The degree of contamination index (Cd) reveals that the soils from Barapukuria (Bangladesh), Ledo (India), Ptolemais-Amynteon (Greece), and the Tibagi River (Brazil) have a higher degree of contamination than other sites. To control soil contamination, effective monitoring and legislative measures must be taken immediately. For the long term, various physical, chemical, and biological methods should be implemented. Although the selection of suitable methods is site-specific based on the extent and nature of contamination, in general, phytoremediation seems to be more beneficial and cost-effective than physical/chemical techniques.","author":[{"dropping-particle":"","family":"Sahoo","given":"Prafulla Kumar","non-dropping-particle":"","parse-names":false,"suffix":""},{"dropping-particle":"","family":"Equeenuddin","given":"Sk Md","non-dropping-particle":"","parse-names":false,"suffix":""},{"dropping-particle":"","family":"Powell","given":"M. A.","non-dropping-particle":"","parse-names":false,"suffix":""}],"container-title":"Current Pollution Reports","id":"ITEM-1","issue":"1","issued":{"date-parts":[["2016"]]},"note":"blue: 12","title":"Trace Elements in Soils around Coal Mines: Current Scenario, Impact and Available Techniques for Management","type":"article-journal","volume":"2"},"uris":["http://www.mendeley.com/documents/?uuid=f9b14cb3-1904-4f60-aa18-93a9ea59398e"]}],"mendeley":{"formattedCitation":"[3]","plainTextFormattedCitation":"[3]","previouslyFormattedCitation":"[3]"},"properties":{"noteIndex":0},"schema":"https://github.com/citation-style-language/schema/raw/master/csl-citation.json"}</w:instrText>
      </w:r>
      <w:r w:rsidR="00323D40" w:rsidRPr="00E34345">
        <w:rPr>
          <w:sz w:val="18"/>
          <w:szCs w:val="18"/>
        </w:rPr>
        <w:fldChar w:fldCharType="separate"/>
      </w:r>
      <w:r w:rsidR="00323D40" w:rsidRPr="00E34345">
        <w:rPr>
          <w:noProof/>
          <w:sz w:val="18"/>
          <w:szCs w:val="18"/>
        </w:rPr>
        <w:t>[3]</w:t>
      </w:r>
      <w:r w:rsidR="00323D40" w:rsidRPr="00E34345">
        <w:rPr>
          <w:sz w:val="18"/>
          <w:szCs w:val="18"/>
        </w:rPr>
        <w:fldChar w:fldCharType="end"/>
      </w:r>
      <w:del w:id="66" w:author="mldinis" w:date="2022-08-04T17:35:00Z">
        <w:r w:rsidR="00323D40" w:rsidRPr="00E34345" w:rsidDel="006D3963">
          <w:rPr>
            <w:sz w:val="18"/>
            <w:szCs w:val="18"/>
          </w:rPr>
          <w:delText>.</w:delText>
        </w:r>
      </w:del>
    </w:p>
    <w:tbl>
      <w:tblPr>
        <w:tblStyle w:val="TableGrid"/>
        <w:tblW w:w="0" w:type="auto"/>
        <w:jc w:val="center"/>
        <w:tblLook w:val="04A0" w:firstRow="1" w:lastRow="0" w:firstColumn="1" w:lastColumn="0" w:noHBand="0" w:noVBand="1"/>
      </w:tblPr>
      <w:tblGrid>
        <w:gridCol w:w="1847"/>
        <w:gridCol w:w="1676"/>
        <w:gridCol w:w="460"/>
        <w:gridCol w:w="500"/>
        <w:gridCol w:w="541"/>
        <w:gridCol w:w="581"/>
        <w:gridCol w:w="581"/>
        <w:gridCol w:w="581"/>
        <w:gridCol w:w="500"/>
        <w:gridCol w:w="581"/>
        <w:gridCol w:w="581"/>
        <w:gridCol w:w="477"/>
      </w:tblGrid>
      <w:tr w:rsidR="00971263" w:rsidRPr="00971263" w14:paraId="4F8710EA" w14:textId="77777777" w:rsidTr="00390CD2">
        <w:trPr>
          <w:jc w:val="center"/>
        </w:trPr>
        <w:tc>
          <w:tcPr>
            <w:tcW w:w="1847" w:type="dxa"/>
          </w:tcPr>
          <w:p w14:paraId="4F131DBA" w14:textId="77777777" w:rsidR="004569C3" w:rsidRPr="00E34345" w:rsidRDefault="004569C3" w:rsidP="004569C3">
            <w:pPr>
              <w:jc w:val="both"/>
              <w:rPr>
                <w:sz w:val="16"/>
                <w:szCs w:val="16"/>
              </w:rPr>
            </w:pPr>
            <w:r w:rsidRPr="00E34345">
              <w:rPr>
                <w:rFonts w:cs="AdvOT5fcf1b24"/>
                <w:sz w:val="16"/>
                <w:szCs w:val="16"/>
              </w:rPr>
              <w:t>Location</w:t>
            </w:r>
          </w:p>
        </w:tc>
        <w:tc>
          <w:tcPr>
            <w:tcW w:w="1676" w:type="dxa"/>
          </w:tcPr>
          <w:p w14:paraId="2B6850F2" w14:textId="77777777" w:rsidR="004569C3" w:rsidRPr="00E34345" w:rsidRDefault="004569C3" w:rsidP="004569C3">
            <w:pPr>
              <w:jc w:val="both"/>
              <w:rPr>
                <w:sz w:val="16"/>
                <w:szCs w:val="16"/>
              </w:rPr>
            </w:pPr>
            <w:r w:rsidRPr="00E34345">
              <w:rPr>
                <w:rFonts w:cs="AdvOT5fcf1b24"/>
                <w:sz w:val="16"/>
                <w:szCs w:val="16"/>
              </w:rPr>
              <w:t>Soil type</w:t>
            </w:r>
          </w:p>
        </w:tc>
        <w:tc>
          <w:tcPr>
            <w:tcW w:w="460" w:type="dxa"/>
          </w:tcPr>
          <w:p w14:paraId="5BF62EBA" w14:textId="77777777" w:rsidR="004569C3" w:rsidRPr="00E34345" w:rsidRDefault="004569C3" w:rsidP="004569C3">
            <w:pPr>
              <w:jc w:val="center"/>
              <w:rPr>
                <w:sz w:val="16"/>
                <w:szCs w:val="16"/>
              </w:rPr>
            </w:pPr>
            <w:r w:rsidRPr="00E34345">
              <w:rPr>
                <w:rFonts w:cs="AdvOT5fcf1b24"/>
                <w:sz w:val="16"/>
                <w:szCs w:val="16"/>
              </w:rPr>
              <w:t>No.</w:t>
            </w:r>
          </w:p>
        </w:tc>
        <w:tc>
          <w:tcPr>
            <w:tcW w:w="500" w:type="dxa"/>
          </w:tcPr>
          <w:p w14:paraId="0E6B751B" w14:textId="77777777" w:rsidR="004569C3" w:rsidRPr="00E34345" w:rsidRDefault="004569C3" w:rsidP="004569C3">
            <w:pPr>
              <w:jc w:val="center"/>
              <w:rPr>
                <w:sz w:val="16"/>
                <w:szCs w:val="16"/>
              </w:rPr>
            </w:pPr>
            <w:r w:rsidRPr="00E34345">
              <w:rPr>
                <w:rFonts w:cs="AdvOT5fcf1b24"/>
                <w:sz w:val="16"/>
                <w:szCs w:val="16"/>
              </w:rPr>
              <w:t>As</w:t>
            </w:r>
          </w:p>
        </w:tc>
        <w:tc>
          <w:tcPr>
            <w:tcW w:w="541" w:type="dxa"/>
          </w:tcPr>
          <w:p w14:paraId="4B7856FD" w14:textId="77777777" w:rsidR="004569C3" w:rsidRPr="00E34345" w:rsidRDefault="004569C3" w:rsidP="004569C3">
            <w:pPr>
              <w:jc w:val="center"/>
              <w:rPr>
                <w:sz w:val="16"/>
                <w:szCs w:val="16"/>
              </w:rPr>
            </w:pPr>
            <w:r w:rsidRPr="00E34345">
              <w:rPr>
                <w:sz w:val="16"/>
                <w:szCs w:val="16"/>
              </w:rPr>
              <w:t>Mn</w:t>
            </w:r>
          </w:p>
        </w:tc>
        <w:tc>
          <w:tcPr>
            <w:tcW w:w="581" w:type="dxa"/>
          </w:tcPr>
          <w:p w14:paraId="62ADFB01" w14:textId="77777777" w:rsidR="004569C3" w:rsidRPr="00E34345" w:rsidRDefault="004569C3" w:rsidP="004569C3">
            <w:pPr>
              <w:jc w:val="center"/>
              <w:rPr>
                <w:sz w:val="16"/>
                <w:szCs w:val="16"/>
              </w:rPr>
            </w:pPr>
            <w:r w:rsidRPr="00E34345">
              <w:rPr>
                <w:sz w:val="16"/>
                <w:szCs w:val="16"/>
              </w:rPr>
              <w:t>Zn</w:t>
            </w:r>
          </w:p>
        </w:tc>
        <w:tc>
          <w:tcPr>
            <w:tcW w:w="581" w:type="dxa"/>
          </w:tcPr>
          <w:p w14:paraId="47834010" w14:textId="77777777" w:rsidR="004569C3" w:rsidRPr="00E34345" w:rsidRDefault="004569C3" w:rsidP="004569C3">
            <w:pPr>
              <w:jc w:val="center"/>
              <w:rPr>
                <w:sz w:val="16"/>
                <w:szCs w:val="16"/>
              </w:rPr>
            </w:pPr>
            <w:r w:rsidRPr="00E34345">
              <w:rPr>
                <w:sz w:val="16"/>
                <w:szCs w:val="16"/>
              </w:rPr>
              <w:t>Cu</w:t>
            </w:r>
          </w:p>
        </w:tc>
        <w:tc>
          <w:tcPr>
            <w:tcW w:w="581" w:type="dxa"/>
          </w:tcPr>
          <w:p w14:paraId="113D7278" w14:textId="77777777" w:rsidR="004569C3" w:rsidRPr="00E34345" w:rsidRDefault="004569C3" w:rsidP="004569C3">
            <w:pPr>
              <w:jc w:val="center"/>
              <w:rPr>
                <w:sz w:val="16"/>
                <w:szCs w:val="16"/>
              </w:rPr>
            </w:pPr>
            <w:r w:rsidRPr="00E34345">
              <w:rPr>
                <w:sz w:val="16"/>
                <w:szCs w:val="16"/>
              </w:rPr>
              <w:t>Cr</w:t>
            </w:r>
          </w:p>
        </w:tc>
        <w:tc>
          <w:tcPr>
            <w:tcW w:w="500" w:type="dxa"/>
          </w:tcPr>
          <w:p w14:paraId="7D5D1219" w14:textId="77777777" w:rsidR="004569C3" w:rsidRPr="00E34345" w:rsidRDefault="004569C3" w:rsidP="004569C3">
            <w:pPr>
              <w:jc w:val="center"/>
              <w:rPr>
                <w:sz w:val="16"/>
                <w:szCs w:val="16"/>
              </w:rPr>
            </w:pPr>
            <w:r w:rsidRPr="00E34345">
              <w:rPr>
                <w:sz w:val="16"/>
                <w:szCs w:val="16"/>
              </w:rPr>
              <w:t>Ni</w:t>
            </w:r>
          </w:p>
        </w:tc>
        <w:tc>
          <w:tcPr>
            <w:tcW w:w="581" w:type="dxa"/>
          </w:tcPr>
          <w:p w14:paraId="768C453C" w14:textId="77777777" w:rsidR="004569C3" w:rsidRPr="00E34345" w:rsidRDefault="004569C3" w:rsidP="004569C3">
            <w:pPr>
              <w:jc w:val="center"/>
              <w:rPr>
                <w:sz w:val="16"/>
                <w:szCs w:val="16"/>
              </w:rPr>
            </w:pPr>
            <w:r w:rsidRPr="00E34345">
              <w:rPr>
                <w:sz w:val="16"/>
                <w:szCs w:val="16"/>
              </w:rPr>
              <w:t>Pb</w:t>
            </w:r>
          </w:p>
        </w:tc>
        <w:tc>
          <w:tcPr>
            <w:tcW w:w="581" w:type="dxa"/>
          </w:tcPr>
          <w:p w14:paraId="7E490E3F" w14:textId="77777777" w:rsidR="004569C3" w:rsidRPr="00E34345" w:rsidRDefault="004569C3" w:rsidP="004569C3">
            <w:pPr>
              <w:jc w:val="center"/>
              <w:rPr>
                <w:sz w:val="16"/>
                <w:szCs w:val="16"/>
              </w:rPr>
            </w:pPr>
            <w:r w:rsidRPr="00E34345">
              <w:rPr>
                <w:sz w:val="16"/>
                <w:szCs w:val="16"/>
              </w:rPr>
              <w:t>Cd</w:t>
            </w:r>
          </w:p>
        </w:tc>
        <w:tc>
          <w:tcPr>
            <w:tcW w:w="477" w:type="dxa"/>
          </w:tcPr>
          <w:p w14:paraId="53B4860A" w14:textId="77777777" w:rsidR="004569C3" w:rsidRPr="00E34345" w:rsidRDefault="004569C3" w:rsidP="004569C3">
            <w:pPr>
              <w:jc w:val="center"/>
              <w:rPr>
                <w:sz w:val="16"/>
                <w:szCs w:val="16"/>
              </w:rPr>
            </w:pPr>
            <w:r w:rsidRPr="00E34345">
              <w:rPr>
                <w:sz w:val="16"/>
                <w:szCs w:val="16"/>
              </w:rPr>
              <w:t>Ref.</w:t>
            </w:r>
          </w:p>
        </w:tc>
      </w:tr>
      <w:tr w:rsidR="00971263" w:rsidRPr="00971263" w14:paraId="67B6438C" w14:textId="77777777" w:rsidTr="00390CD2">
        <w:trPr>
          <w:jc w:val="center"/>
        </w:trPr>
        <w:tc>
          <w:tcPr>
            <w:tcW w:w="1847" w:type="dxa"/>
          </w:tcPr>
          <w:p w14:paraId="0BA0AE56" w14:textId="77777777" w:rsidR="004569C3" w:rsidRPr="00E34345" w:rsidRDefault="004569C3" w:rsidP="004569C3">
            <w:pPr>
              <w:rPr>
                <w:sz w:val="16"/>
                <w:szCs w:val="16"/>
              </w:rPr>
            </w:pPr>
            <w:r w:rsidRPr="00E34345">
              <w:rPr>
                <w:rFonts w:cs="AdvOT5fcf1b24"/>
                <w:sz w:val="16"/>
                <w:szCs w:val="16"/>
              </w:rPr>
              <w:t>Oltu, Turkey</w:t>
            </w:r>
          </w:p>
        </w:tc>
        <w:tc>
          <w:tcPr>
            <w:tcW w:w="1676" w:type="dxa"/>
          </w:tcPr>
          <w:p w14:paraId="2E4CDE1A" w14:textId="77777777" w:rsidR="004569C3" w:rsidRPr="00E34345" w:rsidRDefault="004569C3" w:rsidP="004569C3">
            <w:pPr>
              <w:rPr>
                <w:sz w:val="16"/>
                <w:szCs w:val="16"/>
              </w:rPr>
            </w:pPr>
          </w:p>
        </w:tc>
        <w:tc>
          <w:tcPr>
            <w:tcW w:w="460" w:type="dxa"/>
          </w:tcPr>
          <w:p w14:paraId="55F16283" w14:textId="77777777" w:rsidR="004569C3" w:rsidRPr="00E34345" w:rsidRDefault="004569C3" w:rsidP="004569C3">
            <w:pPr>
              <w:jc w:val="center"/>
              <w:rPr>
                <w:sz w:val="16"/>
                <w:szCs w:val="16"/>
              </w:rPr>
            </w:pPr>
            <w:r w:rsidRPr="00E34345">
              <w:rPr>
                <w:sz w:val="16"/>
                <w:szCs w:val="16"/>
              </w:rPr>
              <w:t>19</w:t>
            </w:r>
          </w:p>
        </w:tc>
        <w:tc>
          <w:tcPr>
            <w:tcW w:w="500" w:type="dxa"/>
          </w:tcPr>
          <w:p w14:paraId="285D17FA" w14:textId="77777777" w:rsidR="004569C3" w:rsidRPr="00E34345" w:rsidRDefault="004569C3" w:rsidP="004569C3">
            <w:pPr>
              <w:jc w:val="center"/>
              <w:rPr>
                <w:sz w:val="16"/>
                <w:szCs w:val="16"/>
              </w:rPr>
            </w:pPr>
            <w:r w:rsidRPr="00E34345">
              <w:rPr>
                <w:sz w:val="16"/>
                <w:szCs w:val="16"/>
              </w:rPr>
              <w:t>-</w:t>
            </w:r>
          </w:p>
        </w:tc>
        <w:tc>
          <w:tcPr>
            <w:tcW w:w="541" w:type="dxa"/>
          </w:tcPr>
          <w:p w14:paraId="166DAA3D" w14:textId="77777777" w:rsidR="004569C3" w:rsidRPr="00E34345" w:rsidRDefault="004569C3" w:rsidP="004569C3">
            <w:pPr>
              <w:jc w:val="center"/>
              <w:rPr>
                <w:sz w:val="16"/>
                <w:szCs w:val="16"/>
              </w:rPr>
            </w:pPr>
            <w:r w:rsidRPr="00E34345">
              <w:rPr>
                <w:sz w:val="16"/>
                <w:szCs w:val="16"/>
              </w:rPr>
              <w:t>-</w:t>
            </w:r>
          </w:p>
        </w:tc>
        <w:tc>
          <w:tcPr>
            <w:tcW w:w="581" w:type="dxa"/>
          </w:tcPr>
          <w:p w14:paraId="0828A687" w14:textId="77777777" w:rsidR="004569C3" w:rsidRPr="00E34345" w:rsidRDefault="004569C3" w:rsidP="004569C3">
            <w:pPr>
              <w:jc w:val="center"/>
              <w:rPr>
                <w:sz w:val="16"/>
                <w:szCs w:val="16"/>
              </w:rPr>
            </w:pPr>
            <w:r w:rsidRPr="00E34345">
              <w:rPr>
                <w:sz w:val="16"/>
                <w:szCs w:val="16"/>
              </w:rPr>
              <w:t>35.9</w:t>
            </w:r>
          </w:p>
        </w:tc>
        <w:tc>
          <w:tcPr>
            <w:tcW w:w="581" w:type="dxa"/>
          </w:tcPr>
          <w:p w14:paraId="1A893DA5" w14:textId="77777777" w:rsidR="004569C3" w:rsidRPr="00E34345" w:rsidRDefault="004569C3" w:rsidP="004569C3">
            <w:pPr>
              <w:jc w:val="center"/>
              <w:rPr>
                <w:sz w:val="16"/>
                <w:szCs w:val="16"/>
              </w:rPr>
            </w:pPr>
            <w:r w:rsidRPr="00E34345">
              <w:rPr>
                <w:sz w:val="16"/>
                <w:szCs w:val="16"/>
              </w:rPr>
              <w:t>23.4</w:t>
            </w:r>
          </w:p>
        </w:tc>
        <w:tc>
          <w:tcPr>
            <w:tcW w:w="581" w:type="dxa"/>
          </w:tcPr>
          <w:p w14:paraId="1E0EAA0D" w14:textId="77777777" w:rsidR="004569C3" w:rsidRPr="00E34345" w:rsidRDefault="004569C3" w:rsidP="004569C3">
            <w:pPr>
              <w:jc w:val="center"/>
              <w:rPr>
                <w:sz w:val="16"/>
                <w:szCs w:val="16"/>
              </w:rPr>
            </w:pPr>
            <w:r w:rsidRPr="00E34345">
              <w:rPr>
                <w:sz w:val="16"/>
                <w:szCs w:val="16"/>
              </w:rPr>
              <w:t>135.6</w:t>
            </w:r>
          </w:p>
        </w:tc>
        <w:tc>
          <w:tcPr>
            <w:tcW w:w="500" w:type="dxa"/>
          </w:tcPr>
          <w:p w14:paraId="339E76A9" w14:textId="77777777" w:rsidR="004569C3" w:rsidRPr="00E34345" w:rsidRDefault="004569C3" w:rsidP="004569C3">
            <w:pPr>
              <w:jc w:val="center"/>
              <w:rPr>
                <w:sz w:val="16"/>
                <w:szCs w:val="16"/>
              </w:rPr>
            </w:pPr>
            <w:r w:rsidRPr="00E34345">
              <w:rPr>
                <w:sz w:val="16"/>
                <w:szCs w:val="16"/>
              </w:rPr>
              <w:t>59.8</w:t>
            </w:r>
          </w:p>
        </w:tc>
        <w:tc>
          <w:tcPr>
            <w:tcW w:w="581" w:type="dxa"/>
          </w:tcPr>
          <w:p w14:paraId="613B053D" w14:textId="77777777" w:rsidR="004569C3" w:rsidRPr="00E34345" w:rsidRDefault="004569C3" w:rsidP="004569C3">
            <w:pPr>
              <w:jc w:val="center"/>
              <w:rPr>
                <w:sz w:val="16"/>
                <w:szCs w:val="16"/>
              </w:rPr>
            </w:pPr>
            <w:r w:rsidRPr="00E34345">
              <w:rPr>
                <w:sz w:val="16"/>
                <w:szCs w:val="16"/>
              </w:rPr>
              <w:t>34.2</w:t>
            </w:r>
          </w:p>
        </w:tc>
        <w:tc>
          <w:tcPr>
            <w:tcW w:w="581" w:type="dxa"/>
          </w:tcPr>
          <w:p w14:paraId="3044D8D1" w14:textId="77777777" w:rsidR="004569C3" w:rsidRPr="00E34345" w:rsidRDefault="004569C3" w:rsidP="004569C3">
            <w:pPr>
              <w:jc w:val="center"/>
              <w:rPr>
                <w:sz w:val="16"/>
                <w:szCs w:val="16"/>
              </w:rPr>
            </w:pPr>
            <w:r w:rsidRPr="00E34345">
              <w:rPr>
                <w:sz w:val="16"/>
                <w:szCs w:val="16"/>
              </w:rPr>
              <w:t>0.03</w:t>
            </w:r>
          </w:p>
        </w:tc>
        <w:tc>
          <w:tcPr>
            <w:tcW w:w="477" w:type="dxa"/>
          </w:tcPr>
          <w:p w14:paraId="5C3E93BB" w14:textId="77777777" w:rsidR="004569C3" w:rsidRPr="00E34345" w:rsidRDefault="001604C5" w:rsidP="004569C3">
            <w:pPr>
              <w:jc w:val="center"/>
              <w:rPr>
                <w:sz w:val="16"/>
                <w:szCs w:val="16"/>
              </w:rPr>
            </w:pPr>
            <w:r w:rsidRPr="00E34345">
              <w:rPr>
                <w:sz w:val="16"/>
                <w:szCs w:val="16"/>
              </w:rPr>
              <w:fldChar w:fldCharType="begin" w:fldLock="1"/>
            </w:r>
            <w:r w:rsidRPr="00E34345">
              <w:rPr>
                <w:sz w:val="16"/>
                <w:szCs w:val="16"/>
              </w:rPr>
              <w:instrText>ADDIN CSL_CITATION {"citationItems":[{"id":"ITEM-1","itemData":{"DOI":"10.1016/j.coal.2014.05.011","ISSN":"01665162","abstract":"Coal mining activities represent significant environmental concerns due to their potential influence on soils of the surrounding areas. This study was carried out to characterize the soil of Oltu Coal Mine, Erzurum with regard to potential pollutants associated with coal mining. Four different sites were selected for this study. Leaching potential of hazardous elements in coal samples was investigated. Samples were taken from each site to determine the hazardous elements in mine soils and the results were evaluated. Concentrations of hazardous elements in coal samples were found to be below world coal average range except Cr and Ni. Although Cr, Ni and Hg concentrations in soil samples were above the limit values, only Cr contamination of the soil was related to coal mine as observed in the results of the leachate derived from coal samples. © 2014 Elsevier B.V.","author":[{"dropping-particle":"","family":"Tozsin","given":"Gulsen","non-dropping-particle":"","parse-names":false,"suffix":""}],"container-title":"International Journal of Coal Geology","id":"ITEM-1","issued":{"date-parts":[["2014"]]},"page":"1-6","title":"Hazardous elements in soil and coal from the Oltu coal mine district, Turkey","type":"article-journal","volume":"131"},"uris":["http://www.mendeley.com/documents/?uuid=f6b252e9-1b17-4a8f-83ba-42244c216203"]}],"mendeley":{"formattedCitation":"[23]","plainTextFormattedCitation":"[23]","previouslyFormattedCitation":"[23]"},"properties":{"noteIndex":0},"schema":"https://github.com/citation-style-language/schema/raw/master/csl-citation.json"}</w:instrText>
            </w:r>
            <w:r w:rsidRPr="00E34345">
              <w:rPr>
                <w:sz w:val="16"/>
                <w:szCs w:val="16"/>
              </w:rPr>
              <w:fldChar w:fldCharType="separate"/>
            </w:r>
            <w:r w:rsidRPr="00E34345">
              <w:rPr>
                <w:noProof/>
                <w:sz w:val="16"/>
                <w:szCs w:val="16"/>
              </w:rPr>
              <w:t>[23]</w:t>
            </w:r>
            <w:r w:rsidRPr="00E34345">
              <w:rPr>
                <w:sz w:val="16"/>
                <w:szCs w:val="16"/>
              </w:rPr>
              <w:fldChar w:fldCharType="end"/>
            </w:r>
          </w:p>
        </w:tc>
      </w:tr>
      <w:tr w:rsidR="00971263" w:rsidRPr="00971263" w14:paraId="6AAC69EA" w14:textId="77777777" w:rsidTr="00390CD2">
        <w:trPr>
          <w:jc w:val="center"/>
        </w:trPr>
        <w:tc>
          <w:tcPr>
            <w:tcW w:w="1847" w:type="dxa"/>
          </w:tcPr>
          <w:p w14:paraId="564A5129" w14:textId="77777777" w:rsidR="004569C3" w:rsidRPr="00E34345" w:rsidRDefault="004569C3" w:rsidP="004569C3">
            <w:pPr>
              <w:rPr>
                <w:sz w:val="16"/>
                <w:szCs w:val="16"/>
              </w:rPr>
            </w:pPr>
            <w:r w:rsidRPr="00E34345">
              <w:rPr>
                <w:rFonts w:cs="AdvOT5fcf1b24"/>
                <w:sz w:val="16"/>
                <w:szCs w:val="16"/>
              </w:rPr>
              <w:t>Ptolemais, Greece</w:t>
            </w:r>
          </w:p>
        </w:tc>
        <w:tc>
          <w:tcPr>
            <w:tcW w:w="1676" w:type="dxa"/>
          </w:tcPr>
          <w:p w14:paraId="7C188308" w14:textId="77777777" w:rsidR="004569C3" w:rsidRPr="00E34345" w:rsidRDefault="004569C3" w:rsidP="004569C3">
            <w:pPr>
              <w:rPr>
                <w:sz w:val="16"/>
                <w:szCs w:val="16"/>
              </w:rPr>
            </w:pPr>
            <w:r w:rsidRPr="00E34345">
              <w:rPr>
                <w:rFonts w:cs="AdvOT5fcf1b24"/>
                <w:sz w:val="16"/>
                <w:szCs w:val="16"/>
              </w:rPr>
              <w:t>Reclaimed soil</w:t>
            </w:r>
          </w:p>
        </w:tc>
        <w:tc>
          <w:tcPr>
            <w:tcW w:w="460" w:type="dxa"/>
          </w:tcPr>
          <w:p w14:paraId="5367D4BF" w14:textId="77777777" w:rsidR="004569C3" w:rsidRPr="00E34345" w:rsidRDefault="004569C3" w:rsidP="004569C3">
            <w:pPr>
              <w:jc w:val="center"/>
              <w:rPr>
                <w:sz w:val="16"/>
                <w:szCs w:val="16"/>
              </w:rPr>
            </w:pPr>
            <w:r w:rsidRPr="00E34345">
              <w:rPr>
                <w:sz w:val="16"/>
                <w:szCs w:val="16"/>
              </w:rPr>
              <w:t>101</w:t>
            </w:r>
          </w:p>
        </w:tc>
        <w:tc>
          <w:tcPr>
            <w:tcW w:w="500" w:type="dxa"/>
          </w:tcPr>
          <w:p w14:paraId="5159938E" w14:textId="77777777" w:rsidR="004569C3" w:rsidRPr="00E34345" w:rsidRDefault="004569C3" w:rsidP="004569C3">
            <w:pPr>
              <w:jc w:val="center"/>
              <w:rPr>
                <w:sz w:val="16"/>
                <w:szCs w:val="16"/>
              </w:rPr>
            </w:pPr>
            <w:r w:rsidRPr="00E34345">
              <w:rPr>
                <w:sz w:val="16"/>
                <w:szCs w:val="16"/>
              </w:rPr>
              <w:t>12.3</w:t>
            </w:r>
          </w:p>
        </w:tc>
        <w:tc>
          <w:tcPr>
            <w:tcW w:w="541" w:type="dxa"/>
          </w:tcPr>
          <w:p w14:paraId="747E8533" w14:textId="77777777" w:rsidR="004569C3" w:rsidRPr="00E34345" w:rsidRDefault="004569C3" w:rsidP="004569C3">
            <w:pPr>
              <w:jc w:val="center"/>
              <w:rPr>
                <w:sz w:val="16"/>
                <w:szCs w:val="16"/>
              </w:rPr>
            </w:pPr>
            <w:r w:rsidRPr="00E34345">
              <w:rPr>
                <w:sz w:val="16"/>
                <w:szCs w:val="16"/>
              </w:rPr>
              <w:t>-</w:t>
            </w:r>
          </w:p>
        </w:tc>
        <w:tc>
          <w:tcPr>
            <w:tcW w:w="581" w:type="dxa"/>
          </w:tcPr>
          <w:p w14:paraId="34C8F4D5" w14:textId="77777777" w:rsidR="004569C3" w:rsidRPr="00E34345" w:rsidRDefault="004569C3" w:rsidP="004569C3">
            <w:pPr>
              <w:jc w:val="center"/>
              <w:rPr>
                <w:sz w:val="16"/>
                <w:szCs w:val="16"/>
              </w:rPr>
            </w:pPr>
            <w:r w:rsidRPr="00E34345">
              <w:rPr>
                <w:sz w:val="16"/>
                <w:szCs w:val="16"/>
              </w:rPr>
              <w:t>-</w:t>
            </w:r>
          </w:p>
        </w:tc>
        <w:tc>
          <w:tcPr>
            <w:tcW w:w="581" w:type="dxa"/>
          </w:tcPr>
          <w:p w14:paraId="1C655A3C" w14:textId="77777777" w:rsidR="004569C3" w:rsidRPr="00E34345" w:rsidRDefault="004569C3" w:rsidP="004569C3">
            <w:pPr>
              <w:jc w:val="center"/>
              <w:rPr>
                <w:sz w:val="16"/>
                <w:szCs w:val="16"/>
              </w:rPr>
            </w:pPr>
            <w:r w:rsidRPr="00E34345">
              <w:rPr>
                <w:sz w:val="16"/>
                <w:szCs w:val="16"/>
              </w:rPr>
              <w:t>-</w:t>
            </w:r>
          </w:p>
        </w:tc>
        <w:tc>
          <w:tcPr>
            <w:tcW w:w="581" w:type="dxa"/>
          </w:tcPr>
          <w:p w14:paraId="774374E1" w14:textId="77777777" w:rsidR="004569C3" w:rsidRPr="00E34345" w:rsidRDefault="004569C3" w:rsidP="004569C3">
            <w:pPr>
              <w:jc w:val="center"/>
              <w:rPr>
                <w:sz w:val="16"/>
                <w:szCs w:val="16"/>
              </w:rPr>
            </w:pPr>
            <w:r w:rsidRPr="00E34345">
              <w:rPr>
                <w:sz w:val="16"/>
                <w:szCs w:val="16"/>
              </w:rPr>
              <w:t>17.5</w:t>
            </w:r>
          </w:p>
        </w:tc>
        <w:tc>
          <w:tcPr>
            <w:tcW w:w="500" w:type="dxa"/>
          </w:tcPr>
          <w:p w14:paraId="71E7C7B5" w14:textId="77777777" w:rsidR="004569C3" w:rsidRPr="00E34345" w:rsidRDefault="004569C3" w:rsidP="004569C3">
            <w:pPr>
              <w:jc w:val="center"/>
              <w:rPr>
                <w:sz w:val="16"/>
                <w:szCs w:val="16"/>
              </w:rPr>
            </w:pPr>
            <w:r w:rsidRPr="00E34345">
              <w:rPr>
                <w:sz w:val="16"/>
                <w:szCs w:val="16"/>
              </w:rPr>
              <w:t>10.1</w:t>
            </w:r>
          </w:p>
        </w:tc>
        <w:tc>
          <w:tcPr>
            <w:tcW w:w="581" w:type="dxa"/>
          </w:tcPr>
          <w:p w14:paraId="63E56137" w14:textId="77777777" w:rsidR="004569C3" w:rsidRPr="00E34345" w:rsidRDefault="004569C3" w:rsidP="004569C3">
            <w:pPr>
              <w:jc w:val="center"/>
              <w:rPr>
                <w:sz w:val="16"/>
                <w:szCs w:val="16"/>
              </w:rPr>
            </w:pPr>
            <w:r w:rsidRPr="00E34345">
              <w:rPr>
                <w:sz w:val="16"/>
                <w:szCs w:val="16"/>
              </w:rPr>
              <w:t>-</w:t>
            </w:r>
          </w:p>
        </w:tc>
        <w:tc>
          <w:tcPr>
            <w:tcW w:w="581" w:type="dxa"/>
          </w:tcPr>
          <w:p w14:paraId="71CF5B8F" w14:textId="77777777" w:rsidR="004569C3" w:rsidRPr="00E34345" w:rsidRDefault="004569C3" w:rsidP="004569C3">
            <w:pPr>
              <w:jc w:val="center"/>
              <w:rPr>
                <w:sz w:val="16"/>
                <w:szCs w:val="16"/>
              </w:rPr>
            </w:pPr>
            <w:r w:rsidRPr="00E34345">
              <w:rPr>
                <w:sz w:val="16"/>
                <w:szCs w:val="16"/>
              </w:rPr>
              <w:t>-</w:t>
            </w:r>
          </w:p>
        </w:tc>
        <w:tc>
          <w:tcPr>
            <w:tcW w:w="477" w:type="dxa"/>
          </w:tcPr>
          <w:p w14:paraId="3AF88252" w14:textId="77777777" w:rsidR="004569C3" w:rsidRPr="00E34345" w:rsidRDefault="001604C5" w:rsidP="004569C3">
            <w:pPr>
              <w:jc w:val="center"/>
              <w:rPr>
                <w:sz w:val="16"/>
                <w:szCs w:val="16"/>
              </w:rPr>
            </w:pPr>
            <w:r w:rsidRPr="00E34345">
              <w:rPr>
                <w:sz w:val="16"/>
                <w:szCs w:val="16"/>
              </w:rPr>
              <w:fldChar w:fldCharType="begin" w:fldLock="1"/>
            </w:r>
            <w:r w:rsidRPr="00E34345">
              <w:rPr>
                <w:sz w:val="16"/>
                <w:szCs w:val="16"/>
              </w:rPr>
              <w:instrText>ADDIN CSL_CITATION {"citationItems":[{"id":"ITEM-1","itemData":{"DOI":"10.1016/j.coal.2005.04.008","ISSN":"01665162","abstract":"A comparative study related to the concentrations of trace elements especially those of environmental concern, occurring in regular and reclaimed soils on abandoned coal mines as well as on their respective wheat crops has been undertaken in the vicinity of Ptolemais-Amynteon, Greece. The aim was to assess the impact of land reclamation on the crops. The results of elemental analysis show that the concentration of As is 1.5 to 1.7 times higher in the regular soils than in the reclaimed ones, similarly Co is 2.4 to 2.6 times higher, Cr is 1.7 to 2.8 times higher, Ni is 1.9 to3.1 times higher, Pb is 0.8 to 4.6 times higher, and Hg is equal to or 1.7 times higher. Cu, Cd and Se have the same concentration in both kind of soils and Mo and U are 1.7 to 2.0 times lower in the regular soils as compared to the reclaimed soils. Nevertheless, all concentrations are within the reported range for regular soils. Moreover, the concentrations of the studied elements in wheat grains harvested from both types of soils are approximately the same. The reason for the uniform uptake of elements by the plants is the very low solubility of the elements in the soil solutions. This is attributed to the high soil pH and the nature of the occurrence or bonding of the elements in soil minerals. © 2005 Elsevier B.V. All rights reserved.","author":[{"dropping-particle":"","family":"Pentari","given":"D.","non-dropping-particle":"","parse-names":false,"suffix":""},{"dropping-particle":"","family":"Typou","given":"J.","non-dropping-particle":"","parse-names":false,"suffix":""},{"dropping-particle":"","family":"Goodarzi","given":"F.","non-dropping-particle":"","parse-names":false,"suffix":""},{"dropping-particle":"","family":"Foscolos","given":"A. E.","non-dropping-particle":"","parse-names":false,"suffix":""}],"container-title":"International Journal of Coal Geology","id":"ITEM-1","issue":"1-2","issued":{"date-parts":[["2006"]]},"page":"51-58","title":"Comparison of elements of environmental concern in regular and reclaimed soils, near abandoned coal mines Ptolemais-Amynteon, northern Greece: Impact on wheat crops","type":"article-journal","volume":"65"},"uris":["http://www.mendeley.com/documents/?uuid=c97ebe5e-999a-4c28-a3ff-c331494bcd8f"]}],"mendeley":{"formattedCitation":"[24]","plainTextFormattedCitation":"[24]","previouslyFormattedCitation":"[24]"},"properties":{"noteIndex":0},"schema":"https://github.com/citation-style-language/schema/raw/master/csl-citation.json"}</w:instrText>
            </w:r>
            <w:r w:rsidRPr="00E34345">
              <w:rPr>
                <w:sz w:val="16"/>
                <w:szCs w:val="16"/>
              </w:rPr>
              <w:fldChar w:fldCharType="separate"/>
            </w:r>
            <w:r w:rsidRPr="00E34345">
              <w:rPr>
                <w:noProof/>
                <w:sz w:val="16"/>
                <w:szCs w:val="16"/>
              </w:rPr>
              <w:t>[24]</w:t>
            </w:r>
            <w:r w:rsidRPr="00E34345">
              <w:rPr>
                <w:sz w:val="16"/>
                <w:szCs w:val="16"/>
              </w:rPr>
              <w:fldChar w:fldCharType="end"/>
            </w:r>
          </w:p>
        </w:tc>
      </w:tr>
      <w:tr w:rsidR="00971263" w:rsidRPr="00971263" w14:paraId="3A6BC457" w14:textId="77777777" w:rsidTr="00390CD2">
        <w:trPr>
          <w:jc w:val="center"/>
        </w:trPr>
        <w:tc>
          <w:tcPr>
            <w:tcW w:w="1847" w:type="dxa"/>
          </w:tcPr>
          <w:p w14:paraId="736825F3" w14:textId="77777777" w:rsidR="004569C3" w:rsidRPr="00E34345" w:rsidRDefault="004569C3" w:rsidP="004569C3">
            <w:pPr>
              <w:rPr>
                <w:sz w:val="16"/>
                <w:szCs w:val="16"/>
              </w:rPr>
            </w:pPr>
            <w:r w:rsidRPr="00E34345">
              <w:rPr>
                <w:rFonts w:cs="AdvOT5fcf1b24"/>
                <w:sz w:val="16"/>
                <w:szCs w:val="16"/>
              </w:rPr>
              <w:t>Douro, Portugal</w:t>
            </w:r>
          </w:p>
        </w:tc>
        <w:tc>
          <w:tcPr>
            <w:tcW w:w="1676" w:type="dxa"/>
          </w:tcPr>
          <w:p w14:paraId="7D84C359" w14:textId="77777777" w:rsidR="004569C3" w:rsidRPr="00E34345" w:rsidRDefault="004569C3" w:rsidP="004569C3">
            <w:pPr>
              <w:rPr>
                <w:sz w:val="16"/>
                <w:szCs w:val="16"/>
              </w:rPr>
            </w:pPr>
            <w:r w:rsidRPr="00E34345">
              <w:rPr>
                <w:rFonts w:cs="AdvOT5fcf1b24"/>
                <w:sz w:val="16"/>
                <w:szCs w:val="16"/>
              </w:rPr>
              <w:t>Waste-impacted soil</w:t>
            </w:r>
          </w:p>
        </w:tc>
        <w:tc>
          <w:tcPr>
            <w:tcW w:w="460" w:type="dxa"/>
          </w:tcPr>
          <w:p w14:paraId="69473912" w14:textId="77777777" w:rsidR="004569C3" w:rsidRPr="00E34345" w:rsidRDefault="004569C3" w:rsidP="004569C3">
            <w:pPr>
              <w:jc w:val="center"/>
              <w:rPr>
                <w:sz w:val="16"/>
                <w:szCs w:val="16"/>
              </w:rPr>
            </w:pPr>
            <w:r w:rsidRPr="00E34345">
              <w:rPr>
                <w:sz w:val="16"/>
                <w:szCs w:val="16"/>
              </w:rPr>
              <w:t>3</w:t>
            </w:r>
          </w:p>
        </w:tc>
        <w:tc>
          <w:tcPr>
            <w:tcW w:w="500" w:type="dxa"/>
          </w:tcPr>
          <w:p w14:paraId="6C655E99" w14:textId="77777777" w:rsidR="004569C3" w:rsidRPr="00E34345" w:rsidRDefault="004569C3" w:rsidP="004569C3">
            <w:pPr>
              <w:jc w:val="center"/>
              <w:rPr>
                <w:sz w:val="16"/>
                <w:szCs w:val="16"/>
              </w:rPr>
            </w:pPr>
            <w:r w:rsidRPr="00E34345">
              <w:rPr>
                <w:sz w:val="16"/>
                <w:szCs w:val="16"/>
              </w:rPr>
              <w:t>38.3</w:t>
            </w:r>
          </w:p>
        </w:tc>
        <w:tc>
          <w:tcPr>
            <w:tcW w:w="541" w:type="dxa"/>
          </w:tcPr>
          <w:p w14:paraId="07EB057A" w14:textId="77777777" w:rsidR="004569C3" w:rsidRPr="00E34345" w:rsidRDefault="004569C3" w:rsidP="004569C3">
            <w:pPr>
              <w:jc w:val="center"/>
              <w:rPr>
                <w:sz w:val="16"/>
                <w:szCs w:val="16"/>
              </w:rPr>
            </w:pPr>
            <w:r w:rsidRPr="00E34345">
              <w:rPr>
                <w:sz w:val="16"/>
                <w:szCs w:val="16"/>
              </w:rPr>
              <w:t>139</w:t>
            </w:r>
          </w:p>
        </w:tc>
        <w:tc>
          <w:tcPr>
            <w:tcW w:w="581" w:type="dxa"/>
          </w:tcPr>
          <w:p w14:paraId="5E3DD064" w14:textId="77777777" w:rsidR="004569C3" w:rsidRPr="00E34345" w:rsidRDefault="004569C3" w:rsidP="004569C3">
            <w:pPr>
              <w:jc w:val="center"/>
              <w:rPr>
                <w:sz w:val="16"/>
                <w:szCs w:val="16"/>
              </w:rPr>
            </w:pPr>
            <w:r w:rsidRPr="00E34345">
              <w:rPr>
                <w:sz w:val="16"/>
                <w:szCs w:val="16"/>
              </w:rPr>
              <w:t>57</w:t>
            </w:r>
          </w:p>
        </w:tc>
        <w:tc>
          <w:tcPr>
            <w:tcW w:w="581" w:type="dxa"/>
          </w:tcPr>
          <w:p w14:paraId="04707994" w14:textId="77777777" w:rsidR="004569C3" w:rsidRPr="00E34345" w:rsidRDefault="004569C3" w:rsidP="004569C3">
            <w:pPr>
              <w:jc w:val="center"/>
              <w:rPr>
                <w:sz w:val="16"/>
                <w:szCs w:val="16"/>
              </w:rPr>
            </w:pPr>
            <w:r w:rsidRPr="00E34345">
              <w:rPr>
                <w:sz w:val="16"/>
                <w:szCs w:val="16"/>
              </w:rPr>
              <w:t>36.5</w:t>
            </w:r>
          </w:p>
        </w:tc>
        <w:tc>
          <w:tcPr>
            <w:tcW w:w="581" w:type="dxa"/>
          </w:tcPr>
          <w:p w14:paraId="69F4CFCC" w14:textId="77777777" w:rsidR="004569C3" w:rsidRPr="00E34345" w:rsidRDefault="004569C3" w:rsidP="004569C3">
            <w:pPr>
              <w:jc w:val="center"/>
              <w:rPr>
                <w:sz w:val="16"/>
                <w:szCs w:val="16"/>
              </w:rPr>
            </w:pPr>
            <w:r w:rsidRPr="00E34345">
              <w:rPr>
                <w:sz w:val="16"/>
                <w:szCs w:val="16"/>
              </w:rPr>
              <w:t>92.3</w:t>
            </w:r>
          </w:p>
        </w:tc>
        <w:tc>
          <w:tcPr>
            <w:tcW w:w="500" w:type="dxa"/>
          </w:tcPr>
          <w:p w14:paraId="6FD4A551" w14:textId="77777777" w:rsidR="004569C3" w:rsidRPr="00E34345" w:rsidRDefault="004569C3" w:rsidP="004569C3">
            <w:pPr>
              <w:jc w:val="center"/>
              <w:rPr>
                <w:sz w:val="16"/>
                <w:szCs w:val="16"/>
              </w:rPr>
            </w:pPr>
            <w:r w:rsidRPr="00E34345">
              <w:rPr>
                <w:sz w:val="16"/>
                <w:szCs w:val="16"/>
              </w:rPr>
              <w:t>21.4</w:t>
            </w:r>
          </w:p>
        </w:tc>
        <w:tc>
          <w:tcPr>
            <w:tcW w:w="581" w:type="dxa"/>
          </w:tcPr>
          <w:p w14:paraId="4BD6F6F5" w14:textId="77777777" w:rsidR="004569C3" w:rsidRPr="00E34345" w:rsidRDefault="004569C3" w:rsidP="004569C3">
            <w:pPr>
              <w:jc w:val="center"/>
              <w:rPr>
                <w:sz w:val="16"/>
                <w:szCs w:val="16"/>
              </w:rPr>
            </w:pPr>
            <w:r w:rsidRPr="00E34345">
              <w:rPr>
                <w:sz w:val="16"/>
                <w:szCs w:val="16"/>
              </w:rPr>
              <w:t>30.8</w:t>
            </w:r>
          </w:p>
        </w:tc>
        <w:tc>
          <w:tcPr>
            <w:tcW w:w="581" w:type="dxa"/>
          </w:tcPr>
          <w:p w14:paraId="10CCE974" w14:textId="77777777" w:rsidR="004569C3" w:rsidRPr="00E34345" w:rsidRDefault="004569C3" w:rsidP="004569C3">
            <w:pPr>
              <w:jc w:val="center"/>
              <w:rPr>
                <w:sz w:val="16"/>
                <w:szCs w:val="16"/>
              </w:rPr>
            </w:pPr>
            <w:r w:rsidRPr="00E34345">
              <w:rPr>
                <w:sz w:val="16"/>
                <w:szCs w:val="16"/>
              </w:rPr>
              <w:t>0.2</w:t>
            </w:r>
          </w:p>
        </w:tc>
        <w:tc>
          <w:tcPr>
            <w:tcW w:w="477" w:type="dxa"/>
          </w:tcPr>
          <w:p w14:paraId="2024AF74" w14:textId="77777777" w:rsidR="004569C3" w:rsidRPr="00E34345" w:rsidRDefault="001604C5" w:rsidP="004569C3">
            <w:pPr>
              <w:jc w:val="center"/>
              <w:rPr>
                <w:sz w:val="16"/>
                <w:szCs w:val="16"/>
              </w:rPr>
            </w:pPr>
            <w:r w:rsidRPr="00E34345">
              <w:rPr>
                <w:sz w:val="16"/>
                <w:szCs w:val="16"/>
              </w:rPr>
              <w:fldChar w:fldCharType="begin" w:fldLock="1"/>
            </w:r>
            <w:r w:rsidRPr="00E34345">
              <w:rPr>
                <w:sz w:val="16"/>
                <w:szCs w:val="16"/>
              </w:rPr>
              <w:instrText>ADDIN CSL_CITATION {"citationItems":[{"id":"ITEM-1","itemData":{"DOI":"10.1016/j.coal.2010.06.006","ISSN":"01665162","abstract":"Serrinha is the largest coal waste pile resulting from mining activities in the Douro Coalfield, Portugal. The exploitation of anthracite in tens of small mines caused some environmental impacts, as is the case of the coal waste piles that exist in old mines and adjacent areas. The Serrinha waste pile is essentially made up of 2. million tonnes of shales and carbonaceous shales, deposited in a topographical depression over about 30. years. Despite the environmental restoration accomplished in the Serrinha waste pile, some environmental problems seem to persist. In this study a petrographic, mineralogical and geochemical characterization was done in order to recognize and understand these problems. The materials studied were coal waste, sediments and waters from the drainage system and decanting basins, soils from the surrounding areas, leachates from waste material and neoformed minerals formed at the bottom of the waste pile. The main lithologies (carbonaceous shale and lithic arenite) and coal from the Douro Coalfield were also analyzed. Petrographic analysis shows some evidence of weathering (on organic and inorganic matter) related to the time of exposure to the weathering agents and the easy access of air within the waste pile (due to both the poor compaction and the heterogeneity of the material). Mineralogically, the composition of coal waste material has contributions from both the coal and the associated lithologies. R-type cluster analysis of the waste pile material allows two distinct clusters to be identified. In the first cluster a sulfide fraction is represented by the association of As, Cd, Cu, Pb, Ni and Zn, while Fe clustered with Al, Co, and Ti indicates that some of the Fe and the other elements are likely associated with silicate minerals such as clays. The second cluster, represented by Cr, V, Zr, Rb, REE, Mn, Li and Ba, probably represent a silicate fraction, perhaps detrital accessory minerals. The waste pile material, leachates, soils, sediments, neoformed minerals and water analyses indicate the existence of potential environmental impacts due to the acid mine drainage and associated leaching of heavy metals and other elements. © 2010 Elsevier B.V.","author":[{"dropping-particle":"","family":"Ribeiro","given":"J.","non-dropping-particle":"","parse-names":false,"suffix":""},{"dropping-particle":"","family":"Ferreira da Silva","given":"E.","non-dropping-particle":"","parse-names":false,"suffix":""},{"dropping-particle":"","family":"Li","given":"Z.","non-dropping-particle":"","parse-names":false,"suffix":""},{"dropping-particle":"","family":"Ward","given":"C.","non-dropping-particle":"","parse-names":false,"suffix":""},{"dropping-particle":"","family":"Flores","given":"D.","non-dropping-particle":"","parse-names":false,"suffix":""}],"container-title":"International Journal of Coal Geology","id":"ITEM-1","issue":"4","issued":{"date-parts":[["2010"]]},"page":"456-466","title":"Petrographic, mineralogical and geochemical characterization of the Serrinha coal waste pile (Douro Coalfield, Portugal) and the potential environmental impacts on soil, sediments and surface waters","type":"article-journal","volume":"83"},"uris":["http://www.mendeley.com/documents/?uuid=fc7a782c-d9c2-4998-bc45-7f1a49a5d16c"]}],"mendeley":{"formattedCitation":"[25]","plainTextFormattedCitation":"[25]","previouslyFormattedCitation":"[25]"},"properties":{"noteIndex":0},"schema":"https://github.com/citation-style-language/schema/raw/master/csl-citation.json"}</w:instrText>
            </w:r>
            <w:r w:rsidRPr="00E34345">
              <w:rPr>
                <w:sz w:val="16"/>
                <w:szCs w:val="16"/>
              </w:rPr>
              <w:fldChar w:fldCharType="separate"/>
            </w:r>
            <w:r w:rsidRPr="00E34345">
              <w:rPr>
                <w:noProof/>
                <w:sz w:val="16"/>
                <w:szCs w:val="16"/>
              </w:rPr>
              <w:t>[25]</w:t>
            </w:r>
            <w:r w:rsidRPr="00E34345">
              <w:rPr>
                <w:sz w:val="16"/>
                <w:szCs w:val="16"/>
              </w:rPr>
              <w:fldChar w:fldCharType="end"/>
            </w:r>
          </w:p>
        </w:tc>
      </w:tr>
      <w:tr w:rsidR="00971263" w:rsidRPr="00971263" w14:paraId="001057CF" w14:textId="77777777" w:rsidTr="00390CD2">
        <w:trPr>
          <w:jc w:val="center"/>
        </w:trPr>
        <w:tc>
          <w:tcPr>
            <w:tcW w:w="1847" w:type="dxa"/>
          </w:tcPr>
          <w:p w14:paraId="53581738" w14:textId="77777777" w:rsidR="004569C3" w:rsidRPr="00E34345" w:rsidRDefault="004569C3" w:rsidP="004569C3">
            <w:pPr>
              <w:rPr>
                <w:sz w:val="16"/>
                <w:szCs w:val="16"/>
              </w:rPr>
            </w:pPr>
            <w:r w:rsidRPr="00E34345">
              <w:rPr>
                <w:rFonts w:cs="AdvOT5fcf1b24"/>
                <w:sz w:val="16"/>
                <w:szCs w:val="16"/>
              </w:rPr>
              <w:t>Smolnica, Poland</w:t>
            </w:r>
          </w:p>
        </w:tc>
        <w:tc>
          <w:tcPr>
            <w:tcW w:w="1676" w:type="dxa"/>
          </w:tcPr>
          <w:p w14:paraId="757FA279" w14:textId="77777777" w:rsidR="004569C3" w:rsidRPr="00E34345" w:rsidRDefault="004569C3" w:rsidP="004569C3">
            <w:pPr>
              <w:rPr>
                <w:sz w:val="16"/>
                <w:szCs w:val="16"/>
              </w:rPr>
            </w:pPr>
            <w:r w:rsidRPr="00E34345">
              <w:rPr>
                <w:rFonts w:cs="AdvOT5fcf1b24"/>
                <w:sz w:val="16"/>
                <w:szCs w:val="16"/>
              </w:rPr>
              <w:t>Reclaimed soil</w:t>
            </w:r>
          </w:p>
        </w:tc>
        <w:tc>
          <w:tcPr>
            <w:tcW w:w="460" w:type="dxa"/>
          </w:tcPr>
          <w:p w14:paraId="3C88E1B6" w14:textId="77777777" w:rsidR="004569C3" w:rsidRPr="00E34345" w:rsidRDefault="004569C3" w:rsidP="004569C3">
            <w:pPr>
              <w:jc w:val="center"/>
              <w:rPr>
                <w:sz w:val="16"/>
                <w:szCs w:val="16"/>
              </w:rPr>
            </w:pPr>
            <w:r w:rsidRPr="00E34345">
              <w:rPr>
                <w:sz w:val="16"/>
                <w:szCs w:val="16"/>
              </w:rPr>
              <w:t>-</w:t>
            </w:r>
          </w:p>
        </w:tc>
        <w:tc>
          <w:tcPr>
            <w:tcW w:w="500" w:type="dxa"/>
          </w:tcPr>
          <w:p w14:paraId="6A47D05E" w14:textId="77777777" w:rsidR="004569C3" w:rsidRPr="00E34345" w:rsidRDefault="004569C3" w:rsidP="004569C3">
            <w:pPr>
              <w:jc w:val="center"/>
              <w:rPr>
                <w:sz w:val="16"/>
                <w:szCs w:val="16"/>
              </w:rPr>
            </w:pPr>
            <w:r w:rsidRPr="00E34345">
              <w:rPr>
                <w:sz w:val="16"/>
                <w:szCs w:val="16"/>
              </w:rPr>
              <w:t>-</w:t>
            </w:r>
          </w:p>
        </w:tc>
        <w:tc>
          <w:tcPr>
            <w:tcW w:w="541" w:type="dxa"/>
          </w:tcPr>
          <w:p w14:paraId="60118A67" w14:textId="77777777" w:rsidR="004569C3" w:rsidRPr="00E34345" w:rsidRDefault="004569C3" w:rsidP="004569C3">
            <w:pPr>
              <w:jc w:val="center"/>
              <w:rPr>
                <w:sz w:val="16"/>
                <w:szCs w:val="16"/>
              </w:rPr>
            </w:pPr>
            <w:r w:rsidRPr="00E34345">
              <w:rPr>
                <w:sz w:val="16"/>
                <w:szCs w:val="16"/>
              </w:rPr>
              <w:t>-</w:t>
            </w:r>
          </w:p>
        </w:tc>
        <w:tc>
          <w:tcPr>
            <w:tcW w:w="581" w:type="dxa"/>
          </w:tcPr>
          <w:p w14:paraId="1BF76C9C" w14:textId="77777777" w:rsidR="004569C3" w:rsidRPr="00E34345" w:rsidRDefault="004569C3" w:rsidP="004569C3">
            <w:pPr>
              <w:jc w:val="center"/>
              <w:rPr>
                <w:sz w:val="16"/>
                <w:szCs w:val="16"/>
              </w:rPr>
            </w:pPr>
            <w:r w:rsidRPr="00E34345">
              <w:rPr>
                <w:sz w:val="16"/>
                <w:szCs w:val="16"/>
              </w:rPr>
              <w:t>142</w:t>
            </w:r>
          </w:p>
        </w:tc>
        <w:tc>
          <w:tcPr>
            <w:tcW w:w="581" w:type="dxa"/>
          </w:tcPr>
          <w:p w14:paraId="7E0E5251" w14:textId="77777777" w:rsidR="004569C3" w:rsidRPr="00E34345" w:rsidRDefault="004569C3" w:rsidP="004569C3">
            <w:pPr>
              <w:jc w:val="center"/>
              <w:rPr>
                <w:sz w:val="16"/>
                <w:szCs w:val="16"/>
              </w:rPr>
            </w:pPr>
            <w:r w:rsidRPr="00E34345">
              <w:rPr>
                <w:sz w:val="16"/>
                <w:szCs w:val="16"/>
              </w:rPr>
              <w:t>18</w:t>
            </w:r>
          </w:p>
        </w:tc>
        <w:tc>
          <w:tcPr>
            <w:tcW w:w="581" w:type="dxa"/>
          </w:tcPr>
          <w:p w14:paraId="0678EFBB" w14:textId="77777777" w:rsidR="004569C3" w:rsidRPr="00E34345" w:rsidRDefault="004569C3" w:rsidP="004569C3">
            <w:pPr>
              <w:jc w:val="center"/>
              <w:rPr>
                <w:sz w:val="16"/>
                <w:szCs w:val="16"/>
              </w:rPr>
            </w:pPr>
            <w:r w:rsidRPr="00E34345">
              <w:rPr>
                <w:sz w:val="16"/>
                <w:szCs w:val="16"/>
              </w:rPr>
              <w:t>-</w:t>
            </w:r>
          </w:p>
        </w:tc>
        <w:tc>
          <w:tcPr>
            <w:tcW w:w="500" w:type="dxa"/>
          </w:tcPr>
          <w:p w14:paraId="6891879D" w14:textId="77777777" w:rsidR="004569C3" w:rsidRPr="00E34345" w:rsidRDefault="004569C3" w:rsidP="004569C3">
            <w:pPr>
              <w:jc w:val="center"/>
              <w:rPr>
                <w:sz w:val="16"/>
                <w:szCs w:val="16"/>
              </w:rPr>
            </w:pPr>
            <w:r w:rsidRPr="00E34345">
              <w:rPr>
                <w:sz w:val="16"/>
                <w:szCs w:val="16"/>
              </w:rPr>
              <w:t>-</w:t>
            </w:r>
          </w:p>
        </w:tc>
        <w:tc>
          <w:tcPr>
            <w:tcW w:w="581" w:type="dxa"/>
          </w:tcPr>
          <w:p w14:paraId="320C7218" w14:textId="77777777" w:rsidR="004569C3" w:rsidRPr="00E34345" w:rsidRDefault="004569C3" w:rsidP="004569C3">
            <w:pPr>
              <w:jc w:val="center"/>
              <w:rPr>
                <w:sz w:val="16"/>
                <w:szCs w:val="16"/>
              </w:rPr>
            </w:pPr>
            <w:r w:rsidRPr="00E34345">
              <w:rPr>
                <w:sz w:val="16"/>
                <w:szCs w:val="16"/>
              </w:rPr>
              <w:t>39.9</w:t>
            </w:r>
          </w:p>
        </w:tc>
        <w:tc>
          <w:tcPr>
            <w:tcW w:w="581" w:type="dxa"/>
          </w:tcPr>
          <w:p w14:paraId="2281D751" w14:textId="77777777" w:rsidR="004569C3" w:rsidRPr="00E34345" w:rsidRDefault="004569C3" w:rsidP="004569C3">
            <w:pPr>
              <w:jc w:val="center"/>
              <w:rPr>
                <w:sz w:val="16"/>
                <w:szCs w:val="16"/>
              </w:rPr>
            </w:pPr>
            <w:r w:rsidRPr="00E34345">
              <w:rPr>
                <w:sz w:val="16"/>
                <w:szCs w:val="16"/>
              </w:rPr>
              <w:t>1.65</w:t>
            </w:r>
          </w:p>
        </w:tc>
        <w:tc>
          <w:tcPr>
            <w:tcW w:w="477" w:type="dxa"/>
          </w:tcPr>
          <w:p w14:paraId="6A2DF4AC" w14:textId="77777777" w:rsidR="004569C3" w:rsidRPr="00E34345" w:rsidRDefault="001604C5" w:rsidP="004569C3">
            <w:pPr>
              <w:jc w:val="center"/>
              <w:rPr>
                <w:sz w:val="16"/>
                <w:szCs w:val="16"/>
              </w:rPr>
            </w:pPr>
            <w:r w:rsidRPr="00E34345">
              <w:rPr>
                <w:sz w:val="16"/>
                <w:szCs w:val="16"/>
              </w:rPr>
              <w:fldChar w:fldCharType="begin" w:fldLock="1"/>
            </w:r>
            <w:r w:rsidRPr="00E34345">
              <w:rPr>
                <w:sz w:val="16"/>
                <w:szCs w:val="16"/>
              </w:rPr>
              <w:instrText>ADDIN CSL_CITATION {"citationItems":[{"id":"ITEM-1","itemData":{"DOI":"10.1016/j.scitotenv.2013.10.008","ISSN":"18791026","PMID":"24176697","abstract":"This work deals with bioaccumulation of Zn, Pb, Cu and Cd in foliage of Scots pine, grown on mine soils. Regression models were used to describe relationships between pine elements bioavailability and biological (dehydrogenase activity) and physico-chemical properties of mine soils developed at different parental rocks. Concentration of trace elements in post-mine ecosystems did not differ from data for Scots pine on natural sites. We conclude that, in this part of Europe in afforested areas affected by hard coal, sand, lignite and sulphur mining, there is no risk of trace element concentrations in mine soils. An exception was in the case of Cd in soils on sand quarry and hard coal spoil heap located in the Upper Silesia region, which was more due to industrial pressure and pollutant deposition than the original Cd concentration in parental rocks. © 2013 Elsevier B.V.","author":[{"dropping-particle":"","family":"Pietrzykowski","given":"Marcin","non-dropping-particle":"","parse-names":false,"suffix":""},{"dropping-particle":"","family":"Socha","given":"Jarosław","non-dropping-particle":"","parse-names":false,"suffix":""},{"dropping-particle":"","family":"Doorn","given":"Natalie S.","non-dropping-particle":"van","parse-names":false,"suffix":""}],"container-title":"Science of the Total Environment","id":"ITEM-1","issued":{"date-parts":[["2014"]]},"page":"501-510","title":"Linking heavy metal bioavailability (Cd, Cu, Zn and Pb) in Scots pine needles to soil properties in reclaimed mine areas","type":"article-journal","volume":"470-471"},"uris":["http://www.mendeley.com/documents/?uuid=67cb1cbf-9350-41fe-966b-ad5133223aca"]}],"mendeley":{"formattedCitation":"[26]","plainTextFormattedCitation":"[26]","previouslyFormattedCitation":"[26]"},"properties":{"noteIndex":0},"schema":"https://github.com/citation-style-language/schema/raw/master/csl-citation.json"}</w:instrText>
            </w:r>
            <w:r w:rsidRPr="00E34345">
              <w:rPr>
                <w:sz w:val="16"/>
                <w:szCs w:val="16"/>
              </w:rPr>
              <w:fldChar w:fldCharType="separate"/>
            </w:r>
            <w:r w:rsidRPr="00E34345">
              <w:rPr>
                <w:noProof/>
                <w:sz w:val="16"/>
                <w:szCs w:val="16"/>
              </w:rPr>
              <w:t>[26]</w:t>
            </w:r>
            <w:r w:rsidRPr="00E34345">
              <w:rPr>
                <w:sz w:val="16"/>
                <w:szCs w:val="16"/>
              </w:rPr>
              <w:fldChar w:fldCharType="end"/>
            </w:r>
          </w:p>
        </w:tc>
      </w:tr>
      <w:tr w:rsidR="00971263" w:rsidRPr="00971263" w14:paraId="59D78601" w14:textId="77777777" w:rsidTr="00390CD2">
        <w:trPr>
          <w:jc w:val="center"/>
        </w:trPr>
        <w:tc>
          <w:tcPr>
            <w:tcW w:w="1847" w:type="dxa"/>
          </w:tcPr>
          <w:p w14:paraId="0E055434" w14:textId="77777777" w:rsidR="004569C3" w:rsidRPr="00E34345" w:rsidRDefault="004569C3" w:rsidP="004569C3">
            <w:pPr>
              <w:rPr>
                <w:sz w:val="16"/>
                <w:szCs w:val="16"/>
              </w:rPr>
            </w:pPr>
            <w:r w:rsidRPr="00E34345">
              <w:rPr>
                <w:rFonts w:cs="AdvOT5fcf1b24"/>
                <w:sz w:val="16"/>
                <w:szCs w:val="16"/>
              </w:rPr>
              <w:t>Pokrok, Czech Republic</w:t>
            </w:r>
          </w:p>
        </w:tc>
        <w:tc>
          <w:tcPr>
            <w:tcW w:w="1676" w:type="dxa"/>
          </w:tcPr>
          <w:p w14:paraId="7D7C049D" w14:textId="77777777" w:rsidR="004569C3" w:rsidRPr="00E34345" w:rsidRDefault="004569C3" w:rsidP="004569C3">
            <w:pPr>
              <w:rPr>
                <w:sz w:val="16"/>
                <w:szCs w:val="16"/>
              </w:rPr>
            </w:pPr>
            <w:r w:rsidRPr="00E34345">
              <w:rPr>
                <w:rFonts w:cs="AdvOT5fcf1b24"/>
                <w:sz w:val="16"/>
                <w:szCs w:val="16"/>
              </w:rPr>
              <w:t>Reclaimed soil</w:t>
            </w:r>
          </w:p>
        </w:tc>
        <w:tc>
          <w:tcPr>
            <w:tcW w:w="460" w:type="dxa"/>
          </w:tcPr>
          <w:p w14:paraId="19C9EB99" w14:textId="77777777" w:rsidR="004569C3" w:rsidRPr="00E34345" w:rsidRDefault="004569C3" w:rsidP="004569C3">
            <w:pPr>
              <w:jc w:val="center"/>
              <w:rPr>
                <w:sz w:val="16"/>
                <w:szCs w:val="16"/>
              </w:rPr>
            </w:pPr>
            <w:r w:rsidRPr="00E34345">
              <w:rPr>
                <w:sz w:val="16"/>
                <w:szCs w:val="16"/>
              </w:rPr>
              <w:t>103</w:t>
            </w:r>
          </w:p>
        </w:tc>
        <w:tc>
          <w:tcPr>
            <w:tcW w:w="500" w:type="dxa"/>
          </w:tcPr>
          <w:p w14:paraId="726017E2" w14:textId="77777777" w:rsidR="004569C3" w:rsidRPr="00E34345" w:rsidRDefault="004569C3" w:rsidP="004569C3">
            <w:pPr>
              <w:jc w:val="center"/>
              <w:rPr>
                <w:sz w:val="16"/>
                <w:szCs w:val="16"/>
              </w:rPr>
            </w:pPr>
            <w:r w:rsidRPr="00E34345">
              <w:rPr>
                <w:sz w:val="16"/>
                <w:szCs w:val="16"/>
              </w:rPr>
              <w:t>4.48</w:t>
            </w:r>
          </w:p>
        </w:tc>
        <w:tc>
          <w:tcPr>
            <w:tcW w:w="541" w:type="dxa"/>
          </w:tcPr>
          <w:p w14:paraId="6B8127FE" w14:textId="77777777" w:rsidR="004569C3" w:rsidRPr="00E34345" w:rsidRDefault="004569C3" w:rsidP="004569C3">
            <w:pPr>
              <w:jc w:val="center"/>
              <w:rPr>
                <w:sz w:val="16"/>
                <w:szCs w:val="16"/>
              </w:rPr>
            </w:pPr>
            <w:r w:rsidRPr="00E34345">
              <w:rPr>
                <w:sz w:val="16"/>
                <w:szCs w:val="16"/>
              </w:rPr>
              <w:t>599</w:t>
            </w:r>
          </w:p>
        </w:tc>
        <w:tc>
          <w:tcPr>
            <w:tcW w:w="581" w:type="dxa"/>
          </w:tcPr>
          <w:p w14:paraId="54E834E2" w14:textId="77777777" w:rsidR="004569C3" w:rsidRPr="00E34345" w:rsidRDefault="004569C3" w:rsidP="004569C3">
            <w:pPr>
              <w:jc w:val="center"/>
              <w:rPr>
                <w:sz w:val="16"/>
                <w:szCs w:val="16"/>
              </w:rPr>
            </w:pPr>
            <w:r w:rsidRPr="00E34345">
              <w:rPr>
                <w:sz w:val="16"/>
                <w:szCs w:val="16"/>
              </w:rPr>
              <w:t>25.2</w:t>
            </w:r>
          </w:p>
        </w:tc>
        <w:tc>
          <w:tcPr>
            <w:tcW w:w="581" w:type="dxa"/>
          </w:tcPr>
          <w:p w14:paraId="6B419472" w14:textId="77777777" w:rsidR="004569C3" w:rsidRPr="00E34345" w:rsidRDefault="004569C3" w:rsidP="004569C3">
            <w:pPr>
              <w:jc w:val="center"/>
              <w:rPr>
                <w:sz w:val="16"/>
                <w:szCs w:val="16"/>
              </w:rPr>
            </w:pPr>
            <w:r w:rsidRPr="00E34345">
              <w:rPr>
                <w:sz w:val="16"/>
                <w:szCs w:val="16"/>
              </w:rPr>
              <w:t>13.7</w:t>
            </w:r>
          </w:p>
        </w:tc>
        <w:tc>
          <w:tcPr>
            <w:tcW w:w="581" w:type="dxa"/>
          </w:tcPr>
          <w:p w14:paraId="4DE8CB28" w14:textId="77777777" w:rsidR="004569C3" w:rsidRPr="00E34345" w:rsidRDefault="004569C3" w:rsidP="004569C3">
            <w:pPr>
              <w:jc w:val="center"/>
              <w:rPr>
                <w:sz w:val="16"/>
                <w:szCs w:val="16"/>
              </w:rPr>
            </w:pPr>
            <w:r w:rsidRPr="00E34345">
              <w:rPr>
                <w:sz w:val="16"/>
                <w:szCs w:val="16"/>
              </w:rPr>
              <w:t>-</w:t>
            </w:r>
          </w:p>
        </w:tc>
        <w:tc>
          <w:tcPr>
            <w:tcW w:w="500" w:type="dxa"/>
          </w:tcPr>
          <w:p w14:paraId="76C68D2D" w14:textId="77777777" w:rsidR="004569C3" w:rsidRPr="00E34345" w:rsidRDefault="004569C3" w:rsidP="004569C3">
            <w:pPr>
              <w:jc w:val="center"/>
              <w:rPr>
                <w:sz w:val="16"/>
                <w:szCs w:val="16"/>
              </w:rPr>
            </w:pPr>
            <w:r w:rsidRPr="00E34345">
              <w:rPr>
                <w:sz w:val="16"/>
                <w:szCs w:val="16"/>
              </w:rPr>
              <w:t>-</w:t>
            </w:r>
          </w:p>
        </w:tc>
        <w:tc>
          <w:tcPr>
            <w:tcW w:w="581" w:type="dxa"/>
          </w:tcPr>
          <w:p w14:paraId="3A22FAC6" w14:textId="77777777" w:rsidR="004569C3" w:rsidRPr="00E34345" w:rsidRDefault="004569C3" w:rsidP="004569C3">
            <w:pPr>
              <w:jc w:val="center"/>
              <w:rPr>
                <w:sz w:val="16"/>
                <w:szCs w:val="16"/>
              </w:rPr>
            </w:pPr>
            <w:r w:rsidRPr="00E34345">
              <w:rPr>
                <w:sz w:val="16"/>
                <w:szCs w:val="16"/>
              </w:rPr>
              <w:t>18.4</w:t>
            </w:r>
          </w:p>
        </w:tc>
        <w:tc>
          <w:tcPr>
            <w:tcW w:w="581" w:type="dxa"/>
          </w:tcPr>
          <w:p w14:paraId="6AFB487B" w14:textId="77777777" w:rsidR="004569C3" w:rsidRPr="00E34345" w:rsidRDefault="004569C3" w:rsidP="004569C3">
            <w:pPr>
              <w:jc w:val="center"/>
              <w:rPr>
                <w:sz w:val="16"/>
                <w:szCs w:val="16"/>
              </w:rPr>
            </w:pPr>
            <w:r w:rsidRPr="00E34345">
              <w:rPr>
                <w:sz w:val="16"/>
                <w:szCs w:val="16"/>
              </w:rPr>
              <w:t>0.27</w:t>
            </w:r>
          </w:p>
        </w:tc>
        <w:tc>
          <w:tcPr>
            <w:tcW w:w="477" w:type="dxa"/>
          </w:tcPr>
          <w:p w14:paraId="45188C9F" w14:textId="77777777" w:rsidR="004569C3" w:rsidRPr="00E34345" w:rsidRDefault="001604C5" w:rsidP="004569C3">
            <w:pPr>
              <w:jc w:val="center"/>
              <w:rPr>
                <w:sz w:val="16"/>
                <w:szCs w:val="16"/>
              </w:rPr>
            </w:pPr>
            <w:r w:rsidRPr="00E34345">
              <w:rPr>
                <w:sz w:val="16"/>
                <w:szCs w:val="16"/>
              </w:rPr>
              <w:fldChar w:fldCharType="begin" w:fldLock="1"/>
            </w:r>
            <w:r w:rsidRPr="00E34345">
              <w:rPr>
                <w:sz w:val="16"/>
                <w:szCs w:val="16"/>
              </w:rPr>
              <w:instrText>ADDIN CSL_CITATION {"citationItems":[{"id":"ITEM-1","itemData":{"DOI":"10.1371/journal.pone.0117457","ISSN":"19326203","PMID":"25692671","abstract":"In order to monitor Potentially Toxic Elements (PTEs) in anthropogenic soils on brown coal mining dumpsites, a large number of samples and cumbersome, time-consuming laboratory measurements are required. Due to its rapidity, convenience and accuracy, reflectance spectroscopy within the Visible-Near Infrared (Vis-NIR) region has been used to predict soil constituents. This study evaluated the suitability of Vis-NIR (350-2500 nm) reflectance spectroscopy for predicting PTEs concentration, using samples collected on large brown coal mining dumpsites in the Czech Republic. Partial Least Square Regression (PLSR) and Support Vector Machine Regression (SVMR) with cross-validation were used to relate PTEs data to the reflectance spectral data by applying different preprocessing strategies. According to the criteria of minimal Root Mean Square Error of Prediction of Cross Validation (RMSEPcv) and maximal coefficient of determination (R2cv) and Residual Prediction Deviation (RPD), the SVMR models with the first derivative pretreatment provided the most accurate prediction for As (R2cv) = 0.89, RMSEPcv = 1.89, RPD = 2.63). Less accurate, but acceptable prediction for screening purposes for Cd and Cu (0.66 &lt; R2cv) &lt; 0.81, RMSEPcv = 0.0.8 and 4.08 respectively, 2.0 &lt; RPD &lt; 2.5) were obtained. The PLSR model for predicting Mn (R2cv) = 0.44, RMSEPcv = 116.43, RPD = 1.45) presented an inadequate model. Overall, SVMR models for the Vis-NIR spectra could be used indirectly for an accurate assessment of PTEs' concentrations.","author":[{"dropping-particle":"","family":"Gholizadeh","given":"Asa","non-dropping-particle":"","parse-names":false,"suffix":""},{"dropping-particle":"","family":"Borùvka","given":"Luboš","non-dropping-particle":"","parse-names":false,"suffix":""},{"dropping-particle":"","family":"Vašát","given":"Radim","non-dropping-particle":"","parse-names":false,"suffix":""},{"dropping-particle":"","family":"Saberioon","given":"Mohammadmehdi","non-dropping-particle":"","parse-names":false,"suffix":""},{"dropping-particle":"","family":"Klement","given":"Aleš","non-dropping-particle":"","parse-names":false,"suffix":""},{"dropping-particle":"","family":"Kratina","given":"Josef","non-dropping-particle":"","parse-names":false,"suffix":""},{"dropping-particle":"","family":"Tejnecký","given":"Václav","non-dropping-particle":"","parse-names":false,"suffix":""},{"dropping-particle":"","family":"Drábek","given":"Ondřej","non-dropping-particle":"","parse-names":false,"suffix":""}],"container-title":"PLoS ONE","id":"ITEM-1","issue":"2","issued":{"date-parts":[["2015"]]},"note":"Red 1\nblue: 15","title":"Estimation of potentially toxic elements contamination in anthropogenic soils on a brown coal mining dumpsite by reflectance spectroscopy: A case study","type":"article-journal","volume":"10"},"uris":["http://www.mendeley.com/documents/?uuid=ca2afaad-5d76-4479-bf43-deb380e1470e"]}],"mendeley":{"formattedCitation":"[17]","plainTextFormattedCitation":"[17]","previouslyFormattedCitation":"[17]"},"properties":{"noteIndex":0},"schema":"https://github.com/citation-style-language/schema/raw/master/csl-citation.json"}</w:instrText>
            </w:r>
            <w:r w:rsidRPr="00E34345">
              <w:rPr>
                <w:sz w:val="16"/>
                <w:szCs w:val="16"/>
              </w:rPr>
              <w:fldChar w:fldCharType="separate"/>
            </w:r>
            <w:r w:rsidRPr="00E34345">
              <w:rPr>
                <w:noProof/>
                <w:sz w:val="16"/>
                <w:szCs w:val="16"/>
              </w:rPr>
              <w:t>[17]</w:t>
            </w:r>
            <w:r w:rsidRPr="00E34345">
              <w:rPr>
                <w:sz w:val="16"/>
                <w:szCs w:val="16"/>
              </w:rPr>
              <w:fldChar w:fldCharType="end"/>
            </w:r>
          </w:p>
        </w:tc>
      </w:tr>
      <w:tr w:rsidR="00971263" w:rsidRPr="00971263" w14:paraId="3C804ED6" w14:textId="77777777" w:rsidTr="00390CD2">
        <w:trPr>
          <w:jc w:val="center"/>
        </w:trPr>
        <w:tc>
          <w:tcPr>
            <w:tcW w:w="1847" w:type="dxa"/>
          </w:tcPr>
          <w:p w14:paraId="3C3CB0D3" w14:textId="77777777" w:rsidR="004569C3" w:rsidRPr="00E34345" w:rsidRDefault="004569C3" w:rsidP="004569C3">
            <w:pPr>
              <w:rPr>
                <w:sz w:val="16"/>
                <w:szCs w:val="16"/>
              </w:rPr>
            </w:pPr>
            <w:r w:rsidRPr="00E34345">
              <w:rPr>
                <w:rFonts w:cs="AdvOT5fcf1b24"/>
                <w:sz w:val="16"/>
                <w:szCs w:val="16"/>
              </w:rPr>
              <w:t>Xuzhou, China</w:t>
            </w:r>
          </w:p>
        </w:tc>
        <w:tc>
          <w:tcPr>
            <w:tcW w:w="1676" w:type="dxa"/>
          </w:tcPr>
          <w:p w14:paraId="7F586E08" w14:textId="77777777" w:rsidR="004569C3" w:rsidRPr="00E34345" w:rsidRDefault="004569C3" w:rsidP="004569C3">
            <w:pPr>
              <w:rPr>
                <w:sz w:val="16"/>
                <w:szCs w:val="16"/>
              </w:rPr>
            </w:pPr>
            <w:r w:rsidRPr="00E34345">
              <w:rPr>
                <w:rFonts w:cs="AdvOT5fcf1b24"/>
                <w:sz w:val="16"/>
                <w:szCs w:val="16"/>
              </w:rPr>
              <w:t>Reclaimed soil</w:t>
            </w:r>
          </w:p>
        </w:tc>
        <w:tc>
          <w:tcPr>
            <w:tcW w:w="460" w:type="dxa"/>
          </w:tcPr>
          <w:p w14:paraId="7E8231DF" w14:textId="77777777" w:rsidR="004569C3" w:rsidRPr="00E34345" w:rsidRDefault="004569C3" w:rsidP="004569C3">
            <w:pPr>
              <w:jc w:val="center"/>
              <w:rPr>
                <w:sz w:val="16"/>
                <w:szCs w:val="16"/>
              </w:rPr>
            </w:pPr>
            <w:r w:rsidRPr="00E34345">
              <w:rPr>
                <w:sz w:val="16"/>
                <w:szCs w:val="16"/>
              </w:rPr>
              <w:t>-</w:t>
            </w:r>
          </w:p>
        </w:tc>
        <w:tc>
          <w:tcPr>
            <w:tcW w:w="500" w:type="dxa"/>
          </w:tcPr>
          <w:p w14:paraId="63C039B6" w14:textId="77777777" w:rsidR="004569C3" w:rsidRPr="00E34345" w:rsidRDefault="004569C3" w:rsidP="004569C3">
            <w:pPr>
              <w:jc w:val="center"/>
              <w:rPr>
                <w:sz w:val="16"/>
                <w:szCs w:val="16"/>
              </w:rPr>
            </w:pPr>
            <w:r w:rsidRPr="00E34345">
              <w:rPr>
                <w:sz w:val="16"/>
                <w:szCs w:val="16"/>
              </w:rPr>
              <w:t>-</w:t>
            </w:r>
          </w:p>
        </w:tc>
        <w:tc>
          <w:tcPr>
            <w:tcW w:w="541" w:type="dxa"/>
          </w:tcPr>
          <w:p w14:paraId="6072E524" w14:textId="77777777" w:rsidR="004569C3" w:rsidRPr="00E34345" w:rsidRDefault="004569C3" w:rsidP="004569C3">
            <w:pPr>
              <w:jc w:val="center"/>
              <w:rPr>
                <w:sz w:val="16"/>
                <w:szCs w:val="16"/>
              </w:rPr>
            </w:pPr>
            <w:r w:rsidRPr="00E34345">
              <w:rPr>
                <w:sz w:val="16"/>
                <w:szCs w:val="16"/>
              </w:rPr>
              <w:t>-</w:t>
            </w:r>
          </w:p>
        </w:tc>
        <w:tc>
          <w:tcPr>
            <w:tcW w:w="581" w:type="dxa"/>
          </w:tcPr>
          <w:p w14:paraId="32CD70BE" w14:textId="77777777" w:rsidR="004569C3" w:rsidRPr="00E34345" w:rsidRDefault="004569C3" w:rsidP="004569C3">
            <w:pPr>
              <w:jc w:val="center"/>
              <w:rPr>
                <w:sz w:val="16"/>
                <w:szCs w:val="16"/>
              </w:rPr>
            </w:pPr>
            <w:r w:rsidRPr="00E34345">
              <w:rPr>
                <w:sz w:val="16"/>
                <w:szCs w:val="16"/>
              </w:rPr>
              <w:t>130.9</w:t>
            </w:r>
          </w:p>
        </w:tc>
        <w:tc>
          <w:tcPr>
            <w:tcW w:w="581" w:type="dxa"/>
          </w:tcPr>
          <w:p w14:paraId="0E6AFAA0" w14:textId="77777777" w:rsidR="004569C3" w:rsidRPr="00E34345" w:rsidRDefault="004569C3" w:rsidP="004569C3">
            <w:pPr>
              <w:jc w:val="center"/>
              <w:rPr>
                <w:sz w:val="16"/>
                <w:szCs w:val="16"/>
              </w:rPr>
            </w:pPr>
            <w:r w:rsidRPr="00E34345">
              <w:rPr>
                <w:sz w:val="16"/>
                <w:szCs w:val="16"/>
              </w:rPr>
              <w:t>52.3</w:t>
            </w:r>
          </w:p>
        </w:tc>
        <w:tc>
          <w:tcPr>
            <w:tcW w:w="581" w:type="dxa"/>
          </w:tcPr>
          <w:p w14:paraId="391D782F" w14:textId="77777777" w:rsidR="004569C3" w:rsidRPr="00E34345" w:rsidRDefault="004569C3" w:rsidP="004569C3">
            <w:pPr>
              <w:jc w:val="center"/>
              <w:rPr>
                <w:sz w:val="16"/>
                <w:szCs w:val="16"/>
              </w:rPr>
            </w:pPr>
            <w:r w:rsidRPr="00E34345">
              <w:rPr>
                <w:sz w:val="16"/>
                <w:szCs w:val="16"/>
              </w:rPr>
              <w:t>73.4</w:t>
            </w:r>
          </w:p>
        </w:tc>
        <w:tc>
          <w:tcPr>
            <w:tcW w:w="500" w:type="dxa"/>
          </w:tcPr>
          <w:p w14:paraId="3A98756C" w14:textId="77777777" w:rsidR="004569C3" w:rsidRPr="00E34345" w:rsidRDefault="004569C3" w:rsidP="004569C3">
            <w:pPr>
              <w:jc w:val="center"/>
              <w:rPr>
                <w:sz w:val="16"/>
                <w:szCs w:val="16"/>
              </w:rPr>
            </w:pPr>
            <w:r w:rsidRPr="00E34345">
              <w:rPr>
                <w:sz w:val="16"/>
                <w:szCs w:val="16"/>
              </w:rPr>
              <w:t>-</w:t>
            </w:r>
          </w:p>
        </w:tc>
        <w:tc>
          <w:tcPr>
            <w:tcW w:w="581" w:type="dxa"/>
          </w:tcPr>
          <w:p w14:paraId="05DD7B9E" w14:textId="77777777" w:rsidR="004569C3" w:rsidRPr="00E34345" w:rsidRDefault="004569C3" w:rsidP="004569C3">
            <w:pPr>
              <w:jc w:val="center"/>
              <w:rPr>
                <w:sz w:val="16"/>
                <w:szCs w:val="16"/>
              </w:rPr>
            </w:pPr>
            <w:r w:rsidRPr="00E34345">
              <w:rPr>
                <w:sz w:val="16"/>
                <w:szCs w:val="16"/>
              </w:rPr>
              <w:t>47.4</w:t>
            </w:r>
          </w:p>
        </w:tc>
        <w:tc>
          <w:tcPr>
            <w:tcW w:w="581" w:type="dxa"/>
          </w:tcPr>
          <w:p w14:paraId="1CDC0589" w14:textId="77777777" w:rsidR="004569C3" w:rsidRPr="00E34345" w:rsidRDefault="004569C3" w:rsidP="004569C3">
            <w:pPr>
              <w:jc w:val="center"/>
              <w:rPr>
                <w:sz w:val="16"/>
                <w:szCs w:val="16"/>
              </w:rPr>
            </w:pPr>
            <w:r w:rsidRPr="00E34345">
              <w:rPr>
                <w:sz w:val="16"/>
                <w:szCs w:val="16"/>
              </w:rPr>
              <w:t>3.2</w:t>
            </w:r>
          </w:p>
        </w:tc>
        <w:tc>
          <w:tcPr>
            <w:tcW w:w="477" w:type="dxa"/>
          </w:tcPr>
          <w:p w14:paraId="3FCD27E5" w14:textId="77777777" w:rsidR="004569C3" w:rsidRPr="00E34345" w:rsidRDefault="001604C5" w:rsidP="004569C3">
            <w:pPr>
              <w:jc w:val="center"/>
              <w:rPr>
                <w:sz w:val="16"/>
                <w:szCs w:val="16"/>
              </w:rPr>
            </w:pPr>
            <w:r w:rsidRPr="00E34345">
              <w:rPr>
                <w:sz w:val="16"/>
                <w:szCs w:val="16"/>
              </w:rPr>
              <w:fldChar w:fldCharType="begin" w:fldLock="1"/>
            </w:r>
            <w:r w:rsidRPr="00E34345">
              <w:rPr>
                <w:sz w:val="16"/>
                <w:szCs w:val="16"/>
              </w:rPr>
              <w:instrText>ADDIN CSL_CITATION {"citationItems":[{"id":"ITEM-1","itemData":{"author":[{"dropping-particle":"","family":"Ge, Y., Cui, X., and Bai","given":"Z.","non-dropping-particle":"","parse-names":false,"suffix":""}],"id":"ITEM-1","issued":{"date-parts":[["0"]]},"title":"Evaluation on potential ecological risk of heavy metals pollution in reclaimed soil of opencast-taking Pingshuo opencast mine as an example.","type":"article-journal"},"uris":["http://www.mendeley.com/documents/?uuid=6f85a5e0-b3ee-451b-bca1-d0920b573164"]}],"mendeley":{"formattedCitation":"[27]","plainTextFormattedCitation":"[27]","previouslyFormattedCitation":"[27]"},"properties":{"noteIndex":0},"schema":"https://github.com/citation-style-language/schema/raw/master/csl-citation.json"}</w:instrText>
            </w:r>
            <w:r w:rsidRPr="00E34345">
              <w:rPr>
                <w:sz w:val="16"/>
                <w:szCs w:val="16"/>
              </w:rPr>
              <w:fldChar w:fldCharType="separate"/>
            </w:r>
            <w:r w:rsidRPr="00E34345">
              <w:rPr>
                <w:noProof/>
                <w:sz w:val="16"/>
                <w:szCs w:val="16"/>
              </w:rPr>
              <w:t>[27]</w:t>
            </w:r>
            <w:r w:rsidRPr="00E34345">
              <w:rPr>
                <w:sz w:val="16"/>
                <w:szCs w:val="16"/>
              </w:rPr>
              <w:fldChar w:fldCharType="end"/>
            </w:r>
          </w:p>
        </w:tc>
      </w:tr>
      <w:tr w:rsidR="00971263" w:rsidRPr="00971263" w14:paraId="3EBDE2E7" w14:textId="77777777" w:rsidTr="00390CD2">
        <w:trPr>
          <w:jc w:val="center"/>
        </w:trPr>
        <w:tc>
          <w:tcPr>
            <w:tcW w:w="1847" w:type="dxa"/>
          </w:tcPr>
          <w:p w14:paraId="215D4EFF" w14:textId="77777777" w:rsidR="004569C3" w:rsidRPr="00E34345" w:rsidRDefault="004569C3" w:rsidP="004569C3">
            <w:pPr>
              <w:rPr>
                <w:rFonts w:cs="AdvOT5fcf1b24"/>
                <w:sz w:val="16"/>
                <w:szCs w:val="16"/>
              </w:rPr>
            </w:pPr>
            <w:r w:rsidRPr="00E34345">
              <w:rPr>
                <w:rFonts w:cs="AdvOT5fcf1b24"/>
                <w:sz w:val="16"/>
                <w:szCs w:val="16"/>
              </w:rPr>
              <w:lastRenderedPageBreak/>
              <w:t>Guizhou, China</w:t>
            </w:r>
          </w:p>
        </w:tc>
        <w:tc>
          <w:tcPr>
            <w:tcW w:w="1676" w:type="dxa"/>
          </w:tcPr>
          <w:p w14:paraId="13AC4BA8" w14:textId="77777777" w:rsidR="004569C3" w:rsidRPr="00E34345" w:rsidRDefault="004569C3" w:rsidP="004569C3">
            <w:pPr>
              <w:rPr>
                <w:rFonts w:cs="AdvOT5fcf1b24"/>
                <w:sz w:val="16"/>
                <w:szCs w:val="16"/>
              </w:rPr>
            </w:pPr>
            <w:r w:rsidRPr="00E34345">
              <w:rPr>
                <w:rFonts w:cs="AdvOT5fcf1b24"/>
                <w:sz w:val="16"/>
                <w:szCs w:val="16"/>
              </w:rPr>
              <w:t>Mine-impacted soil</w:t>
            </w:r>
          </w:p>
        </w:tc>
        <w:tc>
          <w:tcPr>
            <w:tcW w:w="460" w:type="dxa"/>
          </w:tcPr>
          <w:p w14:paraId="53DF164A" w14:textId="77777777" w:rsidR="004569C3" w:rsidRPr="00E34345" w:rsidRDefault="004569C3" w:rsidP="004569C3">
            <w:pPr>
              <w:jc w:val="center"/>
              <w:rPr>
                <w:sz w:val="16"/>
                <w:szCs w:val="16"/>
              </w:rPr>
            </w:pPr>
            <w:r w:rsidRPr="00E34345">
              <w:rPr>
                <w:sz w:val="16"/>
                <w:szCs w:val="16"/>
              </w:rPr>
              <w:t>-</w:t>
            </w:r>
          </w:p>
        </w:tc>
        <w:tc>
          <w:tcPr>
            <w:tcW w:w="500" w:type="dxa"/>
          </w:tcPr>
          <w:p w14:paraId="3066FFCF" w14:textId="77777777" w:rsidR="004569C3" w:rsidRPr="00E34345" w:rsidRDefault="004569C3" w:rsidP="004569C3">
            <w:pPr>
              <w:jc w:val="center"/>
              <w:rPr>
                <w:sz w:val="16"/>
                <w:szCs w:val="16"/>
              </w:rPr>
            </w:pPr>
            <w:r w:rsidRPr="00E34345">
              <w:rPr>
                <w:sz w:val="16"/>
                <w:szCs w:val="16"/>
              </w:rPr>
              <w:t>-</w:t>
            </w:r>
          </w:p>
        </w:tc>
        <w:tc>
          <w:tcPr>
            <w:tcW w:w="541" w:type="dxa"/>
          </w:tcPr>
          <w:p w14:paraId="7A706364" w14:textId="77777777" w:rsidR="004569C3" w:rsidRPr="00E34345" w:rsidRDefault="004569C3" w:rsidP="004569C3">
            <w:pPr>
              <w:jc w:val="center"/>
              <w:rPr>
                <w:sz w:val="16"/>
                <w:szCs w:val="16"/>
              </w:rPr>
            </w:pPr>
            <w:r w:rsidRPr="00E34345">
              <w:rPr>
                <w:sz w:val="16"/>
                <w:szCs w:val="16"/>
              </w:rPr>
              <w:t>-</w:t>
            </w:r>
          </w:p>
        </w:tc>
        <w:tc>
          <w:tcPr>
            <w:tcW w:w="581" w:type="dxa"/>
          </w:tcPr>
          <w:p w14:paraId="44A1E033" w14:textId="77777777" w:rsidR="004569C3" w:rsidRPr="00E34345" w:rsidRDefault="004569C3" w:rsidP="004569C3">
            <w:pPr>
              <w:jc w:val="center"/>
              <w:rPr>
                <w:sz w:val="16"/>
                <w:szCs w:val="16"/>
              </w:rPr>
            </w:pPr>
            <w:r w:rsidRPr="00E34345">
              <w:rPr>
                <w:sz w:val="16"/>
                <w:szCs w:val="16"/>
              </w:rPr>
              <w:t>135.8</w:t>
            </w:r>
          </w:p>
        </w:tc>
        <w:tc>
          <w:tcPr>
            <w:tcW w:w="581" w:type="dxa"/>
          </w:tcPr>
          <w:p w14:paraId="1122DB86" w14:textId="77777777" w:rsidR="004569C3" w:rsidRPr="00E34345" w:rsidRDefault="004569C3" w:rsidP="004569C3">
            <w:pPr>
              <w:jc w:val="center"/>
              <w:rPr>
                <w:sz w:val="16"/>
                <w:szCs w:val="16"/>
              </w:rPr>
            </w:pPr>
            <w:r w:rsidRPr="00E34345">
              <w:rPr>
                <w:sz w:val="16"/>
                <w:szCs w:val="16"/>
              </w:rPr>
              <w:t>-</w:t>
            </w:r>
          </w:p>
        </w:tc>
        <w:tc>
          <w:tcPr>
            <w:tcW w:w="581" w:type="dxa"/>
          </w:tcPr>
          <w:p w14:paraId="014C52BD" w14:textId="77777777" w:rsidR="004569C3" w:rsidRPr="00E34345" w:rsidRDefault="004569C3" w:rsidP="004569C3">
            <w:pPr>
              <w:jc w:val="center"/>
              <w:rPr>
                <w:sz w:val="16"/>
                <w:szCs w:val="16"/>
              </w:rPr>
            </w:pPr>
            <w:r w:rsidRPr="00E34345">
              <w:rPr>
                <w:sz w:val="16"/>
                <w:szCs w:val="16"/>
              </w:rPr>
              <w:t>-</w:t>
            </w:r>
          </w:p>
        </w:tc>
        <w:tc>
          <w:tcPr>
            <w:tcW w:w="500" w:type="dxa"/>
          </w:tcPr>
          <w:p w14:paraId="680ED2D5" w14:textId="77777777" w:rsidR="004569C3" w:rsidRPr="00E34345" w:rsidRDefault="004569C3" w:rsidP="004569C3">
            <w:pPr>
              <w:jc w:val="center"/>
              <w:rPr>
                <w:sz w:val="16"/>
                <w:szCs w:val="16"/>
              </w:rPr>
            </w:pPr>
            <w:r w:rsidRPr="00E34345">
              <w:rPr>
                <w:sz w:val="16"/>
                <w:szCs w:val="16"/>
              </w:rPr>
              <w:t>-</w:t>
            </w:r>
          </w:p>
        </w:tc>
        <w:tc>
          <w:tcPr>
            <w:tcW w:w="581" w:type="dxa"/>
          </w:tcPr>
          <w:p w14:paraId="1BBB1BBC" w14:textId="77777777" w:rsidR="004569C3" w:rsidRPr="00E34345" w:rsidRDefault="004569C3" w:rsidP="004569C3">
            <w:pPr>
              <w:jc w:val="center"/>
              <w:rPr>
                <w:sz w:val="16"/>
                <w:szCs w:val="16"/>
              </w:rPr>
            </w:pPr>
            <w:r w:rsidRPr="00E34345">
              <w:rPr>
                <w:sz w:val="16"/>
                <w:szCs w:val="16"/>
              </w:rPr>
              <w:t>42.4</w:t>
            </w:r>
          </w:p>
        </w:tc>
        <w:tc>
          <w:tcPr>
            <w:tcW w:w="581" w:type="dxa"/>
          </w:tcPr>
          <w:p w14:paraId="7423BEE1" w14:textId="77777777" w:rsidR="004569C3" w:rsidRPr="00E34345" w:rsidRDefault="004569C3" w:rsidP="004569C3">
            <w:pPr>
              <w:jc w:val="center"/>
              <w:rPr>
                <w:sz w:val="16"/>
                <w:szCs w:val="16"/>
              </w:rPr>
            </w:pPr>
          </w:p>
        </w:tc>
        <w:tc>
          <w:tcPr>
            <w:tcW w:w="477" w:type="dxa"/>
          </w:tcPr>
          <w:p w14:paraId="1A5EB7CD" w14:textId="77777777" w:rsidR="004569C3" w:rsidRPr="00E34345" w:rsidRDefault="001604C5" w:rsidP="004569C3">
            <w:pPr>
              <w:jc w:val="center"/>
              <w:rPr>
                <w:sz w:val="16"/>
                <w:szCs w:val="16"/>
              </w:rPr>
            </w:pPr>
            <w:r w:rsidRPr="00E34345">
              <w:rPr>
                <w:sz w:val="16"/>
                <w:szCs w:val="16"/>
              </w:rPr>
              <w:fldChar w:fldCharType="begin" w:fldLock="1"/>
            </w:r>
            <w:r w:rsidRPr="00E34345">
              <w:rPr>
                <w:sz w:val="16"/>
                <w:szCs w:val="16"/>
              </w:rPr>
              <w:instrText>ADDIN CSL_CITATION {"citationItems":[{"id":"ITEM-1","itemData":{"DOI":"10.1080/00032719.2014.940531","ISSN":"1532236X","abstract":"The environmental and health hazards posed by heavy metals are significant due to their toxicity and bioavailability. Thirty-two soil samples were collected from residential areas around three coal mines and a power plant to assess the environmental and health implications caused by mining activities. The concentrations of heavy metals in soil were determined by inductively coupled plasma mass spectrometry. To evaluate the risk levels, the geo-accumulation index and health risk assessment were determined. The concentrations of metals in power plant soil were generally higher than those in coal mine soil, suggesting a higher release during coal combustion. The results demonstrate that the soils in the vicinity of Xinzhuangzi Mine and Luohe Power Plant are moderately contaminated by arsenic and cadmium. The analysis of the health risk of the metals indicated that the non-carcinogenic and carcinogenic adverse effects to residents due to heavy metal exposure are negligible. However, more attention should be paid around the power plant for the unacceptable level of carcinogenic risk. Based on the results of the environmental and health risk assessment, priority control components in Huaian have been identified. The study provides a comprehensive assessment of soil heavy metal implications derived from mining activity in this region in China and is helpful for pollution control and environmental management.","author":[{"dropping-particle":"","family":"You","given":"Mu","non-dropping-particle":"","parse-names":false,"suffix":""},{"dropping-particle":"","family":"Huang","given":"Yuee","non-dropping-particle":"","parse-names":false,"suffix":""},{"dropping-particle":"","family":"Lu","given":"Jun","non-dropping-particle":"","parse-names":false,"suffix":""},{"dropping-particle":"","family":"Li","given":"Chaopin","non-dropping-particle":"","parse-names":false,"suffix":""}],"container-title":"Analytical Letters","id":"ITEM-1","issue":"4","issued":{"date-parts":[["2015"]]},"page":"726-737","title":"Characterization of Heavy Metals in Soil Near Coal Mines and a Power Plant in Huainan, China","type":"article-journal","volume":"48"},"uris":["http://www.mendeley.com/documents/?uuid=8c733149-13f9-4e67-84a7-4449a2f44b84"]}],"mendeley":{"formattedCitation":"[28]","plainTextFormattedCitation":"[28]","previouslyFormattedCitation":"[28]"},"properties":{"noteIndex":0},"schema":"https://github.com/citation-style-language/schema/raw/master/csl-citation.json"}</w:instrText>
            </w:r>
            <w:r w:rsidRPr="00E34345">
              <w:rPr>
                <w:sz w:val="16"/>
                <w:szCs w:val="16"/>
              </w:rPr>
              <w:fldChar w:fldCharType="separate"/>
            </w:r>
            <w:r w:rsidRPr="00E34345">
              <w:rPr>
                <w:noProof/>
                <w:sz w:val="16"/>
                <w:szCs w:val="16"/>
              </w:rPr>
              <w:t>[28]</w:t>
            </w:r>
            <w:r w:rsidRPr="00E34345">
              <w:rPr>
                <w:sz w:val="16"/>
                <w:szCs w:val="16"/>
              </w:rPr>
              <w:fldChar w:fldCharType="end"/>
            </w:r>
          </w:p>
        </w:tc>
      </w:tr>
      <w:tr w:rsidR="00971263" w:rsidRPr="00971263" w14:paraId="58605060" w14:textId="77777777" w:rsidTr="00390CD2">
        <w:trPr>
          <w:jc w:val="center"/>
        </w:trPr>
        <w:tc>
          <w:tcPr>
            <w:tcW w:w="1847" w:type="dxa"/>
          </w:tcPr>
          <w:p w14:paraId="15B690F0" w14:textId="77777777" w:rsidR="004569C3" w:rsidRPr="00E34345" w:rsidRDefault="004569C3" w:rsidP="004569C3">
            <w:pPr>
              <w:rPr>
                <w:rFonts w:cs="AdvOT5fcf1b24"/>
                <w:sz w:val="16"/>
                <w:szCs w:val="16"/>
              </w:rPr>
            </w:pPr>
            <w:r w:rsidRPr="00E34345">
              <w:rPr>
                <w:rFonts w:cs="AdvOT5fcf1b24"/>
                <w:sz w:val="16"/>
                <w:szCs w:val="16"/>
              </w:rPr>
              <w:t>Jiangsu, China</w:t>
            </w:r>
          </w:p>
        </w:tc>
        <w:tc>
          <w:tcPr>
            <w:tcW w:w="1676" w:type="dxa"/>
          </w:tcPr>
          <w:p w14:paraId="17E2F293" w14:textId="77777777" w:rsidR="004569C3" w:rsidRPr="00E34345" w:rsidRDefault="004569C3" w:rsidP="004569C3">
            <w:pPr>
              <w:rPr>
                <w:rFonts w:cs="AdvOT5fcf1b24"/>
                <w:sz w:val="16"/>
                <w:szCs w:val="16"/>
              </w:rPr>
            </w:pPr>
            <w:r w:rsidRPr="00E34345">
              <w:rPr>
                <w:rFonts w:cs="AdvOT5fcf1b24"/>
                <w:sz w:val="16"/>
                <w:szCs w:val="16"/>
              </w:rPr>
              <w:t>Agricultural soils</w:t>
            </w:r>
          </w:p>
        </w:tc>
        <w:tc>
          <w:tcPr>
            <w:tcW w:w="460" w:type="dxa"/>
          </w:tcPr>
          <w:p w14:paraId="7880AB65" w14:textId="77777777" w:rsidR="004569C3" w:rsidRPr="00E34345" w:rsidRDefault="004569C3" w:rsidP="004569C3">
            <w:pPr>
              <w:jc w:val="center"/>
              <w:rPr>
                <w:sz w:val="16"/>
                <w:szCs w:val="16"/>
              </w:rPr>
            </w:pPr>
            <w:r w:rsidRPr="00E34345">
              <w:rPr>
                <w:sz w:val="16"/>
                <w:szCs w:val="16"/>
              </w:rPr>
              <w:t>122</w:t>
            </w:r>
          </w:p>
        </w:tc>
        <w:tc>
          <w:tcPr>
            <w:tcW w:w="500" w:type="dxa"/>
          </w:tcPr>
          <w:p w14:paraId="7B3C3228" w14:textId="77777777" w:rsidR="004569C3" w:rsidRPr="00E34345" w:rsidRDefault="004569C3" w:rsidP="004569C3">
            <w:pPr>
              <w:jc w:val="center"/>
              <w:rPr>
                <w:sz w:val="16"/>
                <w:szCs w:val="16"/>
              </w:rPr>
            </w:pPr>
            <w:r w:rsidRPr="00E34345">
              <w:rPr>
                <w:sz w:val="16"/>
                <w:szCs w:val="16"/>
              </w:rPr>
              <w:t>8.06</w:t>
            </w:r>
          </w:p>
        </w:tc>
        <w:tc>
          <w:tcPr>
            <w:tcW w:w="541" w:type="dxa"/>
          </w:tcPr>
          <w:p w14:paraId="4F5D1B19" w14:textId="77777777" w:rsidR="004569C3" w:rsidRPr="00E34345" w:rsidRDefault="004569C3" w:rsidP="004569C3">
            <w:pPr>
              <w:jc w:val="center"/>
              <w:rPr>
                <w:sz w:val="16"/>
                <w:szCs w:val="16"/>
              </w:rPr>
            </w:pPr>
            <w:r w:rsidRPr="00E34345">
              <w:rPr>
                <w:sz w:val="16"/>
                <w:szCs w:val="16"/>
              </w:rPr>
              <w:t>-</w:t>
            </w:r>
          </w:p>
        </w:tc>
        <w:tc>
          <w:tcPr>
            <w:tcW w:w="581" w:type="dxa"/>
          </w:tcPr>
          <w:p w14:paraId="41E55D95" w14:textId="77777777" w:rsidR="004569C3" w:rsidRPr="00E34345" w:rsidRDefault="004569C3" w:rsidP="004569C3">
            <w:pPr>
              <w:jc w:val="center"/>
              <w:rPr>
                <w:sz w:val="16"/>
                <w:szCs w:val="16"/>
              </w:rPr>
            </w:pPr>
            <w:r w:rsidRPr="00E34345">
              <w:rPr>
                <w:sz w:val="16"/>
                <w:szCs w:val="16"/>
              </w:rPr>
              <w:t>-</w:t>
            </w:r>
          </w:p>
        </w:tc>
        <w:tc>
          <w:tcPr>
            <w:tcW w:w="581" w:type="dxa"/>
          </w:tcPr>
          <w:p w14:paraId="1743EC42" w14:textId="77777777" w:rsidR="004569C3" w:rsidRPr="00E34345" w:rsidRDefault="004569C3" w:rsidP="004569C3">
            <w:pPr>
              <w:jc w:val="center"/>
              <w:rPr>
                <w:sz w:val="16"/>
                <w:szCs w:val="16"/>
              </w:rPr>
            </w:pPr>
            <w:r w:rsidRPr="00E34345">
              <w:rPr>
                <w:sz w:val="16"/>
                <w:szCs w:val="16"/>
              </w:rPr>
              <w:t>31.95</w:t>
            </w:r>
          </w:p>
        </w:tc>
        <w:tc>
          <w:tcPr>
            <w:tcW w:w="581" w:type="dxa"/>
          </w:tcPr>
          <w:p w14:paraId="23CB4C43" w14:textId="77777777" w:rsidR="004569C3" w:rsidRPr="00E34345" w:rsidRDefault="004569C3" w:rsidP="004569C3">
            <w:pPr>
              <w:jc w:val="center"/>
              <w:rPr>
                <w:sz w:val="16"/>
                <w:szCs w:val="16"/>
              </w:rPr>
            </w:pPr>
            <w:r w:rsidRPr="00E34345">
              <w:rPr>
                <w:sz w:val="16"/>
                <w:szCs w:val="16"/>
              </w:rPr>
              <w:t>73.96</w:t>
            </w:r>
          </w:p>
        </w:tc>
        <w:tc>
          <w:tcPr>
            <w:tcW w:w="500" w:type="dxa"/>
          </w:tcPr>
          <w:p w14:paraId="4939673A" w14:textId="77777777" w:rsidR="004569C3" w:rsidRPr="00E34345" w:rsidRDefault="004569C3" w:rsidP="004569C3">
            <w:pPr>
              <w:jc w:val="center"/>
              <w:rPr>
                <w:sz w:val="16"/>
                <w:szCs w:val="16"/>
              </w:rPr>
            </w:pPr>
            <w:r w:rsidRPr="00E34345">
              <w:rPr>
                <w:sz w:val="16"/>
                <w:szCs w:val="16"/>
              </w:rPr>
              <w:t>-</w:t>
            </w:r>
          </w:p>
        </w:tc>
        <w:tc>
          <w:tcPr>
            <w:tcW w:w="581" w:type="dxa"/>
          </w:tcPr>
          <w:p w14:paraId="3A3A0173" w14:textId="77777777" w:rsidR="004569C3" w:rsidRPr="00E34345" w:rsidRDefault="004569C3" w:rsidP="004569C3">
            <w:pPr>
              <w:jc w:val="center"/>
              <w:rPr>
                <w:sz w:val="16"/>
                <w:szCs w:val="16"/>
              </w:rPr>
            </w:pPr>
            <w:r w:rsidRPr="00E34345">
              <w:rPr>
                <w:sz w:val="16"/>
                <w:szCs w:val="16"/>
              </w:rPr>
              <w:t>28.17</w:t>
            </w:r>
          </w:p>
        </w:tc>
        <w:tc>
          <w:tcPr>
            <w:tcW w:w="581" w:type="dxa"/>
          </w:tcPr>
          <w:p w14:paraId="5E566966" w14:textId="77777777" w:rsidR="004569C3" w:rsidRPr="00E34345" w:rsidRDefault="004569C3" w:rsidP="004569C3">
            <w:pPr>
              <w:jc w:val="center"/>
              <w:rPr>
                <w:sz w:val="16"/>
                <w:szCs w:val="16"/>
              </w:rPr>
            </w:pPr>
            <w:r w:rsidRPr="00E34345">
              <w:rPr>
                <w:sz w:val="16"/>
                <w:szCs w:val="16"/>
              </w:rPr>
              <w:t>0.28</w:t>
            </w:r>
          </w:p>
        </w:tc>
        <w:tc>
          <w:tcPr>
            <w:tcW w:w="477" w:type="dxa"/>
          </w:tcPr>
          <w:p w14:paraId="341658FA" w14:textId="77777777" w:rsidR="004569C3" w:rsidRPr="00E34345" w:rsidRDefault="001604C5" w:rsidP="004569C3">
            <w:pPr>
              <w:jc w:val="center"/>
              <w:rPr>
                <w:sz w:val="16"/>
                <w:szCs w:val="16"/>
              </w:rPr>
            </w:pPr>
            <w:r w:rsidRPr="00E34345">
              <w:rPr>
                <w:sz w:val="16"/>
                <w:szCs w:val="16"/>
              </w:rPr>
              <w:fldChar w:fldCharType="begin" w:fldLock="1"/>
            </w:r>
            <w:r w:rsidR="00DF45C3" w:rsidRPr="00E34345">
              <w:rPr>
                <w:sz w:val="16"/>
                <w:szCs w:val="16"/>
              </w:rPr>
              <w:instrText>ADDIN CSL_CITATION {"citationItems":[{"id":"ITEM-1","itemData":{"DOI":"10.1016/j.clay.2011.09.010","ISSN":"01691317","abstract":"The correlations between six toxic elements (Cd, Cr, Pb, Cu, Hg and As) and soil diffuse reflectance spectra within the visible and near-infrared (Vis/NIR, 400-2500nm) and the mid-infrared (MIR, 4000-400cm -1) regions were studied to assess their binding forms and predict their concentrations. Based on the correlation patterns with spectra reflectance, the six potentially toxic elements studied could be categorised into two groups. The first group (Cr, Cu and As) have stronger negative correlation coefficients with the spectral bands attributed to the absorption features of iron oxides, clays and organic matter, suggesting they are strongly bound to these soil constituents. The second group (Cd, Pb and Hg) only display a significant correlation with the spectral region related to organic matter, indicating that binding with organic matter is important for these metals. Univariate models were built using spectral bands with highest correlation coefficients for these elements. In contrast, partial least-square (PLS) regression models were also constructed for avoiding colinearity. Overall, univariate and PLS models for the Vis/NIR spectra showed better prediction capabilities than the corresponding MIR spectra, and are feasible to predict the toxic metals levels in agricultural soils. © 2010 Elsevier B.V.","author":[{"dropping-particle":"","family":"Song","given":"Yinxian","non-dropping-particle":"","parse-names":false,"suffix":""},{"dropping-particle":"","family":"Li","given":"Fengling","non-dropping-particle":"","parse-names":false,"suffix":""},{"dropping-particle":"","family":"Yang","given":"Zhongfang","non-dropping-particle":"","parse-names":false,"suffix":""},{"dropping-particle":"","family":"Ayoko","given":"Godwin A.","non-dropping-particle":"","parse-names":false,"suffix":""},{"dropping-particle":"","family":"Frost","given":"Ray L.","non-dropping-particle":"","parse-names":false,"suffix":""},{"dropping-particle":"","family":"Ji","given":"Junfeng","non-dropping-particle":"","parse-names":false,"suffix":""}],"container-title":"Applied Clay Science","id":"ITEM-1","issued":{"date-parts":[["2012"]]},"note":"blue: 49","page":"75-83","title":"Diffuse reflectance spectroscopy for monitoring potentially toxic elements in the agricultural soils of Changjiang River Delta, China","type":"article-journal","volume":"64"},"uris":["http://www.mendeley.com/documents/?uuid=5862d816-e4e3-4578-afb6-a16183e9a468"]}],"mendeley":{"formattedCitation":"[21]","plainTextFormattedCitation":"[21]","previouslyFormattedCitation":"[21]"},"properties":{"noteIndex":0},"schema":"https://github.com/citation-style-language/schema/raw/master/csl-citation.json"}</w:instrText>
            </w:r>
            <w:r w:rsidRPr="00E34345">
              <w:rPr>
                <w:sz w:val="16"/>
                <w:szCs w:val="16"/>
              </w:rPr>
              <w:fldChar w:fldCharType="separate"/>
            </w:r>
            <w:r w:rsidR="004437CD" w:rsidRPr="00E34345">
              <w:rPr>
                <w:noProof/>
                <w:sz w:val="16"/>
                <w:szCs w:val="16"/>
              </w:rPr>
              <w:t>[21]</w:t>
            </w:r>
            <w:r w:rsidRPr="00E34345">
              <w:rPr>
                <w:sz w:val="16"/>
                <w:szCs w:val="16"/>
              </w:rPr>
              <w:fldChar w:fldCharType="end"/>
            </w:r>
          </w:p>
        </w:tc>
      </w:tr>
      <w:tr w:rsidR="00971263" w:rsidRPr="00971263" w14:paraId="363A9B08" w14:textId="77777777" w:rsidTr="00390CD2">
        <w:trPr>
          <w:jc w:val="center"/>
        </w:trPr>
        <w:tc>
          <w:tcPr>
            <w:tcW w:w="1847" w:type="dxa"/>
          </w:tcPr>
          <w:p w14:paraId="01F85FC0" w14:textId="77777777" w:rsidR="004569C3" w:rsidRPr="00E34345" w:rsidRDefault="004569C3" w:rsidP="004569C3">
            <w:pPr>
              <w:rPr>
                <w:rFonts w:cs="AdvOT5fcf1b24"/>
                <w:sz w:val="16"/>
                <w:szCs w:val="16"/>
              </w:rPr>
            </w:pPr>
            <w:r w:rsidRPr="00E34345">
              <w:rPr>
                <w:rFonts w:cs="AdvOT5fcf1b24"/>
                <w:sz w:val="16"/>
                <w:szCs w:val="16"/>
              </w:rPr>
              <w:t>Sonepur, India</w:t>
            </w:r>
          </w:p>
        </w:tc>
        <w:tc>
          <w:tcPr>
            <w:tcW w:w="1676" w:type="dxa"/>
          </w:tcPr>
          <w:p w14:paraId="307DF94E" w14:textId="77777777" w:rsidR="004569C3" w:rsidRPr="00E34345" w:rsidRDefault="004569C3" w:rsidP="004569C3">
            <w:pPr>
              <w:rPr>
                <w:rFonts w:cs="AdvOT5fcf1b24"/>
                <w:sz w:val="16"/>
                <w:szCs w:val="16"/>
              </w:rPr>
            </w:pPr>
            <w:r w:rsidRPr="00E34345">
              <w:rPr>
                <w:rFonts w:cs="AdvOT5fcf1b24"/>
                <w:sz w:val="16"/>
                <w:szCs w:val="16"/>
              </w:rPr>
              <w:t>Opencast mine-impacted soil</w:t>
            </w:r>
          </w:p>
        </w:tc>
        <w:tc>
          <w:tcPr>
            <w:tcW w:w="460" w:type="dxa"/>
          </w:tcPr>
          <w:p w14:paraId="6BD1F3C9" w14:textId="77777777" w:rsidR="004569C3" w:rsidRPr="00E34345" w:rsidRDefault="004569C3" w:rsidP="004569C3">
            <w:pPr>
              <w:jc w:val="center"/>
              <w:rPr>
                <w:sz w:val="16"/>
                <w:szCs w:val="16"/>
              </w:rPr>
            </w:pPr>
            <w:r w:rsidRPr="00E34345">
              <w:rPr>
                <w:sz w:val="16"/>
                <w:szCs w:val="16"/>
              </w:rPr>
              <w:t>32</w:t>
            </w:r>
          </w:p>
        </w:tc>
        <w:tc>
          <w:tcPr>
            <w:tcW w:w="500" w:type="dxa"/>
          </w:tcPr>
          <w:p w14:paraId="70825DAD" w14:textId="77777777" w:rsidR="004569C3" w:rsidRPr="00E34345" w:rsidRDefault="004569C3" w:rsidP="004569C3">
            <w:pPr>
              <w:jc w:val="center"/>
              <w:rPr>
                <w:sz w:val="16"/>
                <w:szCs w:val="16"/>
              </w:rPr>
            </w:pPr>
            <w:r w:rsidRPr="00E34345">
              <w:rPr>
                <w:sz w:val="16"/>
                <w:szCs w:val="16"/>
              </w:rPr>
              <w:t>-</w:t>
            </w:r>
          </w:p>
        </w:tc>
        <w:tc>
          <w:tcPr>
            <w:tcW w:w="541" w:type="dxa"/>
          </w:tcPr>
          <w:p w14:paraId="5450B932" w14:textId="77777777" w:rsidR="004569C3" w:rsidRPr="00E34345" w:rsidRDefault="004569C3" w:rsidP="004569C3">
            <w:pPr>
              <w:jc w:val="center"/>
              <w:rPr>
                <w:sz w:val="16"/>
                <w:szCs w:val="16"/>
              </w:rPr>
            </w:pPr>
            <w:r w:rsidRPr="00E34345">
              <w:rPr>
                <w:sz w:val="16"/>
                <w:szCs w:val="16"/>
              </w:rPr>
              <w:t>3.96</w:t>
            </w:r>
          </w:p>
        </w:tc>
        <w:tc>
          <w:tcPr>
            <w:tcW w:w="581" w:type="dxa"/>
          </w:tcPr>
          <w:p w14:paraId="37DD9D0A" w14:textId="77777777" w:rsidR="004569C3" w:rsidRPr="00E34345" w:rsidRDefault="004569C3" w:rsidP="004569C3">
            <w:pPr>
              <w:jc w:val="center"/>
              <w:rPr>
                <w:sz w:val="16"/>
                <w:szCs w:val="16"/>
              </w:rPr>
            </w:pPr>
            <w:r w:rsidRPr="00E34345">
              <w:rPr>
                <w:sz w:val="16"/>
                <w:szCs w:val="16"/>
              </w:rPr>
              <w:t>947</w:t>
            </w:r>
          </w:p>
        </w:tc>
        <w:tc>
          <w:tcPr>
            <w:tcW w:w="581" w:type="dxa"/>
          </w:tcPr>
          <w:p w14:paraId="4BDE555C" w14:textId="77777777" w:rsidR="004569C3" w:rsidRPr="00E34345" w:rsidRDefault="004569C3" w:rsidP="004569C3">
            <w:pPr>
              <w:jc w:val="center"/>
              <w:rPr>
                <w:sz w:val="16"/>
                <w:szCs w:val="16"/>
              </w:rPr>
            </w:pPr>
            <w:r w:rsidRPr="00E34345">
              <w:rPr>
                <w:sz w:val="16"/>
                <w:szCs w:val="16"/>
              </w:rPr>
              <w:t>27</w:t>
            </w:r>
          </w:p>
        </w:tc>
        <w:tc>
          <w:tcPr>
            <w:tcW w:w="581" w:type="dxa"/>
          </w:tcPr>
          <w:p w14:paraId="2B7D8443" w14:textId="77777777" w:rsidR="004569C3" w:rsidRPr="00E34345" w:rsidRDefault="004569C3" w:rsidP="004569C3">
            <w:pPr>
              <w:jc w:val="center"/>
              <w:rPr>
                <w:sz w:val="16"/>
                <w:szCs w:val="16"/>
              </w:rPr>
            </w:pPr>
            <w:r w:rsidRPr="00E34345">
              <w:rPr>
                <w:sz w:val="16"/>
                <w:szCs w:val="16"/>
              </w:rPr>
              <w:t>98</w:t>
            </w:r>
          </w:p>
        </w:tc>
        <w:tc>
          <w:tcPr>
            <w:tcW w:w="500" w:type="dxa"/>
          </w:tcPr>
          <w:p w14:paraId="0947D004" w14:textId="77777777" w:rsidR="004569C3" w:rsidRPr="00E34345" w:rsidRDefault="004569C3" w:rsidP="004569C3">
            <w:pPr>
              <w:jc w:val="center"/>
              <w:rPr>
                <w:sz w:val="16"/>
                <w:szCs w:val="16"/>
              </w:rPr>
            </w:pPr>
            <w:r w:rsidRPr="00E34345">
              <w:rPr>
                <w:sz w:val="16"/>
                <w:szCs w:val="16"/>
              </w:rPr>
              <w:t>34</w:t>
            </w:r>
          </w:p>
        </w:tc>
        <w:tc>
          <w:tcPr>
            <w:tcW w:w="581" w:type="dxa"/>
          </w:tcPr>
          <w:p w14:paraId="2303DC7B" w14:textId="77777777" w:rsidR="004569C3" w:rsidRPr="00E34345" w:rsidRDefault="004569C3" w:rsidP="004569C3">
            <w:pPr>
              <w:jc w:val="center"/>
              <w:rPr>
                <w:sz w:val="16"/>
                <w:szCs w:val="16"/>
              </w:rPr>
            </w:pPr>
            <w:r w:rsidRPr="00E34345">
              <w:rPr>
                <w:sz w:val="16"/>
                <w:szCs w:val="16"/>
              </w:rPr>
              <w:t>27.3</w:t>
            </w:r>
          </w:p>
        </w:tc>
        <w:tc>
          <w:tcPr>
            <w:tcW w:w="581" w:type="dxa"/>
          </w:tcPr>
          <w:p w14:paraId="662E28E8" w14:textId="77777777" w:rsidR="004569C3" w:rsidRPr="00E34345" w:rsidRDefault="004569C3" w:rsidP="004569C3">
            <w:pPr>
              <w:jc w:val="center"/>
              <w:rPr>
                <w:sz w:val="16"/>
                <w:szCs w:val="16"/>
              </w:rPr>
            </w:pPr>
            <w:r w:rsidRPr="00E34345">
              <w:rPr>
                <w:sz w:val="16"/>
                <w:szCs w:val="16"/>
              </w:rPr>
              <w:t>0.012</w:t>
            </w:r>
          </w:p>
        </w:tc>
        <w:tc>
          <w:tcPr>
            <w:tcW w:w="477" w:type="dxa"/>
          </w:tcPr>
          <w:p w14:paraId="13E43E66" w14:textId="77777777" w:rsidR="004569C3" w:rsidRPr="00E34345" w:rsidRDefault="00682B60" w:rsidP="004569C3">
            <w:pPr>
              <w:jc w:val="center"/>
              <w:rPr>
                <w:sz w:val="16"/>
                <w:szCs w:val="16"/>
              </w:rPr>
            </w:pPr>
            <w:r w:rsidRPr="00E34345">
              <w:rPr>
                <w:sz w:val="16"/>
                <w:szCs w:val="16"/>
              </w:rPr>
              <w:fldChar w:fldCharType="begin" w:fldLock="1"/>
            </w:r>
            <w:r w:rsidR="00DF45C3" w:rsidRPr="00E34345">
              <w:rPr>
                <w:sz w:val="16"/>
                <w:szCs w:val="16"/>
              </w:rPr>
              <w:instrText>ADDIN CSL_CITATION {"citationItems":[{"id":"ITEM-1","itemData":{"DOI":"10.1007/s10661-010-1618-x","ISSN":"01676369","PMID":"20661770","abstract":"Soil, rock and water samples were collected from India's oldest coalfield Raniganj to investigate trace metal contamination from mining activity. Our data reveal that trace metal concentration in soil samples lies above the average world soil composition; especially, Cr, Cu, Ni and Zn concentrations exceed the maximum allowable concentration proposed by the European Commission for agricultural soils. In particular, Cr, Cu and Ni exceed the ecotoxicological limit, and Ni exceeds the typical value for cultivated soils. Mineral dissolution from overburden material and high adsorption capacity of laterite soil are responsible for the elevated concentrations. This is evident from enrichment factor (Ef), geoaccumulation index (Igeo) and metal pollution index values. Sediment quality guideline index indicates toxicity to local biota although enrichment index suggests no threat from consuming crops cultivated in the contaminated soil. © 2010 Springer Science+Business Media B.V.","author":[{"dropping-particle":"","family":"Das","given":"Supriyo Kumar","non-dropping-particle":"","parse-names":false,"suffix":""},{"dropping-particle":"","family":"Chakrapani","given":"Govind J.","non-dropping-particle":"","parse-names":false,"suffix":""}],"container-title":"Environmental Monitoring and Assessment","id":"ITEM-1","issue":"1-4","issued":{"date-parts":[["2011"]]},"page":"63-71","title":"Assessment of trace metal toxicity in soils of Raniganj Coalfield, India","type":"article-journal","volume":"177"},"uris":["http://www.mendeley.com/documents/?uuid=5a87f3e5-a8bb-454e-b2e0-d862759bc2ac"]}],"mendeley":{"formattedCitation":"[29]","plainTextFormattedCitation":"[29]","previouslyFormattedCitation":"[29]"},"properties":{"noteIndex":0},"schema":"https://github.com/citation-style-language/schema/raw/master/csl-citation.json"}</w:instrText>
            </w:r>
            <w:r w:rsidRPr="00E34345">
              <w:rPr>
                <w:sz w:val="16"/>
                <w:szCs w:val="16"/>
              </w:rPr>
              <w:fldChar w:fldCharType="separate"/>
            </w:r>
            <w:r w:rsidR="004437CD" w:rsidRPr="00E34345">
              <w:rPr>
                <w:noProof/>
                <w:sz w:val="16"/>
                <w:szCs w:val="16"/>
              </w:rPr>
              <w:t>[29]</w:t>
            </w:r>
            <w:r w:rsidRPr="00E34345">
              <w:rPr>
                <w:sz w:val="16"/>
                <w:szCs w:val="16"/>
              </w:rPr>
              <w:fldChar w:fldCharType="end"/>
            </w:r>
          </w:p>
        </w:tc>
      </w:tr>
      <w:tr w:rsidR="00971263" w:rsidRPr="00971263" w14:paraId="37B8A25A" w14:textId="77777777" w:rsidTr="00390CD2">
        <w:trPr>
          <w:jc w:val="center"/>
        </w:trPr>
        <w:tc>
          <w:tcPr>
            <w:tcW w:w="1847" w:type="dxa"/>
          </w:tcPr>
          <w:p w14:paraId="015A62CB" w14:textId="77777777" w:rsidR="004569C3" w:rsidRPr="00E34345" w:rsidRDefault="004569C3" w:rsidP="004569C3">
            <w:pPr>
              <w:rPr>
                <w:sz w:val="16"/>
                <w:szCs w:val="16"/>
              </w:rPr>
            </w:pPr>
            <w:r w:rsidRPr="00E34345">
              <w:rPr>
                <w:rFonts w:cs="AdvOT5fcf1b24"/>
                <w:sz w:val="16"/>
                <w:szCs w:val="16"/>
              </w:rPr>
              <w:t>Ledo, India</w:t>
            </w:r>
          </w:p>
        </w:tc>
        <w:tc>
          <w:tcPr>
            <w:tcW w:w="1676" w:type="dxa"/>
          </w:tcPr>
          <w:p w14:paraId="038CB3E8" w14:textId="77777777" w:rsidR="004569C3" w:rsidRPr="00E34345" w:rsidRDefault="004569C3" w:rsidP="004569C3">
            <w:pPr>
              <w:rPr>
                <w:sz w:val="16"/>
                <w:szCs w:val="16"/>
              </w:rPr>
            </w:pPr>
            <w:r w:rsidRPr="00E34345">
              <w:rPr>
                <w:rFonts w:cs="AdvOT5fcf1b24"/>
                <w:sz w:val="16"/>
                <w:szCs w:val="16"/>
              </w:rPr>
              <w:t>Mine-impacted soil</w:t>
            </w:r>
          </w:p>
        </w:tc>
        <w:tc>
          <w:tcPr>
            <w:tcW w:w="460" w:type="dxa"/>
          </w:tcPr>
          <w:p w14:paraId="47DE7A90" w14:textId="77777777" w:rsidR="004569C3" w:rsidRPr="00E34345" w:rsidRDefault="004569C3" w:rsidP="004569C3">
            <w:pPr>
              <w:jc w:val="center"/>
              <w:rPr>
                <w:sz w:val="16"/>
                <w:szCs w:val="16"/>
              </w:rPr>
            </w:pPr>
            <w:r w:rsidRPr="00E34345">
              <w:rPr>
                <w:sz w:val="16"/>
                <w:szCs w:val="16"/>
              </w:rPr>
              <w:t>-</w:t>
            </w:r>
          </w:p>
        </w:tc>
        <w:tc>
          <w:tcPr>
            <w:tcW w:w="500" w:type="dxa"/>
          </w:tcPr>
          <w:p w14:paraId="3D10BCE3" w14:textId="77777777" w:rsidR="004569C3" w:rsidRPr="00E34345" w:rsidRDefault="004569C3" w:rsidP="004569C3">
            <w:pPr>
              <w:jc w:val="center"/>
              <w:rPr>
                <w:sz w:val="16"/>
                <w:szCs w:val="16"/>
              </w:rPr>
            </w:pPr>
            <w:r w:rsidRPr="00E34345">
              <w:rPr>
                <w:sz w:val="16"/>
                <w:szCs w:val="16"/>
              </w:rPr>
              <w:t>-</w:t>
            </w:r>
          </w:p>
        </w:tc>
        <w:tc>
          <w:tcPr>
            <w:tcW w:w="541" w:type="dxa"/>
          </w:tcPr>
          <w:p w14:paraId="462B317F" w14:textId="77777777" w:rsidR="004569C3" w:rsidRPr="00E34345" w:rsidRDefault="004569C3" w:rsidP="004569C3">
            <w:pPr>
              <w:jc w:val="center"/>
              <w:rPr>
                <w:sz w:val="16"/>
                <w:szCs w:val="16"/>
              </w:rPr>
            </w:pPr>
            <w:r w:rsidRPr="00E34345">
              <w:rPr>
                <w:sz w:val="16"/>
                <w:szCs w:val="16"/>
              </w:rPr>
              <w:t>-</w:t>
            </w:r>
          </w:p>
        </w:tc>
        <w:tc>
          <w:tcPr>
            <w:tcW w:w="581" w:type="dxa"/>
          </w:tcPr>
          <w:p w14:paraId="0216B799" w14:textId="77777777" w:rsidR="004569C3" w:rsidRPr="00E34345" w:rsidRDefault="004569C3" w:rsidP="004569C3">
            <w:pPr>
              <w:jc w:val="center"/>
              <w:rPr>
                <w:sz w:val="16"/>
                <w:szCs w:val="16"/>
              </w:rPr>
            </w:pPr>
            <w:r w:rsidRPr="00E34345">
              <w:rPr>
                <w:sz w:val="16"/>
                <w:szCs w:val="16"/>
              </w:rPr>
              <w:t>-</w:t>
            </w:r>
          </w:p>
        </w:tc>
        <w:tc>
          <w:tcPr>
            <w:tcW w:w="581" w:type="dxa"/>
          </w:tcPr>
          <w:p w14:paraId="3C8E0F9F" w14:textId="77777777" w:rsidR="004569C3" w:rsidRPr="00E34345" w:rsidRDefault="004569C3" w:rsidP="004569C3">
            <w:pPr>
              <w:jc w:val="center"/>
              <w:rPr>
                <w:sz w:val="16"/>
                <w:szCs w:val="16"/>
              </w:rPr>
            </w:pPr>
            <w:r w:rsidRPr="00E34345">
              <w:rPr>
                <w:sz w:val="16"/>
                <w:szCs w:val="16"/>
              </w:rPr>
              <w:t>-</w:t>
            </w:r>
          </w:p>
        </w:tc>
        <w:tc>
          <w:tcPr>
            <w:tcW w:w="581" w:type="dxa"/>
          </w:tcPr>
          <w:p w14:paraId="30FA1298" w14:textId="77777777" w:rsidR="004569C3" w:rsidRPr="00E34345" w:rsidRDefault="004569C3" w:rsidP="004569C3">
            <w:pPr>
              <w:jc w:val="center"/>
              <w:rPr>
                <w:sz w:val="16"/>
                <w:szCs w:val="16"/>
              </w:rPr>
            </w:pPr>
            <w:r w:rsidRPr="00E34345">
              <w:rPr>
                <w:sz w:val="16"/>
                <w:szCs w:val="16"/>
              </w:rPr>
              <w:t>112</w:t>
            </w:r>
          </w:p>
        </w:tc>
        <w:tc>
          <w:tcPr>
            <w:tcW w:w="500" w:type="dxa"/>
          </w:tcPr>
          <w:p w14:paraId="04A814CF" w14:textId="77777777" w:rsidR="004569C3" w:rsidRPr="00E34345" w:rsidRDefault="004569C3" w:rsidP="004569C3">
            <w:pPr>
              <w:jc w:val="center"/>
              <w:rPr>
                <w:sz w:val="16"/>
                <w:szCs w:val="16"/>
              </w:rPr>
            </w:pPr>
            <w:r w:rsidRPr="00E34345">
              <w:rPr>
                <w:sz w:val="16"/>
                <w:szCs w:val="16"/>
              </w:rPr>
              <w:t>87.5</w:t>
            </w:r>
          </w:p>
        </w:tc>
        <w:tc>
          <w:tcPr>
            <w:tcW w:w="581" w:type="dxa"/>
          </w:tcPr>
          <w:p w14:paraId="3F32F688" w14:textId="77777777" w:rsidR="004569C3" w:rsidRPr="00E34345" w:rsidRDefault="004569C3" w:rsidP="004569C3">
            <w:pPr>
              <w:jc w:val="center"/>
              <w:rPr>
                <w:sz w:val="16"/>
                <w:szCs w:val="16"/>
              </w:rPr>
            </w:pPr>
            <w:r w:rsidRPr="00E34345">
              <w:rPr>
                <w:sz w:val="16"/>
                <w:szCs w:val="16"/>
              </w:rPr>
              <w:t>183</w:t>
            </w:r>
          </w:p>
        </w:tc>
        <w:tc>
          <w:tcPr>
            <w:tcW w:w="581" w:type="dxa"/>
          </w:tcPr>
          <w:p w14:paraId="21289520" w14:textId="77777777" w:rsidR="004569C3" w:rsidRPr="00E34345" w:rsidRDefault="004569C3" w:rsidP="004569C3">
            <w:pPr>
              <w:jc w:val="center"/>
              <w:rPr>
                <w:sz w:val="16"/>
                <w:szCs w:val="16"/>
              </w:rPr>
            </w:pPr>
            <w:r w:rsidRPr="00E34345">
              <w:rPr>
                <w:sz w:val="16"/>
                <w:szCs w:val="16"/>
              </w:rPr>
              <w:t>2.6</w:t>
            </w:r>
          </w:p>
        </w:tc>
        <w:tc>
          <w:tcPr>
            <w:tcW w:w="477" w:type="dxa"/>
          </w:tcPr>
          <w:p w14:paraId="2CEDBEAC" w14:textId="77777777" w:rsidR="004569C3" w:rsidRPr="00E34345" w:rsidRDefault="00682B60" w:rsidP="004569C3">
            <w:pPr>
              <w:jc w:val="center"/>
              <w:rPr>
                <w:sz w:val="16"/>
                <w:szCs w:val="16"/>
              </w:rPr>
            </w:pPr>
            <w:r w:rsidRPr="00E34345">
              <w:rPr>
                <w:sz w:val="16"/>
                <w:szCs w:val="16"/>
              </w:rPr>
              <w:fldChar w:fldCharType="begin" w:fldLock="1"/>
            </w:r>
            <w:r w:rsidR="00DF45C3" w:rsidRPr="00E34345">
              <w:rPr>
                <w:sz w:val="16"/>
                <w:szCs w:val="16"/>
              </w:rPr>
              <w:instrText>ADDIN CSL_CITATION {"citationItems":[{"id":"ITEM-1","itemData":{"author":[{"dropping-particle":"","family":"Equeenduddin","given":"S. M.","non-dropping-particle":"","parse-names":false,"suffix":""}],"id":"ITEM-1","issued":{"date-parts":[["2010"]]},"title":"Controls of coal and overburden on acid mine drainage and metal mobilization at Makum Coalfield, Assam, India","type":"article-journal"},"uris":["http://www.mendeley.com/documents/?uuid=32af09cf-2a2a-43e9-a554-791b28c0f2c5"]}],"mendeley":{"formattedCitation":"[30]","plainTextFormattedCitation":"[30]","previouslyFormattedCitation":"[30]"},"properties":{"noteIndex":0},"schema":"https://github.com/citation-style-language/schema/raw/master/csl-citation.json"}</w:instrText>
            </w:r>
            <w:r w:rsidRPr="00E34345">
              <w:rPr>
                <w:sz w:val="16"/>
                <w:szCs w:val="16"/>
              </w:rPr>
              <w:fldChar w:fldCharType="separate"/>
            </w:r>
            <w:r w:rsidR="004437CD" w:rsidRPr="00E34345">
              <w:rPr>
                <w:noProof/>
                <w:sz w:val="16"/>
                <w:szCs w:val="16"/>
              </w:rPr>
              <w:t>[30]</w:t>
            </w:r>
            <w:r w:rsidRPr="00E34345">
              <w:rPr>
                <w:sz w:val="16"/>
                <w:szCs w:val="16"/>
              </w:rPr>
              <w:fldChar w:fldCharType="end"/>
            </w:r>
          </w:p>
        </w:tc>
      </w:tr>
      <w:tr w:rsidR="00971263" w:rsidRPr="00971263" w14:paraId="1BFF581D" w14:textId="77777777" w:rsidTr="00390CD2">
        <w:trPr>
          <w:jc w:val="center"/>
        </w:trPr>
        <w:tc>
          <w:tcPr>
            <w:tcW w:w="1847" w:type="dxa"/>
          </w:tcPr>
          <w:p w14:paraId="413936AE" w14:textId="77777777" w:rsidR="004569C3" w:rsidRPr="00E34345" w:rsidRDefault="004569C3" w:rsidP="004569C3">
            <w:pPr>
              <w:rPr>
                <w:rFonts w:cs="AdvOT5fcf1b24"/>
                <w:sz w:val="16"/>
                <w:szCs w:val="16"/>
              </w:rPr>
            </w:pPr>
            <w:r w:rsidRPr="00E34345">
              <w:rPr>
                <w:rFonts w:cs="AdvOT5fcf1b24"/>
                <w:sz w:val="16"/>
                <w:szCs w:val="16"/>
              </w:rPr>
              <w:t>Suncheon, South Korea</w:t>
            </w:r>
          </w:p>
        </w:tc>
        <w:tc>
          <w:tcPr>
            <w:tcW w:w="1676" w:type="dxa"/>
          </w:tcPr>
          <w:p w14:paraId="4AF37ED6" w14:textId="77777777" w:rsidR="004569C3" w:rsidRPr="00E34345" w:rsidRDefault="004569C3" w:rsidP="004569C3">
            <w:pPr>
              <w:rPr>
                <w:sz w:val="16"/>
                <w:szCs w:val="16"/>
              </w:rPr>
            </w:pPr>
            <w:r w:rsidRPr="00E34345">
              <w:rPr>
                <w:rFonts w:cs="AdvOT5fcf1b24"/>
                <w:sz w:val="16"/>
                <w:szCs w:val="16"/>
              </w:rPr>
              <w:t>Mine-impacted soil</w:t>
            </w:r>
          </w:p>
        </w:tc>
        <w:tc>
          <w:tcPr>
            <w:tcW w:w="460" w:type="dxa"/>
          </w:tcPr>
          <w:p w14:paraId="7A55B879" w14:textId="77777777" w:rsidR="004569C3" w:rsidRPr="00E34345" w:rsidRDefault="004569C3" w:rsidP="004569C3">
            <w:pPr>
              <w:jc w:val="center"/>
              <w:rPr>
                <w:sz w:val="16"/>
                <w:szCs w:val="16"/>
              </w:rPr>
            </w:pPr>
            <w:r w:rsidRPr="00E34345">
              <w:rPr>
                <w:sz w:val="16"/>
                <w:szCs w:val="16"/>
              </w:rPr>
              <w:t>22</w:t>
            </w:r>
          </w:p>
        </w:tc>
        <w:tc>
          <w:tcPr>
            <w:tcW w:w="500" w:type="dxa"/>
          </w:tcPr>
          <w:p w14:paraId="4592E6E7" w14:textId="77777777" w:rsidR="004569C3" w:rsidRPr="00E34345" w:rsidRDefault="004569C3" w:rsidP="004569C3">
            <w:pPr>
              <w:jc w:val="center"/>
              <w:rPr>
                <w:sz w:val="16"/>
                <w:szCs w:val="16"/>
              </w:rPr>
            </w:pPr>
            <w:r w:rsidRPr="00E34345">
              <w:rPr>
                <w:sz w:val="16"/>
                <w:szCs w:val="16"/>
              </w:rPr>
              <w:t>226</w:t>
            </w:r>
          </w:p>
        </w:tc>
        <w:tc>
          <w:tcPr>
            <w:tcW w:w="541" w:type="dxa"/>
          </w:tcPr>
          <w:p w14:paraId="2FB109F4" w14:textId="77777777" w:rsidR="004569C3" w:rsidRPr="00E34345" w:rsidRDefault="004569C3" w:rsidP="004569C3">
            <w:pPr>
              <w:jc w:val="center"/>
              <w:rPr>
                <w:sz w:val="16"/>
                <w:szCs w:val="16"/>
              </w:rPr>
            </w:pPr>
            <w:r w:rsidRPr="00E34345">
              <w:rPr>
                <w:sz w:val="16"/>
                <w:szCs w:val="16"/>
              </w:rPr>
              <w:t>-</w:t>
            </w:r>
          </w:p>
        </w:tc>
        <w:tc>
          <w:tcPr>
            <w:tcW w:w="581" w:type="dxa"/>
          </w:tcPr>
          <w:p w14:paraId="35D7ADE8" w14:textId="77777777" w:rsidR="004569C3" w:rsidRPr="00E34345" w:rsidRDefault="004569C3" w:rsidP="004569C3">
            <w:pPr>
              <w:jc w:val="center"/>
              <w:rPr>
                <w:sz w:val="16"/>
                <w:szCs w:val="16"/>
              </w:rPr>
            </w:pPr>
            <w:r w:rsidRPr="00E34345">
              <w:rPr>
                <w:sz w:val="16"/>
                <w:szCs w:val="16"/>
              </w:rPr>
              <w:t>-</w:t>
            </w:r>
          </w:p>
        </w:tc>
        <w:tc>
          <w:tcPr>
            <w:tcW w:w="581" w:type="dxa"/>
          </w:tcPr>
          <w:p w14:paraId="2E377613" w14:textId="77777777" w:rsidR="004569C3" w:rsidRPr="00E34345" w:rsidRDefault="004569C3" w:rsidP="004569C3">
            <w:pPr>
              <w:jc w:val="center"/>
              <w:rPr>
                <w:sz w:val="16"/>
                <w:szCs w:val="16"/>
              </w:rPr>
            </w:pPr>
            <w:r w:rsidRPr="00E34345">
              <w:rPr>
                <w:sz w:val="16"/>
                <w:szCs w:val="16"/>
              </w:rPr>
              <w:t>49.3</w:t>
            </w:r>
          </w:p>
        </w:tc>
        <w:tc>
          <w:tcPr>
            <w:tcW w:w="581" w:type="dxa"/>
          </w:tcPr>
          <w:p w14:paraId="20B973BF" w14:textId="77777777" w:rsidR="004569C3" w:rsidRPr="00E34345" w:rsidRDefault="004569C3" w:rsidP="004569C3">
            <w:pPr>
              <w:jc w:val="center"/>
              <w:rPr>
                <w:sz w:val="16"/>
                <w:szCs w:val="16"/>
              </w:rPr>
            </w:pPr>
            <w:r w:rsidRPr="00E34345">
              <w:rPr>
                <w:sz w:val="16"/>
                <w:szCs w:val="16"/>
              </w:rPr>
              <w:t>-</w:t>
            </w:r>
          </w:p>
        </w:tc>
        <w:tc>
          <w:tcPr>
            <w:tcW w:w="500" w:type="dxa"/>
          </w:tcPr>
          <w:p w14:paraId="059A2CC0" w14:textId="77777777" w:rsidR="004569C3" w:rsidRPr="00E34345" w:rsidRDefault="004569C3" w:rsidP="004569C3">
            <w:pPr>
              <w:jc w:val="center"/>
              <w:rPr>
                <w:sz w:val="16"/>
                <w:szCs w:val="16"/>
              </w:rPr>
            </w:pPr>
            <w:r w:rsidRPr="00E34345">
              <w:rPr>
                <w:sz w:val="16"/>
                <w:szCs w:val="16"/>
              </w:rPr>
              <w:t>-</w:t>
            </w:r>
          </w:p>
        </w:tc>
        <w:tc>
          <w:tcPr>
            <w:tcW w:w="581" w:type="dxa"/>
          </w:tcPr>
          <w:p w14:paraId="06B3645F" w14:textId="77777777" w:rsidR="004569C3" w:rsidRPr="00E34345" w:rsidRDefault="004569C3" w:rsidP="004569C3">
            <w:pPr>
              <w:jc w:val="center"/>
              <w:rPr>
                <w:sz w:val="16"/>
                <w:szCs w:val="16"/>
              </w:rPr>
            </w:pPr>
            <w:r w:rsidRPr="00E34345">
              <w:rPr>
                <w:sz w:val="16"/>
                <w:szCs w:val="16"/>
              </w:rPr>
              <w:t>88.1</w:t>
            </w:r>
          </w:p>
        </w:tc>
        <w:tc>
          <w:tcPr>
            <w:tcW w:w="581" w:type="dxa"/>
          </w:tcPr>
          <w:p w14:paraId="2B1E40D8" w14:textId="77777777" w:rsidR="004569C3" w:rsidRPr="00E34345" w:rsidRDefault="004569C3" w:rsidP="004569C3">
            <w:pPr>
              <w:jc w:val="center"/>
              <w:rPr>
                <w:sz w:val="16"/>
                <w:szCs w:val="16"/>
              </w:rPr>
            </w:pPr>
            <w:r w:rsidRPr="00E34345">
              <w:rPr>
                <w:sz w:val="16"/>
                <w:szCs w:val="16"/>
              </w:rPr>
              <w:t>-</w:t>
            </w:r>
          </w:p>
        </w:tc>
        <w:tc>
          <w:tcPr>
            <w:tcW w:w="477" w:type="dxa"/>
          </w:tcPr>
          <w:p w14:paraId="42AA5804" w14:textId="77777777" w:rsidR="004569C3" w:rsidRPr="00E34345" w:rsidRDefault="00682B60" w:rsidP="004569C3">
            <w:pPr>
              <w:jc w:val="center"/>
              <w:rPr>
                <w:sz w:val="16"/>
                <w:szCs w:val="16"/>
              </w:rPr>
            </w:pPr>
            <w:r w:rsidRPr="00E34345">
              <w:rPr>
                <w:sz w:val="16"/>
                <w:szCs w:val="16"/>
              </w:rPr>
              <w:fldChar w:fldCharType="begin" w:fldLock="1"/>
            </w:r>
            <w:r w:rsidR="00DF45C3" w:rsidRPr="00E34345">
              <w:rPr>
                <w:sz w:val="16"/>
                <w:szCs w:val="16"/>
              </w:rPr>
              <w:instrText>ADDIN CSL_CITATION {"citationItems":[{"id":"ITEM-1","itemData":{"DOI":"10.1007/s00254-008-1520-9","ISSN":"09430105","abstract":"Reflectance spectroscopy covering the visible and near-infrared ranges (400-2,400 nm) is known as a rapid and nondestructive method in the characterization and quantitative analysis of many components of interest. In this study, the potential use of spectral absorption feature parameters (SAFPs) in the range of 400-2,400 nm was investigated in terms of the prediction of heavy metals and mapping of their distribution. Parameters such as absorption depth, area, and peak ratio were derived from variations in spectral absorption shape associated with concentrations of heavy metals. Heavy metals were quantified from SAFPs using stepwise multiple linear regression (SMLR) and enter multiple linear regression (EMLR). The EMLR model showed qualitative prediction performance for As and Cu, with R2 values of 0.60 and 0.81, respectively. A contour map of As and Cu concentrations based on EMLR-derived values showed similar spatial patterns to a map based on measured values. © Springer-Verlag 2008.","author":[{"dropping-particle":"","family":"Choe","given":"Eunyoung","non-dropping-particle":"","parse-names":false,"suffix":""},{"dropping-particle":"","family":"Kim","given":"Kyoung Woong","non-dropping-particle":"","parse-names":false,"suffix":""},{"dropping-particle":"","family":"Bang","given":"Sunbaek","non-dropping-particle":"","parse-names":false,"suffix":""},{"dropping-particle":"","family":"Yoon","given":"In Ho","non-dropping-particle":"","parse-names":false,"suffix":""},{"dropping-particle":"","family":"Lee","given":"Keun Young","non-dropping-particle":"","parse-names":false,"suffix":""}],"container-title":"Environmental Geology","id":"ITEM-1","issue":"3","issued":{"date-parts":[["2009"]]},"page":"477-482","title":"Qualitative analysis and mapping of heavy metals in an abandoned Au-Ag mine area using NIR spectroscopy","type":"article-journal","volume":"58"},"uris":["http://www.mendeley.com/documents/?uuid=59abbb52-5791-450b-9be4-9432fa14f30f"]}],"mendeley":{"formattedCitation":"[31]","plainTextFormattedCitation":"[31]","previouslyFormattedCitation":"[31]"},"properties":{"noteIndex":0},"schema":"https://github.com/citation-style-language/schema/raw/master/csl-citation.json"}</w:instrText>
            </w:r>
            <w:r w:rsidRPr="00E34345">
              <w:rPr>
                <w:sz w:val="16"/>
                <w:szCs w:val="16"/>
              </w:rPr>
              <w:fldChar w:fldCharType="separate"/>
            </w:r>
            <w:r w:rsidR="004437CD" w:rsidRPr="00E34345">
              <w:rPr>
                <w:noProof/>
                <w:sz w:val="16"/>
                <w:szCs w:val="16"/>
              </w:rPr>
              <w:t>[31]</w:t>
            </w:r>
            <w:r w:rsidRPr="00E34345">
              <w:rPr>
                <w:sz w:val="16"/>
                <w:szCs w:val="16"/>
              </w:rPr>
              <w:fldChar w:fldCharType="end"/>
            </w:r>
          </w:p>
        </w:tc>
      </w:tr>
      <w:tr w:rsidR="00971263" w:rsidRPr="00971263" w14:paraId="4FD1CB6A" w14:textId="77777777" w:rsidTr="00390CD2">
        <w:trPr>
          <w:jc w:val="center"/>
        </w:trPr>
        <w:tc>
          <w:tcPr>
            <w:tcW w:w="1847" w:type="dxa"/>
          </w:tcPr>
          <w:p w14:paraId="2DE40F07" w14:textId="77777777" w:rsidR="004569C3" w:rsidRPr="00E34345" w:rsidRDefault="004569C3" w:rsidP="004569C3">
            <w:pPr>
              <w:rPr>
                <w:rFonts w:cs="AdvOT5fcf1b24"/>
                <w:sz w:val="16"/>
                <w:szCs w:val="16"/>
              </w:rPr>
            </w:pPr>
            <w:r w:rsidRPr="00E34345">
              <w:rPr>
                <w:rFonts w:cs="AdvOT5fcf1b24"/>
                <w:sz w:val="16"/>
                <w:szCs w:val="16"/>
              </w:rPr>
              <w:t>Waal, Netherlands</w:t>
            </w:r>
          </w:p>
        </w:tc>
        <w:tc>
          <w:tcPr>
            <w:tcW w:w="1676" w:type="dxa"/>
          </w:tcPr>
          <w:p w14:paraId="212145C1" w14:textId="77777777" w:rsidR="004569C3" w:rsidRPr="00E34345" w:rsidRDefault="004569C3" w:rsidP="004569C3">
            <w:pPr>
              <w:rPr>
                <w:sz w:val="16"/>
                <w:szCs w:val="16"/>
              </w:rPr>
            </w:pPr>
            <w:r w:rsidRPr="00E34345">
              <w:rPr>
                <w:rFonts w:cs="AdvOT5fcf1b24"/>
                <w:sz w:val="16"/>
                <w:szCs w:val="16"/>
              </w:rPr>
              <w:t>Floodplain soils</w:t>
            </w:r>
          </w:p>
        </w:tc>
        <w:tc>
          <w:tcPr>
            <w:tcW w:w="460" w:type="dxa"/>
          </w:tcPr>
          <w:p w14:paraId="147DB829" w14:textId="77777777" w:rsidR="004569C3" w:rsidRPr="00E34345" w:rsidRDefault="004569C3" w:rsidP="004569C3">
            <w:pPr>
              <w:jc w:val="center"/>
              <w:rPr>
                <w:sz w:val="16"/>
                <w:szCs w:val="16"/>
              </w:rPr>
            </w:pPr>
            <w:r w:rsidRPr="00E34345">
              <w:rPr>
                <w:sz w:val="16"/>
                <w:szCs w:val="16"/>
              </w:rPr>
              <w:t>69</w:t>
            </w:r>
          </w:p>
        </w:tc>
        <w:tc>
          <w:tcPr>
            <w:tcW w:w="500" w:type="dxa"/>
          </w:tcPr>
          <w:p w14:paraId="360EB577" w14:textId="77777777" w:rsidR="004569C3" w:rsidRPr="00E34345" w:rsidRDefault="004569C3" w:rsidP="004569C3">
            <w:pPr>
              <w:jc w:val="center"/>
              <w:rPr>
                <w:sz w:val="16"/>
                <w:szCs w:val="16"/>
              </w:rPr>
            </w:pPr>
            <w:r w:rsidRPr="00E34345">
              <w:rPr>
                <w:sz w:val="16"/>
                <w:szCs w:val="16"/>
              </w:rPr>
              <w:t>-</w:t>
            </w:r>
          </w:p>
        </w:tc>
        <w:tc>
          <w:tcPr>
            <w:tcW w:w="541" w:type="dxa"/>
          </w:tcPr>
          <w:p w14:paraId="6D547563" w14:textId="77777777" w:rsidR="004569C3" w:rsidRPr="00E34345" w:rsidRDefault="004569C3" w:rsidP="004569C3">
            <w:pPr>
              <w:jc w:val="center"/>
              <w:rPr>
                <w:sz w:val="16"/>
                <w:szCs w:val="16"/>
              </w:rPr>
            </w:pPr>
            <w:r w:rsidRPr="00E34345">
              <w:rPr>
                <w:sz w:val="16"/>
                <w:szCs w:val="16"/>
              </w:rPr>
              <w:t>-</w:t>
            </w:r>
          </w:p>
        </w:tc>
        <w:tc>
          <w:tcPr>
            <w:tcW w:w="581" w:type="dxa"/>
          </w:tcPr>
          <w:p w14:paraId="5C284B07" w14:textId="77777777" w:rsidR="004569C3" w:rsidRPr="00E34345" w:rsidRDefault="004569C3" w:rsidP="004569C3">
            <w:pPr>
              <w:jc w:val="center"/>
              <w:rPr>
                <w:sz w:val="16"/>
                <w:szCs w:val="16"/>
              </w:rPr>
            </w:pPr>
            <w:r w:rsidRPr="00E34345">
              <w:rPr>
                <w:sz w:val="16"/>
                <w:szCs w:val="16"/>
              </w:rPr>
              <w:t>80.97</w:t>
            </w:r>
          </w:p>
        </w:tc>
        <w:tc>
          <w:tcPr>
            <w:tcW w:w="581" w:type="dxa"/>
          </w:tcPr>
          <w:p w14:paraId="10D33352" w14:textId="77777777" w:rsidR="004569C3" w:rsidRPr="00E34345" w:rsidRDefault="004569C3" w:rsidP="004569C3">
            <w:pPr>
              <w:jc w:val="center"/>
              <w:rPr>
                <w:sz w:val="16"/>
                <w:szCs w:val="16"/>
              </w:rPr>
            </w:pPr>
            <w:r w:rsidRPr="00E34345">
              <w:rPr>
                <w:sz w:val="16"/>
                <w:szCs w:val="16"/>
              </w:rPr>
              <w:t>-</w:t>
            </w:r>
          </w:p>
        </w:tc>
        <w:tc>
          <w:tcPr>
            <w:tcW w:w="581" w:type="dxa"/>
          </w:tcPr>
          <w:p w14:paraId="11649A39" w14:textId="77777777" w:rsidR="004569C3" w:rsidRPr="00E34345" w:rsidRDefault="004569C3" w:rsidP="004569C3">
            <w:pPr>
              <w:jc w:val="center"/>
              <w:rPr>
                <w:sz w:val="16"/>
                <w:szCs w:val="16"/>
              </w:rPr>
            </w:pPr>
            <w:r w:rsidRPr="00E34345">
              <w:rPr>
                <w:sz w:val="16"/>
                <w:szCs w:val="16"/>
              </w:rPr>
              <w:t>-</w:t>
            </w:r>
          </w:p>
        </w:tc>
        <w:tc>
          <w:tcPr>
            <w:tcW w:w="500" w:type="dxa"/>
          </w:tcPr>
          <w:p w14:paraId="5B7D307B" w14:textId="77777777" w:rsidR="004569C3" w:rsidRPr="00E34345" w:rsidRDefault="004569C3" w:rsidP="004569C3">
            <w:pPr>
              <w:jc w:val="center"/>
              <w:rPr>
                <w:sz w:val="16"/>
                <w:szCs w:val="16"/>
              </w:rPr>
            </w:pPr>
            <w:r w:rsidRPr="00E34345">
              <w:rPr>
                <w:sz w:val="16"/>
                <w:szCs w:val="16"/>
              </w:rPr>
              <w:t>-</w:t>
            </w:r>
          </w:p>
        </w:tc>
        <w:tc>
          <w:tcPr>
            <w:tcW w:w="581" w:type="dxa"/>
          </w:tcPr>
          <w:p w14:paraId="6CB9CC3A" w14:textId="77777777" w:rsidR="004569C3" w:rsidRPr="00E34345" w:rsidRDefault="004569C3" w:rsidP="004569C3">
            <w:pPr>
              <w:jc w:val="center"/>
              <w:rPr>
                <w:sz w:val="16"/>
                <w:szCs w:val="16"/>
              </w:rPr>
            </w:pPr>
            <w:r w:rsidRPr="00E34345">
              <w:rPr>
                <w:sz w:val="16"/>
                <w:szCs w:val="16"/>
              </w:rPr>
              <w:t>-</w:t>
            </w:r>
          </w:p>
        </w:tc>
        <w:tc>
          <w:tcPr>
            <w:tcW w:w="581" w:type="dxa"/>
          </w:tcPr>
          <w:p w14:paraId="2EDCBC57" w14:textId="77777777" w:rsidR="004569C3" w:rsidRPr="00E34345" w:rsidRDefault="004569C3" w:rsidP="004569C3">
            <w:pPr>
              <w:jc w:val="center"/>
              <w:rPr>
                <w:sz w:val="16"/>
                <w:szCs w:val="16"/>
              </w:rPr>
            </w:pPr>
            <w:r w:rsidRPr="00E34345">
              <w:rPr>
                <w:sz w:val="16"/>
                <w:szCs w:val="16"/>
              </w:rPr>
              <w:t>0.68</w:t>
            </w:r>
          </w:p>
        </w:tc>
        <w:tc>
          <w:tcPr>
            <w:tcW w:w="477" w:type="dxa"/>
          </w:tcPr>
          <w:p w14:paraId="65322567" w14:textId="77777777" w:rsidR="004569C3" w:rsidRPr="00E34345" w:rsidRDefault="00682B60" w:rsidP="004569C3">
            <w:pPr>
              <w:jc w:val="center"/>
              <w:rPr>
                <w:sz w:val="16"/>
                <w:szCs w:val="16"/>
              </w:rPr>
            </w:pPr>
            <w:r w:rsidRPr="00E34345">
              <w:rPr>
                <w:sz w:val="16"/>
                <w:szCs w:val="16"/>
              </w:rPr>
              <w:fldChar w:fldCharType="begin" w:fldLock="1"/>
            </w:r>
            <w:r w:rsidR="00DF45C3" w:rsidRPr="00E34345">
              <w:rPr>
                <w:sz w:val="16"/>
                <w:szCs w:val="16"/>
              </w:rPr>
              <w:instrText>ADDIN CSL_CITATION {"citationItems":[{"id":"ITEM-1","itemData":{"DOI":"10.1016/S0003-2670(01)01265-X","ISSN":"00032670","abstract":"During the past decades, large amounts of diffuse cadmium (Cd) and zinc (Zn) contaminated soil material have been deposited in the floodplains of the river Rhine in the Netherlands. As spatial information on soil quality is required at different scale levels covering the whole area, characterisation exclusively based on soil sampling and analysis is time-consuming and very expensive. A quicker method is developed based on a multivariate calibration procedure using partial least squares (PLS) regression to establish a relationship between reflectance spectra in the visible-near-infrared (VNIR) region and spectrally active soil characteristics (organic matter and clay content) that are inter-correlated with concentration levels of Cd and Zn. Several spectral pre-processing methods (normalisation, multiplicative scatter correction (MSC), derivation, standard normal variate (SNV) transform) were employed to improve the robustness and performance of the calibration models. No pre-processing gave the best results for Cd and Zn with RMSECV equal to 0.676 and 80.97 mg kg-1, respectively. Application of the calibration models for soil quality characterisation in river floodplains is promising. The future possibilities of multivariate calibration and pre-processing in remote sensing have to be explored. © 2001 Elsevier Science B.V. All rights reserved.","author":[{"dropping-particle":"","family":"Kooistra","given":"L.","non-dropping-particle":"","parse-names":false,"suffix":""},{"dropping-particle":"","family":"Wehrens","given":"R.","non-dropping-particle":"","parse-names":false,"suffix":""},{"dropping-particle":"","family":"Leuven","given":"R. S.E.W.","non-dropping-particle":"","parse-names":false,"suffix":""},{"dropping-particle":"","family":"Buydens","given":"L. M.C.","non-dropping-particle":"","parse-names":false,"suffix":""}],"container-title":"Analytica Chimica Acta","id":"ITEM-1","issue":"1-2","issued":{"date-parts":[["2001"]]},"page":"97-105","title":"Possibilities of visible-near-infrared spectroscopy for the assessment of soil contamination in river floodplains","type":"article-journal","volume":"446"},"uris":["http://www.mendeley.com/documents/?uuid=c20bd557-fdb8-47ef-9ad8-122a4a4b0dd3"]}],"mendeley":{"formattedCitation":"[32]","plainTextFormattedCitation":"[32]","previouslyFormattedCitation":"[32]"},"properties":{"noteIndex":0},"schema":"https://github.com/citation-style-language/schema/raw/master/csl-citation.json"}</w:instrText>
            </w:r>
            <w:r w:rsidRPr="00E34345">
              <w:rPr>
                <w:sz w:val="16"/>
                <w:szCs w:val="16"/>
              </w:rPr>
              <w:fldChar w:fldCharType="separate"/>
            </w:r>
            <w:r w:rsidR="004437CD" w:rsidRPr="00E34345">
              <w:rPr>
                <w:noProof/>
                <w:sz w:val="16"/>
                <w:szCs w:val="16"/>
              </w:rPr>
              <w:t>[32]</w:t>
            </w:r>
            <w:r w:rsidRPr="00E34345">
              <w:rPr>
                <w:sz w:val="16"/>
                <w:szCs w:val="16"/>
              </w:rPr>
              <w:fldChar w:fldCharType="end"/>
            </w:r>
          </w:p>
        </w:tc>
      </w:tr>
      <w:tr w:rsidR="00971263" w:rsidRPr="00971263" w14:paraId="00E8C819" w14:textId="77777777" w:rsidTr="00390CD2">
        <w:trPr>
          <w:jc w:val="center"/>
        </w:trPr>
        <w:tc>
          <w:tcPr>
            <w:tcW w:w="1847" w:type="dxa"/>
          </w:tcPr>
          <w:p w14:paraId="3E758A08" w14:textId="77777777" w:rsidR="004569C3" w:rsidRPr="00E34345" w:rsidRDefault="004569C3" w:rsidP="004569C3">
            <w:pPr>
              <w:rPr>
                <w:rFonts w:cs="AdvOT5fcf1b24"/>
                <w:sz w:val="16"/>
                <w:szCs w:val="16"/>
              </w:rPr>
            </w:pPr>
            <w:r w:rsidRPr="00E34345">
              <w:rPr>
                <w:rFonts w:cs="AdvOT5fcf1b24"/>
                <w:sz w:val="16"/>
                <w:szCs w:val="16"/>
              </w:rPr>
              <w:t>Minimum</w:t>
            </w:r>
          </w:p>
        </w:tc>
        <w:tc>
          <w:tcPr>
            <w:tcW w:w="1676" w:type="dxa"/>
          </w:tcPr>
          <w:p w14:paraId="3E3D3DA8" w14:textId="77777777" w:rsidR="004569C3" w:rsidRPr="00E34345" w:rsidRDefault="004569C3" w:rsidP="004569C3">
            <w:pPr>
              <w:rPr>
                <w:sz w:val="16"/>
                <w:szCs w:val="16"/>
              </w:rPr>
            </w:pPr>
          </w:p>
        </w:tc>
        <w:tc>
          <w:tcPr>
            <w:tcW w:w="460" w:type="dxa"/>
          </w:tcPr>
          <w:p w14:paraId="4E732D52" w14:textId="77777777" w:rsidR="004569C3" w:rsidRPr="00E34345" w:rsidRDefault="004569C3" w:rsidP="004569C3">
            <w:pPr>
              <w:jc w:val="center"/>
              <w:rPr>
                <w:sz w:val="16"/>
                <w:szCs w:val="16"/>
              </w:rPr>
            </w:pPr>
          </w:p>
        </w:tc>
        <w:tc>
          <w:tcPr>
            <w:tcW w:w="500" w:type="dxa"/>
          </w:tcPr>
          <w:p w14:paraId="339E9415" w14:textId="77777777" w:rsidR="004569C3" w:rsidRPr="00E34345" w:rsidRDefault="004569C3" w:rsidP="004569C3">
            <w:pPr>
              <w:jc w:val="center"/>
              <w:rPr>
                <w:sz w:val="16"/>
                <w:szCs w:val="16"/>
              </w:rPr>
            </w:pPr>
            <w:r w:rsidRPr="00E34345">
              <w:rPr>
                <w:sz w:val="16"/>
                <w:szCs w:val="16"/>
              </w:rPr>
              <w:t>0.5</w:t>
            </w:r>
          </w:p>
        </w:tc>
        <w:tc>
          <w:tcPr>
            <w:tcW w:w="541" w:type="dxa"/>
          </w:tcPr>
          <w:p w14:paraId="65A3B5AE" w14:textId="77777777" w:rsidR="004569C3" w:rsidRPr="00E34345" w:rsidRDefault="004569C3" w:rsidP="004569C3">
            <w:pPr>
              <w:jc w:val="center"/>
              <w:rPr>
                <w:sz w:val="16"/>
                <w:szCs w:val="16"/>
              </w:rPr>
            </w:pPr>
            <w:r w:rsidRPr="00E34345">
              <w:rPr>
                <w:sz w:val="16"/>
                <w:szCs w:val="16"/>
              </w:rPr>
              <w:t>86</w:t>
            </w:r>
          </w:p>
        </w:tc>
        <w:tc>
          <w:tcPr>
            <w:tcW w:w="581" w:type="dxa"/>
          </w:tcPr>
          <w:p w14:paraId="547DBC10" w14:textId="77777777" w:rsidR="004569C3" w:rsidRPr="00E34345" w:rsidRDefault="004569C3" w:rsidP="004569C3">
            <w:pPr>
              <w:jc w:val="center"/>
              <w:rPr>
                <w:sz w:val="16"/>
                <w:szCs w:val="16"/>
              </w:rPr>
            </w:pPr>
            <w:r w:rsidRPr="00E34345">
              <w:rPr>
                <w:sz w:val="16"/>
                <w:szCs w:val="16"/>
              </w:rPr>
              <w:t>1.5</w:t>
            </w:r>
          </w:p>
        </w:tc>
        <w:tc>
          <w:tcPr>
            <w:tcW w:w="581" w:type="dxa"/>
          </w:tcPr>
          <w:p w14:paraId="76A48235" w14:textId="77777777" w:rsidR="004569C3" w:rsidRPr="00E34345" w:rsidRDefault="004569C3" w:rsidP="004569C3">
            <w:pPr>
              <w:jc w:val="center"/>
              <w:rPr>
                <w:sz w:val="16"/>
                <w:szCs w:val="16"/>
              </w:rPr>
            </w:pPr>
            <w:r w:rsidRPr="00E34345">
              <w:rPr>
                <w:sz w:val="16"/>
                <w:szCs w:val="16"/>
              </w:rPr>
              <w:t>0.5</w:t>
            </w:r>
          </w:p>
        </w:tc>
        <w:tc>
          <w:tcPr>
            <w:tcW w:w="581" w:type="dxa"/>
          </w:tcPr>
          <w:p w14:paraId="202427A3" w14:textId="77777777" w:rsidR="004569C3" w:rsidRPr="00E34345" w:rsidRDefault="004569C3" w:rsidP="004569C3">
            <w:pPr>
              <w:jc w:val="center"/>
              <w:rPr>
                <w:sz w:val="16"/>
                <w:szCs w:val="16"/>
              </w:rPr>
            </w:pPr>
            <w:r w:rsidRPr="00E34345">
              <w:rPr>
                <w:sz w:val="16"/>
                <w:szCs w:val="16"/>
              </w:rPr>
              <w:t>17.5</w:t>
            </w:r>
          </w:p>
        </w:tc>
        <w:tc>
          <w:tcPr>
            <w:tcW w:w="500" w:type="dxa"/>
          </w:tcPr>
          <w:p w14:paraId="26115FC6" w14:textId="77777777" w:rsidR="004569C3" w:rsidRPr="00E34345" w:rsidRDefault="004569C3" w:rsidP="004569C3">
            <w:pPr>
              <w:jc w:val="center"/>
              <w:rPr>
                <w:sz w:val="16"/>
                <w:szCs w:val="16"/>
              </w:rPr>
            </w:pPr>
            <w:r w:rsidRPr="00E34345">
              <w:rPr>
                <w:sz w:val="16"/>
                <w:szCs w:val="16"/>
              </w:rPr>
              <w:t>4.3</w:t>
            </w:r>
          </w:p>
        </w:tc>
        <w:tc>
          <w:tcPr>
            <w:tcW w:w="581" w:type="dxa"/>
          </w:tcPr>
          <w:p w14:paraId="0393F451" w14:textId="77777777" w:rsidR="004569C3" w:rsidRPr="00E34345" w:rsidRDefault="004569C3" w:rsidP="004569C3">
            <w:pPr>
              <w:jc w:val="center"/>
              <w:rPr>
                <w:sz w:val="16"/>
                <w:szCs w:val="16"/>
              </w:rPr>
            </w:pPr>
            <w:r w:rsidRPr="00E34345">
              <w:rPr>
                <w:sz w:val="16"/>
                <w:szCs w:val="16"/>
              </w:rPr>
              <w:t>0.5</w:t>
            </w:r>
          </w:p>
        </w:tc>
        <w:tc>
          <w:tcPr>
            <w:tcW w:w="581" w:type="dxa"/>
          </w:tcPr>
          <w:p w14:paraId="5E10828B" w14:textId="77777777" w:rsidR="004569C3" w:rsidRPr="00E34345" w:rsidRDefault="004569C3" w:rsidP="004569C3">
            <w:pPr>
              <w:jc w:val="center"/>
              <w:rPr>
                <w:sz w:val="16"/>
                <w:szCs w:val="16"/>
              </w:rPr>
            </w:pPr>
            <w:r w:rsidRPr="00E34345">
              <w:rPr>
                <w:sz w:val="16"/>
                <w:szCs w:val="16"/>
              </w:rPr>
              <w:t>0.02</w:t>
            </w:r>
          </w:p>
        </w:tc>
        <w:tc>
          <w:tcPr>
            <w:tcW w:w="477" w:type="dxa"/>
          </w:tcPr>
          <w:p w14:paraId="3A6CF466" w14:textId="77777777" w:rsidR="004569C3" w:rsidRPr="00E34345" w:rsidRDefault="00682B60" w:rsidP="004569C3">
            <w:pPr>
              <w:jc w:val="center"/>
              <w:rPr>
                <w:sz w:val="16"/>
                <w:szCs w:val="16"/>
              </w:rPr>
            </w:pPr>
            <w:r w:rsidRPr="00E34345">
              <w:rPr>
                <w:sz w:val="16"/>
                <w:szCs w:val="16"/>
              </w:rPr>
              <w:fldChar w:fldCharType="begin" w:fldLock="1"/>
            </w:r>
            <w:r w:rsidRPr="00E34345">
              <w:rPr>
                <w:sz w:val="16"/>
                <w:szCs w:val="16"/>
              </w:rPr>
              <w:instrText>ADDIN CSL_CITATION {"citationItems":[{"id":"ITEM-1","itemData":{"DOI":"10.1007/s40726-016-0025-5","ISSN":"21986592","abstract":"The present paper reviewed the average concentrations of trace elements in soils near coal mine areas from various cities/countries to provide a current global summary of this issue. The contamination of soils was assessed by using global reference materials and various contamination indices. The results show that the average concentrations of trace elements varied widely: As (0.5–38.3 mg/kg), Mn (86–3,700 mg/kg), Zn (1.5–296 mg/kg), Cu (0.5–110 mg/kg), Cr (17.5–954 mg/kg), Ni (4.3–390 mg/kg), Pb (0.5–433 mg/kg), Cd (0.02–4.48 mg/kg), and Hg (0.02–0.69 mg/kg). Most of these values are higher than the average world background soils and upper continental crust (UCC). The geo-accumulation (Igeo) and contamination factor (CF) indices show that the contamination levels of Ni and Pb are higher than other elements. The potential ecological risk index (Ei) suggests a high risk from Cd, especially in the Tabagi River watershed in Brazil and Ledo coal mines in India, and Hg, especially in Oltu (Turkey). The degree of contamination index (Cd) reveals that the soils from Barapukuria (Bangladesh), Ledo (India), Ptolemais-Amynteon (Greece), and the Tibagi River (Brazil) have a higher degree of contamination than other sites. To control soil contamination, effective monitoring and legislative measures must be taken immediately. For the long term, various physical, chemical, and biological methods should be implemented. Although the selection of suitable methods is site-specific based on the extent and nature of contamination, in general, phytoremediation seems to be more beneficial and cost-effective than physical/chemical techniques.","author":[{"dropping-particle":"","family":"Sahoo","given":"Prafulla Kumar","non-dropping-particle":"","parse-names":false,"suffix":""},{"dropping-particle":"","family":"Equeenuddin","given":"Sk Md","non-dropping-particle":"","parse-names":false,"suffix":""},{"dropping-particle":"","family":"Powell","given":"M. A.","non-dropping-particle":"","parse-names":false,"suffix":""}],"container-title":"Current Pollution Reports","id":"ITEM-1","issue":"1","issued":{"date-parts":[["2016"]]},"note":"blue: 12","title":"Trace Elements in Soils around Coal Mines: Current Scenario, Impact and Available Techniques for Management","type":"article-journal","volume":"2"},"uris":["http://www.mendeley.com/documents/?uuid=f9b14cb3-1904-4f60-aa18-93a9ea59398e"]}],"mendeley":{"formattedCitation":"[3]","plainTextFormattedCitation":"[3]","previouslyFormattedCitation":"[3]"},"properties":{"noteIndex":0},"schema":"https://github.com/citation-style-language/schema/raw/master/csl-citation.json"}</w:instrText>
            </w:r>
            <w:r w:rsidRPr="00E34345">
              <w:rPr>
                <w:sz w:val="16"/>
                <w:szCs w:val="16"/>
              </w:rPr>
              <w:fldChar w:fldCharType="separate"/>
            </w:r>
            <w:r w:rsidRPr="00E34345">
              <w:rPr>
                <w:noProof/>
                <w:sz w:val="16"/>
                <w:szCs w:val="16"/>
              </w:rPr>
              <w:t>[3]</w:t>
            </w:r>
            <w:r w:rsidRPr="00E34345">
              <w:rPr>
                <w:sz w:val="16"/>
                <w:szCs w:val="16"/>
              </w:rPr>
              <w:fldChar w:fldCharType="end"/>
            </w:r>
          </w:p>
        </w:tc>
      </w:tr>
      <w:tr w:rsidR="00971263" w:rsidRPr="00971263" w14:paraId="58030BEA" w14:textId="77777777" w:rsidTr="00390CD2">
        <w:trPr>
          <w:jc w:val="center"/>
        </w:trPr>
        <w:tc>
          <w:tcPr>
            <w:tcW w:w="1847" w:type="dxa"/>
          </w:tcPr>
          <w:p w14:paraId="7D510ECA" w14:textId="77777777" w:rsidR="004569C3" w:rsidRPr="00E34345" w:rsidRDefault="004569C3" w:rsidP="004569C3">
            <w:pPr>
              <w:rPr>
                <w:rFonts w:cs="AdvOT5fcf1b24"/>
                <w:sz w:val="16"/>
                <w:szCs w:val="16"/>
              </w:rPr>
            </w:pPr>
            <w:r w:rsidRPr="00E34345">
              <w:rPr>
                <w:rFonts w:cs="AdvOT5fcf1b24"/>
                <w:sz w:val="16"/>
                <w:szCs w:val="16"/>
              </w:rPr>
              <w:t>Maximum</w:t>
            </w:r>
          </w:p>
        </w:tc>
        <w:tc>
          <w:tcPr>
            <w:tcW w:w="1676" w:type="dxa"/>
          </w:tcPr>
          <w:p w14:paraId="29B165EE" w14:textId="77777777" w:rsidR="004569C3" w:rsidRPr="00E34345" w:rsidRDefault="004569C3" w:rsidP="004569C3">
            <w:pPr>
              <w:rPr>
                <w:sz w:val="16"/>
                <w:szCs w:val="16"/>
              </w:rPr>
            </w:pPr>
          </w:p>
        </w:tc>
        <w:tc>
          <w:tcPr>
            <w:tcW w:w="460" w:type="dxa"/>
          </w:tcPr>
          <w:p w14:paraId="15A014EF" w14:textId="77777777" w:rsidR="004569C3" w:rsidRPr="00E34345" w:rsidRDefault="004569C3" w:rsidP="004569C3">
            <w:pPr>
              <w:jc w:val="center"/>
              <w:rPr>
                <w:sz w:val="16"/>
                <w:szCs w:val="16"/>
              </w:rPr>
            </w:pPr>
          </w:p>
        </w:tc>
        <w:tc>
          <w:tcPr>
            <w:tcW w:w="500" w:type="dxa"/>
          </w:tcPr>
          <w:p w14:paraId="394FD484" w14:textId="77777777" w:rsidR="004569C3" w:rsidRPr="00E34345" w:rsidRDefault="004569C3" w:rsidP="004569C3">
            <w:pPr>
              <w:jc w:val="center"/>
              <w:rPr>
                <w:sz w:val="16"/>
                <w:szCs w:val="16"/>
              </w:rPr>
            </w:pPr>
            <w:r w:rsidRPr="00E34345">
              <w:rPr>
                <w:sz w:val="16"/>
                <w:szCs w:val="16"/>
              </w:rPr>
              <w:t>38.3</w:t>
            </w:r>
          </w:p>
        </w:tc>
        <w:tc>
          <w:tcPr>
            <w:tcW w:w="541" w:type="dxa"/>
          </w:tcPr>
          <w:p w14:paraId="46988E90" w14:textId="77777777" w:rsidR="004569C3" w:rsidRPr="00E34345" w:rsidRDefault="004569C3" w:rsidP="004569C3">
            <w:pPr>
              <w:jc w:val="center"/>
              <w:rPr>
                <w:sz w:val="16"/>
                <w:szCs w:val="16"/>
              </w:rPr>
            </w:pPr>
            <w:r w:rsidRPr="00E34345">
              <w:rPr>
                <w:sz w:val="16"/>
                <w:szCs w:val="16"/>
              </w:rPr>
              <w:t>3700</w:t>
            </w:r>
          </w:p>
        </w:tc>
        <w:tc>
          <w:tcPr>
            <w:tcW w:w="581" w:type="dxa"/>
          </w:tcPr>
          <w:p w14:paraId="65A21682" w14:textId="77777777" w:rsidR="004569C3" w:rsidRPr="00E34345" w:rsidRDefault="004569C3" w:rsidP="004569C3">
            <w:pPr>
              <w:jc w:val="center"/>
              <w:rPr>
                <w:sz w:val="16"/>
                <w:szCs w:val="16"/>
              </w:rPr>
            </w:pPr>
            <w:r w:rsidRPr="00E34345">
              <w:rPr>
                <w:sz w:val="16"/>
                <w:szCs w:val="16"/>
              </w:rPr>
              <w:t>296</w:t>
            </w:r>
          </w:p>
        </w:tc>
        <w:tc>
          <w:tcPr>
            <w:tcW w:w="581" w:type="dxa"/>
          </w:tcPr>
          <w:p w14:paraId="16465E28" w14:textId="77777777" w:rsidR="004569C3" w:rsidRPr="00E34345" w:rsidRDefault="004569C3" w:rsidP="004569C3">
            <w:pPr>
              <w:jc w:val="center"/>
              <w:rPr>
                <w:sz w:val="16"/>
                <w:szCs w:val="16"/>
              </w:rPr>
            </w:pPr>
            <w:r w:rsidRPr="00E34345">
              <w:rPr>
                <w:sz w:val="16"/>
                <w:szCs w:val="16"/>
              </w:rPr>
              <w:t>110.4</w:t>
            </w:r>
          </w:p>
        </w:tc>
        <w:tc>
          <w:tcPr>
            <w:tcW w:w="581" w:type="dxa"/>
          </w:tcPr>
          <w:p w14:paraId="2496F1B6" w14:textId="77777777" w:rsidR="004569C3" w:rsidRPr="00E34345" w:rsidRDefault="004569C3" w:rsidP="004569C3">
            <w:pPr>
              <w:jc w:val="center"/>
              <w:rPr>
                <w:sz w:val="16"/>
                <w:szCs w:val="16"/>
              </w:rPr>
            </w:pPr>
            <w:r w:rsidRPr="00E34345">
              <w:rPr>
                <w:sz w:val="16"/>
                <w:szCs w:val="16"/>
              </w:rPr>
              <w:t>523</w:t>
            </w:r>
          </w:p>
        </w:tc>
        <w:tc>
          <w:tcPr>
            <w:tcW w:w="500" w:type="dxa"/>
          </w:tcPr>
          <w:p w14:paraId="4DC38A0A" w14:textId="77777777" w:rsidR="004569C3" w:rsidRPr="00E34345" w:rsidRDefault="004569C3" w:rsidP="004569C3">
            <w:pPr>
              <w:jc w:val="center"/>
              <w:rPr>
                <w:sz w:val="16"/>
                <w:szCs w:val="16"/>
              </w:rPr>
            </w:pPr>
            <w:r w:rsidRPr="00E34345">
              <w:rPr>
                <w:sz w:val="16"/>
                <w:szCs w:val="16"/>
              </w:rPr>
              <w:t>390</w:t>
            </w:r>
          </w:p>
        </w:tc>
        <w:tc>
          <w:tcPr>
            <w:tcW w:w="581" w:type="dxa"/>
          </w:tcPr>
          <w:p w14:paraId="619380F1" w14:textId="77777777" w:rsidR="004569C3" w:rsidRPr="00E34345" w:rsidRDefault="004569C3" w:rsidP="004569C3">
            <w:pPr>
              <w:jc w:val="center"/>
              <w:rPr>
                <w:sz w:val="16"/>
                <w:szCs w:val="16"/>
              </w:rPr>
            </w:pPr>
            <w:r w:rsidRPr="00E34345">
              <w:rPr>
                <w:sz w:val="16"/>
                <w:szCs w:val="16"/>
              </w:rPr>
              <w:t>433</w:t>
            </w:r>
          </w:p>
        </w:tc>
        <w:tc>
          <w:tcPr>
            <w:tcW w:w="581" w:type="dxa"/>
          </w:tcPr>
          <w:p w14:paraId="72C6792F" w14:textId="77777777" w:rsidR="004569C3" w:rsidRPr="00E34345" w:rsidRDefault="004569C3" w:rsidP="004569C3">
            <w:pPr>
              <w:jc w:val="center"/>
              <w:rPr>
                <w:sz w:val="16"/>
                <w:szCs w:val="16"/>
              </w:rPr>
            </w:pPr>
            <w:r w:rsidRPr="00E34345">
              <w:rPr>
                <w:sz w:val="16"/>
                <w:szCs w:val="16"/>
              </w:rPr>
              <w:t>4.48</w:t>
            </w:r>
          </w:p>
        </w:tc>
        <w:tc>
          <w:tcPr>
            <w:tcW w:w="477" w:type="dxa"/>
          </w:tcPr>
          <w:p w14:paraId="432405E5" w14:textId="77777777" w:rsidR="004569C3" w:rsidRPr="00E34345" w:rsidRDefault="00682B60" w:rsidP="004569C3">
            <w:pPr>
              <w:jc w:val="center"/>
              <w:rPr>
                <w:sz w:val="16"/>
                <w:szCs w:val="16"/>
              </w:rPr>
            </w:pPr>
            <w:r w:rsidRPr="00E34345">
              <w:rPr>
                <w:sz w:val="16"/>
                <w:szCs w:val="16"/>
              </w:rPr>
              <w:fldChar w:fldCharType="begin" w:fldLock="1"/>
            </w:r>
            <w:r w:rsidRPr="00E34345">
              <w:rPr>
                <w:sz w:val="16"/>
                <w:szCs w:val="16"/>
              </w:rPr>
              <w:instrText>ADDIN CSL_CITATION {"citationItems":[{"id":"ITEM-1","itemData":{"DOI":"10.1007/s40726-016-0025-5","ISSN":"21986592","abstract":"The present paper reviewed the average concentrations of trace elements in soils near coal mine areas from various cities/countries to provide a current global summary of this issue. The contamination of soils was assessed by using global reference materials and various contamination indices. The results show that the average concentrations of trace elements varied widely: As (0.5–38.3 mg/kg), Mn (86–3,700 mg/kg), Zn (1.5–296 mg/kg), Cu (0.5–110 mg/kg), Cr (17.5–954 mg/kg), Ni (4.3–390 mg/kg), Pb (0.5–433 mg/kg), Cd (0.02–4.48 mg/kg), and Hg (0.02–0.69 mg/kg). Most of these values are higher than the average world background soils and upper continental crust (UCC). The geo-accumulation (Igeo) and contamination factor (CF) indices show that the contamination levels of Ni and Pb are higher than other elements. The potential ecological risk index (Ei) suggests a high risk from Cd, especially in the Tabagi River watershed in Brazil and Ledo coal mines in India, and Hg, especially in Oltu (Turkey). The degree of contamination index (Cd) reveals that the soils from Barapukuria (Bangladesh), Ledo (India), Ptolemais-Amynteon (Greece), and the Tibagi River (Brazil) have a higher degree of contamination than other sites. To control soil contamination, effective monitoring and legislative measures must be taken immediately. For the long term, various physical, chemical, and biological methods should be implemented. Although the selection of suitable methods is site-specific based on the extent and nature of contamination, in general, phytoremediation seems to be more beneficial and cost-effective than physical/chemical techniques.","author":[{"dropping-particle":"","family":"Sahoo","given":"Prafulla Kumar","non-dropping-particle":"","parse-names":false,"suffix":""},{"dropping-particle":"","family":"Equeenuddin","given":"Sk Md","non-dropping-particle":"","parse-names":false,"suffix":""},{"dropping-particle":"","family":"Powell","given":"M. A.","non-dropping-particle":"","parse-names":false,"suffix":""}],"container-title":"Current Pollution Reports","id":"ITEM-1","issue":"1","issued":{"date-parts":[["2016"]]},"note":"blue: 12","title":"Trace Elements in Soils around Coal Mines: Current Scenario, Impact and Available Techniques for Management","type":"article-journal","volume":"2"},"uris":["http://www.mendeley.com/documents/?uuid=f9b14cb3-1904-4f60-aa18-93a9ea59398e"]}],"mendeley":{"formattedCitation":"[3]","plainTextFormattedCitation":"[3]","previouslyFormattedCitation":"[3]"},"properties":{"noteIndex":0},"schema":"https://github.com/citation-style-language/schema/raw/master/csl-citation.json"}</w:instrText>
            </w:r>
            <w:r w:rsidRPr="00E34345">
              <w:rPr>
                <w:sz w:val="16"/>
                <w:szCs w:val="16"/>
              </w:rPr>
              <w:fldChar w:fldCharType="separate"/>
            </w:r>
            <w:r w:rsidRPr="00E34345">
              <w:rPr>
                <w:noProof/>
                <w:sz w:val="16"/>
                <w:szCs w:val="16"/>
              </w:rPr>
              <w:t>[3]</w:t>
            </w:r>
            <w:r w:rsidRPr="00E34345">
              <w:rPr>
                <w:sz w:val="16"/>
                <w:szCs w:val="16"/>
              </w:rPr>
              <w:fldChar w:fldCharType="end"/>
            </w:r>
          </w:p>
        </w:tc>
      </w:tr>
      <w:tr w:rsidR="00971263" w:rsidRPr="00971263" w14:paraId="3D9D75A7" w14:textId="77777777" w:rsidTr="00390CD2">
        <w:trPr>
          <w:jc w:val="center"/>
        </w:trPr>
        <w:tc>
          <w:tcPr>
            <w:tcW w:w="1847" w:type="dxa"/>
          </w:tcPr>
          <w:p w14:paraId="07ECF52A" w14:textId="77777777" w:rsidR="004569C3" w:rsidRPr="00E34345" w:rsidRDefault="004569C3" w:rsidP="004569C3">
            <w:pPr>
              <w:rPr>
                <w:rFonts w:cs="AdvOT5fcf1b24"/>
                <w:sz w:val="16"/>
                <w:szCs w:val="16"/>
              </w:rPr>
            </w:pPr>
            <w:r w:rsidRPr="00E34345">
              <w:rPr>
                <w:rFonts w:cs="AdvOT5fcf1b24"/>
                <w:sz w:val="16"/>
                <w:szCs w:val="16"/>
              </w:rPr>
              <w:t>Reference soil, China</w:t>
            </w:r>
          </w:p>
        </w:tc>
        <w:tc>
          <w:tcPr>
            <w:tcW w:w="1676" w:type="dxa"/>
          </w:tcPr>
          <w:p w14:paraId="288607FA" w14:textId="77777777" w:rsidR="004569C3" w:rsidRPr="00E34345" w:rsidRDefault="004569C3" w:rsidP="004569C3">
            <w:pPr>
              <w:rPr>
                <w:sz w:val="16"/>
                <w:szCs w:val="16"/>
              </w:rPr>
            </w:pPr>
          </w:p>
        </w:tc>
        <w:tc>
          <w:tcPr>
            <w:tcW w:w="460" w:type="dxa"/>
          </w:tcPr>
          <w:p w14:paraId="38ECD2BE" w14:textId="77777777" w:rsidR="004569C3" w:rsidRPr="00E34345" w:rsidRDefault="004569C3" w:rsidP="004569C3">
            <w:pPr>
              <w:jc w:val="center"/>
              <w:rPr>
                <w:sz w:val="16"/>
                <w:szCs w:val="16"/>
              </w:rPr>
            </w:pPr>
          </w:p>
        </w:tc>
        <w:tc>
          <w:tcPr>
            <w:tcW w:w="500" w:type="dxa"/>
          </w:tcPr>
          <w:p w14:paraId="705DA374" w14:textId="77777777" w:rsidR="004569C3" w:rsidRPr="00E34345" w:rsidRDefault="004569C3" w:rsidP="004569C3">
            <w:pPr>
              <w:jc w:val="center"/>
              <w:rPr>
                <w:sz w:val="16"/>
                <w:szCs w:val="16"/>
              </w:rPr>
            </w:pPr>
            <w:r w:rsidRPr="00E34345">
              <w:rPr>
                <w:sz w:val="16"/>
                <w:szCs w:val="16"/>
              </w:rPr>
              <w:t>11.2</w:t>
            </w:r>
          </w:p>
        </w:tc>
        <w:tc>
          <w:tcPr>
            <w:tcW w:w="541" w:type="dxa"/>
          </w:tcPr>
          <w:p w14:paraId="53549093" w14:textId="77777777" w:rsidR="004569C3" w:rsidRPr="00E34345" w:rsidRDefault="004569C3" w:rsidP="004569C3">
            <w:pPr>
              <w:jc w:val="center"/>
              <w:rPr>
                <w:sz w:val="16"/>
                <w:szCs w:val="16"/>
              </w:rPr>
            </w:pPr>
            <w:r w:rsidRPr="00E34345">
              <w:rPr>
                <w:sz w:val="16"/>
                <w:szCs w:val="16"/>
              </w:rPr>
              <w:t>-</w:t>
            </w:r>
          </w:p>
        </w:tc>
        <w:tc>
          <w:tcPr>
            <w:tcW w:w="581" w:type="dxa"/>
          </w:tcPr>
          <w:p w14:paraId="6E3B45EB" w14:textId="77777777" w:rsidR="004569C3" w:rsidRPr="00E34345" w:rsidRDefault="004569C3" w:rsidP="004569C3">
            <w:pPr>
              <w:jc w:val="center"/>
              <w:rPr>
                <w:sz w:val="16"/>
                <w:szCs w:val="16"/>
              </w:rPr>
            </w:pPr>
            <w:r w:rsidRPr="00E34345">
              <w:rPr>
                <w:sz w:val="16"/>
                <w:szCs w:val="16"/>
              </w:rPr>
              <w:t>74</w:t>
            </w:r>
          </w:p>
        </w:tc>
        <w:tc>
          <w:tcPr>
            <w:tcW w:w="581" w:type="dxa"/>
          </w:tcPr>
          <w:p w14:paraId="72F64580" w14:textId="77777777" w:rsidR="004569C3" w:rsidRPr="00E34345" w:rsidRDefault="004569C3" w:rsidP="004569C3">
            <w:pPr>
              <w:jc w:val="center"/>
              <w:rPr>
                <w:sz w:val="16"/>
                <w:szCs w:val="16"/>
              </w:rPr>
            </w:pPr>
            <w:r w:rsidRPr="00E34345">
              <w:rPr>
                <w:sz w:val="16"/>
                <w:szCs w:val="16"/>
              </w:rPr>
              <w:t>23</w:t>
            </w:r>
          </w:p>
        </w:tc>
        <w:tc>
          <w:tcPr>
            <w:tcW w:w="581" w:type="dxa"/>
          </w:tcPr>
          <w:p w14:paraId="6CD52686" w14:textId="77777777" w:rsidR="004569C3" w:rsidRPr="00E34345" w:rsidRDefault="004569C3" w:rsidP="004569C3">
            <w:pPr>
              <w:jc w:val="center"/>
              <w:rPr>
                <w:sz w:val="16"/>
                <w:szCs w:val="16"/>
              </w:rPr>
            </w:pPr>
            <w:r w:rsidRPr="00E34345">
              <w:rPr>
                <w:sz w:val="16"/>
                <w:szCs w:val="16"/>
              </w:rPr>
              <w:t>61</w:t>
            </w:r>
          </w:p>
        </w:tc>
        <w:tc>
          <w:tcPr>
            <w:tcW w:w="500" w:type="dxa"/>
          </w:tcPr>
          <w:p w14:paraId="4833D997" w14:textId="77777777" w:rsidR="004569C3" w:rsidRPr="00E34345" w:rsidRDefault="004569C3" w:rsidP="004569C3">
            <w:pPr>
              <w:jc w:val="center"/>
              <w:rPr>
                <w:sz w:val="16"/>
                <w:szCs w:val="16"/>
              </w:rPr>
            </w:pPr>
            <w:r w:rsidRPr="00E34345">
              <w:rPr>
                <w:sz w:val="16"/>
                <w:szCs w:val="16"/>
              </w:rPr>
              <w:t>27</w:t>
            </w:r>
          </w:p>
        </w:tc>
        <w:tc>
          <w:tcPr>
            <w:tcW w:w="581" w:type="dxa"/>
          </w:tcPr>
          <w:p w14:paraId="082F59E3" w14:textId="77777777" w:rsidR="004569C3" w:rsidRPr="00E34345" w:rsidRDefault="004569C3" w:rsidP="004569C3">
            <w:pPr>
              <w:jc w:val="center"/>
              <w:rPr>
                <w:sz w:val="16"/>
                <w:szCs w:val="16"/>
              </w:rPr>
            </w:pPr>
            <w:r w:rsidRPr="00E34345">
              <w:rPr>
                <w:sz w:val="16"/>
                <w:szCs w:val="16"/>
              </w:rPr>
              <w:t>27</w:t>
            </w:r>
          </w:p>
        </w:tc>
        <w:tc>
          <w:tcPr>
            <w:tcW w:w="581" w:type="dxa"/>
          </w:tcPr>
          <w:p w14:paraId="1B981FC0" w14:textId="77777777" w:rsidR="004569C3" w:rsidRPr="00E34345" w:rsidRDefault="004569C3" w:rsidP="004569C3">
            <w:pPr>
              <w:jc w:val="center"/>
              <w:rPr>
                <w:sz w:val="16"/>
                <w:szCs w:val="16"/>
              </w:rPr>
            </w:pPr>
            <w:r w:rsidRPr="00E34345">
              <w:rPr>
                <w:sz w:val="16"/>
                <w:szCs w:val="16"/>
              </w:rPr>
              <w:t>0.097</w:t>
            </w:r>
          </w:p>
        </w:tc>
        <w:tc>
          <w:tcPr>
            <w:tcW w:w="477" w:type="dxa"/>
          </w:tcPr>
          <w:p w14:paraId="3606CAC3" w14:textId="77777777" w:rsidR="004569C3" w:rsidRPr="00E34345" w:rsidRDefault="00682B60" w:rsidP="004569C3">
            <w:pPr>
              <w:jc w:val="center"/>
              <w:rPr>
                <w:sz w:val="16"/>
                <w:szCs w:val="16"/>
              </w:rPr>
            </w:pPr>
            <w:r w:rsidRPr="00E34345">
              <w:rPr>
                <w:sz w:val="16"/>
                <w:szCs w:val="16"/>
              </w:rPr>
              <w:fldChar w:fldCharType="begin" w:fldLock="1"/>
            </w:r>
            <w:r w:rsidR="00DF45C3" w:rsidRPr="00E34345">
              <w:rPr>
                <w:sz w:val="16"/>
                <w:szCs w:val="16"/>
              </w:rPr>
              <w:instrText>ADDIN CSL_CITATION {"citationItems":[{"id":"ITEM-1","itemData":{"DOI":"10.1007/BF00282934","ISSN":"00496979","abstract":"Mean concentrations of 62 elements, pH, organic matter and grain size have been computed for soil samples from 4,095 locations throughout mainland China The compositions of geochemical data between mainland China and the conterminous United States and between Tibet and Alaska show a close correspondence for most elements determined. These geochemical data may reveal evidence of regional variations in the abundance of elements in soils. In general, the sequence for metal content in samples of soil orders was: Lithosol&gt;Cold-highland soils&gt;Inceptisol&gt; Aridisol = Mollisol&gt;Ultisol&gt;Alfisol&gt;Oxisol. This trend was apparently a result of climatic influence on soil genesis, with the Oxisols (high rainfall areas with highly weathered and highly leached soils) yielding the lowest elemental mean values. However, the highest mean values of most trace elements in the Lithosols were a result of its relatively high indigenous elemental contents as well as chemical properties of the bedrock from which the soils were formed. © 1991 Kluwer Academic Publishers.","author":[{"dropping-particle":"","family":"Chen","given":"Jingsheng","non-dropping-particle":"","parse-names":false,"suffix":""},{"dropping-particle":"","family":"Wei","given":"Fusheng","non-dropping-particle":"","parse-names":false,"suffix":""},{"dropping-particle":"","family":"Zheng","given":"Chunjiang","non-dropping-particle":"","parse-names":false,"suffix":""},{"dropping-particle":"","family":"Wu","given":"Yanyu","non-dropping-particle":"","parse-names":false,"suffix":""},{"dropping-particle":"","family":"Adriano","given":"Domy C.","non-dropping-particle":"","parse-names":false,"suffix":""}],"container-title":"Water, Air, and Soil Pollution","id":"ITEM-1","issue":"1","issued":{"date-parts":[["1991"]]},"page":"699-712","title":"Background concentrations of elements in soils of China","type":"article-journal","volume":"57-58"},"uris":["http://www.mendeley.com/documents/?uuid=22972739-a643-47b0-a325-3e374cc538f5"]}],"mendeley":{"formattedCitation":"[33]","plainTextFormattedCitation":"[33]","previouslyFormattedCitation":"[33]"},"properties":{"noteIndex":0},"schema":"https://github.com/citation-style-language/schema/raw/master/csl-citation.json"}</w:instrText>
            </w:r>
            <w:r w:rsidRPr="00E34345">
              <w:rPr>
                <w:sz w:val="16"/>
                <w:szCs w:val="16"/>
              </w:rPr>
              <w:fldChar w:fldCharType="separate"/>
            </w:r>
            <w:r w:rsidR="004437CD" w:rsidRPr="00E34345">
              <w:rPr>
                <w:noProof/>
                <w:sz w:val="16"/>
                <w:szCs w:val="16"/>
              </w:rPr>
              <w:t>[33]</w:t>
            </w:r>
            <w:r w:rsidRPr="00E34345">
              <w:rPr>
                <w:sz w:val="16"/>
                <w:szCs w:val="16"/>
              </w:rPr>
              <w:fldChar w:fldCharType="end"/>
            </w:r>
          </w:p>
        </w:tc>
      </w:tr>
      <w:tr w:rsidR="00971263" w:rsidRPr="00971263" w14:paraId="23262753" w14:textId="77777777" w:rsidTr="00390CD2">
        <w:trPr>
          <w:jc w:val="center"/>
        </w:trPr>
        <w:tc>
          <w:tcPr>
            <w:tcW w:w="1847" w:type="dxa"/>
          </w:tcPr>
          <w:p w14:paraId="5CB76733" w14:textId="77777777" w:rsidR="004569C3" w:rsidRPr="00E34345" w:rsidRDefault="004569C3" w:rsidP="004569C3">
            <w:pPr>
              <w:rPr>
                <w:rFonts w:cs="AdvOT5fcf1b24"/>
                <w:sz w:val="16"/>
                <w:szCs w:val="16"/>
              </w:rPr>
            </w:pPr>
            <w:r w:rsidRPr="00E34345">
              <w:rPr>
                <w:rFonts w:cs="AdvOT5fcf1b24"/>
                <w:sz w:val="16"/>
                <w:szCs w:val="16"/>
              </w:rPr>
              <w:t>Reference soil, USA</w:t>
            </w:r>
          </w:p>
        </w:tc>
        <w:tc>
          <w:tcPr>
            <w:tcW w:w="1676" w:type="dxa"/>
          </w:tcPr>
          <w:p w14:paraId="02FF0013" w14:textId="77777777" w:rsidR="004569C3" w:rsidRPr="00E34345" w:rsidRDefault="004569C3" w:rsidP="004569C3">
            <w:pPr>
              <w:rPr>
                <w:sz w:val="16"/>
                <w:szCs w:val="16"/>
              </w:rPr>
            </w:pPr>
          </w:p>
        </w:tc>
        <w:tc>
          <w:tcPr>
            <w:tcW w:w="460" w:type="dxa"/>
          </w:tcPr>
          <w:p w14:paraId="0BB285A3" w14:textId="77777777" w:rsidR="004569C3" w:rsidRPr="00E34345" w:rsidRDefault="004569C3" w:rsidP="004569C3">
            <w:pPr>
              <w:jc w:val="center"/>
              <w:rPr>
                <w:sz w:val="16"/>
                <w:szCs w:val="16"/>
              </w:rPr>
            </w:pPr>
          </w:p>
        </w:tc>
        <w:tc>
          <w:tcPr>
            <w:tcW w:w="500" w:type="dxa"/>
          </w:tcPr>
          <w:p w14:paraId="5ABD828D" w14:textId="77777777" w:rsidR="004569C3" w:rsidRPr="00E34345" w:rsidRDefault="004569C3" w:rsidP="004569C3">
            <w:pPr>
              <w:jc w:val="center"/>
              <w:rPr>
                <w:sz w:val="16"/>
                <w:szCs w:val="16"/>
              </w:rPr>
            </w:pPr>
            <w:r w:rsidRPr="00E34345">
              <w:rPr>
                <w:sz w:val="16"/>
                <w:szCs w:val="16"/>
              </w:rPr>
              <w:t>5.2</w:t>
            </w:r>
          </w:p>
        </w:tc>
        <w:tc>
          <w:tcPr>
            <w:tcW w:w="541" w:type="dxa"/>
          </w:tcPr>
          <w:p w14:paraId="33463EDE" w14:textId="77777777" w:rsidR="004569C3" w:rsidRPr="00E34345" w:rsidRDefault="004569C3" w:rsidP="004569C3">
            <w:pPr>
              <w:jc w:val="center"/>
              <w:rPr>
                <w:sz w:val="16"/>
                <w:szCs w:val="16"/>
              </w:rPr>
            </w:pPr>
            <w:r w:rsidRPr="00E34345">
              <w:rPr>
                <w:sz w:val="16"/>
                <w:szCs w:val="16"/>
              </w:rPr>
              <w:t>380</w:t>
            </w:r>
          </w:p>
        </w:tc>
        <w:tc>
          <w:tcPr>
            <w:tcW w:w="581" w:type="dxa"/>
          </w:tcPr>
          <w:p w14:paraId="28E6AB88" w14:textId="77777777" w:rsidR="004569C3" w:rsidRPr="00E34345" w:rsidRDefault="004569C3" w:rsidP="004569C3">
            <w:pPr>
              <w:jc w:val="center"/>
              <w:rPr>
                <w:sz w:val="16"/>
                <w:szCs w:val="16"/>
              </w:rPr>
            </w:pPr>
            <w:r w:rsidRPr="00E34345">
              <w:rPr>
                <w:sz w:val="16"/>
                <w:szCs w:val="16"/>
              </w:rPr>
              <w:t>55</w:t>
            </w:r>
          </w:p>
        </w:tc>
        <w:tc>
          <w:tcPr>
            <w:tcW w:w="581" w:type="dxa"/>
          </w:tcPr>
          <w:p w14:paraId="344F54ED" w14:textId="77777777" w:rsidR="004569C3" w:rsidRPr="00E34345" w:rsidRDefault="004569C3" w:rsidP="004569C3">
            <w:pPr>
              <w:jc w:val="center"/>
              <w:rPr>
                <w:sz w:val="16"/>
                <w:szCs w:val="16"/>
              </w:rPr>
            </w:pPr>
            <w:r w:rsidRPr="00E34345">
              <w:rPr>
                <w:sz w:val="16"/>
                <w:szCs w:val="16"/>
              </w:rPr>
              <w:t>21</w:t>
            </w:r>
          </w:p>
        </w:tc>
        <w:tc>
          <w:tcPr>
            <w:tcW w:w="581" w:type="dxa"/>
          </w:tcPr>
          <w:p w14:paraId="6279DDBD" w14:textId="77777777" w:rsidR="004569C3" w:rsidRPr="00E34345" w:rsidRDefault="004569C3" w:rsidP="004569C3">
            <w:pPr>
              <w:jc w:val="center"/>
              <w:rPr>
                <w:sz w:val="16"/>
                <w:szCs w:val="16"/>
              </w:rPr>
            </w:pPr>
            <w:r w:rsidRPr="00E34345">
              <w:rPr>
                <w:sz w:val="16"/>
                <w:szCs w:val="16"/>
              </w:rPr>
              <w:t>41</w:t>
            </w:r>
          </w:p>
        </w:tc>
        <w:tc>
          <w:tcPr>
            <w:tcW w:w="500" w:type="dxa"/>
          </w:tcPr>
          <w:p w14:paraId="783C8D19" w14:textId="77777777" w:rsidR="004569C3" w:rsidRPr="00E34345" w:rsidRDefault="004569C3" w:rsidP="004569C3">
            <w:pPr>
              <w:jc w:val="center"/>
              <w:rPr>
                <w:sz w:val="16"/>
                <w:szCs w:val="16"/>
              </w:rPr>
            </w:pPr>
            <w:r w:rsidRPr="00E34345">
              <w:rPr>
                <w:sz w:val="16"/>
                <w:szCs w:val="16"/>
              </w:rPr>
              <w:t>15</w:t>
            </w:r>
          </w:p>
        </w:tc>
        <w:tc>
          <w:tcPr>
            <w:tcW w:w="581" w:type="dxa"/>
          </w:tcPr>
          <w:p w14:paraId="45FDF86F" w14:textId="77777777" w:rsidR="004569C3" w:rsidRPr="00E34345" w:rsidRDefault="004569C3" w:rsidP="004569C3">
            <w:pPr>
              <w:jc w:val="center"/>
              <w:rPr>
                <w:sz w:val="16"/>
                <w:szCs w:val="16"/>
              </w:rPr>
            </w:pPr>
            <w:r w:rsidRPr="00E34345">
              <w:rPr>
                <w:sz w:val="16"/>
                <w:szCs w:val="16"/>
              </w:rPr>
              <w:t>17</w:t>
            </w:r>
          </w:p>
        </w:tc>
        <w:tc>
          <w:tcPr>
            <w:tcW w:w="581" w:type="dxa"/>
          </w:tcPr>
          <w:p w14:paraId="3B309A02" w14:textId="77777777" w:rsidR="004569C3" w:rsidRPr="00E34345" w:rsidRDefault="004569C3" w:rsidP="004569C3">
            <w:pPr>
              <w:jc w:val="center"/>
              <w:rPr>
                <w:sz w:val="16"/>
                <w:szCs w:val="16"/>
              </w:rPr>
            </w:pPr>
            <w:r w:rsidRPr="00E34345">
              <w:rPr>
                <w:sz w:val="16"/>
                <w:szCs w:val="16"/>
              </w:rPr>
              <w:t>-</w:t>
            </w:r>
          </w:p>
        </w:tc>
        <w:tc>
          <w:tcPr>
            <w:tcW w:w="477" w:type="dxa"/>
          </w:tcPr>
          <w:p w14:paraId="529116D7" w14:textId="77777777" w:rsidR="004569C3" w:rsidRPr="00E34345" w:rsidRDefault="00682B60" w:rsidP="004569C3">
            <w:pPr>
              <w:jc w:val="center"/>
              <w:rPr>
                <w:sz w:val="16"/>
                <w:szCs w:val="16"/>
              </w:rPr>
            </w:pPr>
            <w:r w:rsidRPr="00E34345">
              <w:rPr>
                <w:sz w:val="16"/>
                <w:szCs w:val="16"/>
              </w:rPr>
              <w:fldChar w:fldCharType="begin" w:fldLock="1"/>
            </w:r>
            <w:r w:rsidR="00DF45C3" w:rsidRPr="00E34345">
              <w:rPr>
                <w:sz w:val="16"/>
                <w:szCs w:val="16"/>
              </w:rPr>
              <w:instrText>ADDIN CSL_CITATION {"citationItems":[{"id":"ITEM-1","itemData":{"ISSN":"00960446","abstract":"Samples of soils or other regoliths, taken at a depth of approximately 20 cm from locations about 80 km apart throughout the conterminous United States, were analyzed for their content of elements. In this manner, 1318 sampling sites were chosen, and the results of the sample analyses for 50 elements were plotted on maps. The arithmetic and geometric mean, the geometric deviation, and a histogram showing frequencies of analytical values are given for 47 elements.","author":[{"dropping-particle":"","family":"Shacklette","given":"Hansford T.","non-dropping-particle":"","parse-names":false,"suffix":""},{"dropping-particle":"","family":"Boerngen","given":"Josephine G.","non-dropping-particle":"","parse-names":false,"suffix":""}],"container-title":"Geological Survey Professional Paper (United States)","id":"ITEM-1","issued":{"date-parts":[["1984"]]},"title":"Element Concentrations in Soils and Other Surficial Materials of the Conterminous United States.","type":"article-journal"},"uris":["http://www.mendeley.com/documents/?uuid=524caeae-13c8-4bca-97fc-9d1b825ec26a"]}],"mendeley":{"formattedCitation":"[34]","plainTextFormattedCitation":"[34]","previouslyFormattedCitation":"[34]"},"properties":{"noteIndex":0},"schema":"https://github.com/citation-style-language/schema/raw/master/csl-citation.json"}</w:instrText>
            </w:r>
            <w:r w:rsidRPr="00E34345">
              <w:rPr>
                <w:sz w:val="16"/>
                <w:szCs w:val="16"/>
              </w:rPr>
              <w:fldChar w:fldCharType="separate"/>
            </w:r>
            <w:r w:rsidR="004437CD" w:rsidRPr="00E34345">
              <w:rPr>
                <w:noProof/>
                <w:sz w:val="16"/>
                <w:szCs w:val="16"/>
              </w:rPr>
              <w:t>[34]</w:t>
            </w:r>
            <w:r w:rsidRPr="00E34345">
              <w:rPr>
                <w:sz w:val="16"/>
                <w:szCs w:val="16"/>
              </w:rPr>
              <w:fldChar w:fldCharType="end"/>
            </w:r>
          </w:p>
        </w:tc>
      </w:tr>
      <w:tr w:rsidR="00971263" w:rsidRPr="00971263" w14:paraId="7E2CA5AF" w14:textId="77777777" w:rsidTr="00390CD2">
        <w:trPr>
          <w:jc w:val="center"/>
        </w:trPr>
        <w:tc>
          <w:tcPr>
            <w:tcW w:w="1847" w:type="dxa"/>
          </w:tcPr>
          <w:p w14:paraId="09BF603D" w14:textId="77777777" w:rsidR="004569C3" w:rsidRPr="00E34345" w:rsidRDefault="004569C3" w:rsidP="004569C3">
            <w:pPr>
              <w:rPr>
                <w:rFonts w:cs="AdvOT5fcf1b24"/>
                <w:sz w:val="16"/>
                <w:szCs w:val="16"/>
              </w:rPr>
            </w:pPr>
            <w:r w:rsidRPr="00E34345">
              <w:rPr>
                <w:rFonts w:cs="AdvOT5fcf1b24"/>
                <w:sz w:val="16"/>
                <w:szCs w:val="16"/>
              </w:rPr>
              <w:t>Soil quality for agricultural soil, Canada</w:t>
            </w:r>
          </w:p>
        </w:tc>
        <w:tc>
          <w:tcPr>
            <w:tcW w:w="1676" w:type="dxa"/>
          </w:tcPr>
          <w:p w14:paraId="0DDBC9C6" w14:textId="77777777" w:rsidR="004569C3" w:rsidRPr="00E34345" w:rsidRDefault="004569C3" w:rsidP="004569C3">
            <w:pPr>
              <w:rPr>
                <w:sz w:val="16"/>
                <w:szCs w:val="16"/>
              </w:rPr>
            </w:pPr>
          </w:p>
        </w:tc>
        <w:tc>
          <w:tcPr>
            <w:tcW w:w="460" w:type="dxa"/>
          </w:tcPr>
          <w:p w14:paraId="43D85A97" w14:textId="77777777" w:rsidR="004569C3" w:rsidRPr="00E34345" w:rsidRDefault="004569C3" w:rsidP="004569C3">
            <w:pPr>
              <w:jc w:val="center"/>
              <w:rPr>
                <w:sz w:val="16"/>
                <w:szCs w:val="16"/>
              </w:rPr>
            </w:pPr>
          </w:p>
        </w:tc>
        <w:tc>
          <w:tcPr>
            <w:tcW w:w="500" w:type="dxa"/>
          </w:tcPr>
          <w:p w14:paraId="5E182C65" w14:textId="77777777" w:rsidR="004569C3" w:rsidRPr="00E34345" w:rsidRDefault="004569C3" w:rsidP="004569C3">
            <w:pPr>
              <w:jc w:val="center"/>
              <w:rPr>
                <w:sz w:val="16"/>
                <w:szCs w:val="16"/>
              </w:rPr>
            </w:pPr>
            <w:r w:rsidRPr="00E34345">
              <w:rPr>
                <w:sz w:val="16"/>
                <w:szCs w:val="16"/>
              </w:rPr>
              <w:t>12</w:t>
            </w:r>
          </w:p>
        </w:tc>
        <w:tc>
          <w:tcPr>
            <w:tcW w:w="541" w:type="dxa"/>
          </w:tcPr>
          <w:p w14:paraId="606BFADA" w14:textId="77777777" w:rsidR="004569C3" w:rsidRPr="00E34345" w:rsidRDefault="004569C3" w:rsidP="004569C3">
            <w:pPr>
              <w:jc w:val="center"/>
              <w:rPr>
                <w:sz w:val="16"/>
                <w:szCs w:val="16"/>
              </w:rPr>
            </w:pPr>
            <w:r w:rsidRPr="00E34345">
              <w:rPr>
                <w:sz w:val="16"/>
                <w:szCs w:val="16"/>
              </w:rPr>
              <w:t>-</w:t>
            </w:r>
          </w:p>
        </w:tc>
        <w:tc>
          <w:tcPr>
            <w:tcW w:w="581" w:type="dxa"/>
          </w:tcPr>
          <w:p w14:paraId="29836712" w14:textId="77777777" w:rsidR="004569C3" w:rsidRPr="00E34345" w:rsidRDefault="004569C3" w:rsidP="004569C3">
            <w:pPr>
              <w:jc w:val="center"/>
              <w:rPr>
                <w:sz w:val="16"/>
                <w:szCs w:val="16"/>
              </w:rPr>
            </w:pPr>
            <w:r w:rsidRPr="00E34345">
              <w:rPr>
                <w:sz w:val="16"/>
                <w:szCs w:val="16"/>
              </w:rPr>
              <w:t>200</w:t>
            </w:r>
          </w:p>
        </w:tc>
        <w:tc>
          <w:tcPr>
            <w:tcW w:w="581" w:type="dxa"/>
          </w:tcPr>
          <w:p w14:paraId="3115EA44" w14:textId="77777777" w:rsidR="004569C3" w:rsidRPr="00E34345" w:rsidRDefault="004569C3" w:rsidP="004569C3">
            <w:pPr>
              <w:jc w:val="center"/>
              <w:rPr>
                <w:sz w:val="16"/>
                <w:szCs w:val="16"/>
              </w:rPr>
            </w:pPr>
            <w:r w:rsidRPr="00E34345">
              <w:rPr>
                <w:sz w:val="16"/>
                <w:szCs w:val="16"/>
              </w:rPr>
              <w:t>63</w:t>
            </w:r>
          </w:p>
        </w:tc>
        <w:tc>
          <w:tcPr>
            <w:tcW w:w="581" w:type="dxa"/>
          </w:tcPr>
          <w:p w14:paraId="30C90C8B" w14:textId="77777777" w:rsidR="004569C3" w:rsidRPr="00E34345" w:rsidRDefault="004569C3" w:rsidP="004569C3">
            <w:pPr>
              <w:jc w:val="center"/>
              <w:rPr>
                <w:sz w:val="16"/>
                <w:szCs w:val="16"/>
              </w:rPr>
            </w:pPr>
            <w:r w:rsidRPr="00E34345">
              <w:rPr>
                <w:sz w:val="16"/>
                <w:szCs w:val="16"/>
              </w:rPr>
              <w:t>64</w:t>
            </w:r>
          </w:p>
        </w:tc>
        <w:tc>
          <w:tcPr>
            <w:tcW w:w="500" w:type="dxa"/>
          </w:tcPr>
          <w:p w14:paraId="2BF3022B" w14:textId="77777777" w:rsidR="004569C3" w:rsidRPr="00E34345" w:rsidRDefault="004569C3" w:rsidP="004569C3">
            <w:pPr>
              <w:jc w:val="center"/>
              <w:rPr>
                <w:sz w:val="16"/>
                <w:szCs w:val="16"/>
              </w:rPr>
            </w:pPr>
            <w:r w:rsidRPr="00E34345">
              <w:rPr>
                <w:sz w:val="16"/>
                <w:szCs w:val="16"/>
              </w:rPr>
              <w:t>50</w:t>
            </w:r>
          </w:p>
        </w:tc>
        <w:tc>
          <w:tcPr>
            <w:tcW w:w="581" w:type="dxa"/>
          </w:tcPr>
          <w:p w14:paraId="24A70503" w14:textId="77777777" w:rsidR="004569C3" w:rsidRPr="00E34345" w:rsidRDefault="004569C3" w:rsidP="004569C3">
            <w:pPr>
              <w:jc w:val="center"/>
              <w:rPr>
                <w:sz w:val="16"/>
                <w:szCs w:val="16"/>
              </w:rPr>
            </w:pPr>
            <w:r w:rsidRPr="00E34345">
              <w:rPr>
                <w:sz w:val="16"/>
                <w:szCs w:val="16"/>
              </w:rPr>
              <w:t>70</w:t>
            </w:r>
          </w:p>
        </w:tc>
        <w:tc>
          <w:tcPr>
            <w:tcW w:w="581" w:type="dxa"/>
          </w:tcPr>
          <w:p w14:paraId="36781251" w14:textId="77777777" w:rsidR="004569C3" w:rsidRPr="00E34345" w:rsidRDefault="004569C3" w:rsidP="004569C3">
            <w:pPr>
              <w:jc w:val="center"/>
              <w:rPr>
                <w:sz w:val="16"/>
                <w:szCs w:val="16"/>
              </w:rPr>
            </w:pPr>
            <w:r w:rsidRPr="00E34345">
              <w:rPr>
                <w:sz w:val="16"/>
                <w:szCs w:val="16"/>
              </w:rPr>
              <w:t>1.4</w:t>
            </w:r>
          </w:p>
        </w:tc>
        <w:tc>
          <w:tcPr>
            <w:tcW w:w="477" w:type="dxa"/>
          </w:tcPr>
          <w:p w14:paraId="3763792E" w14:textId="77777777" w:rsidR="004569C3" w:rsidRPr="00E34345" w:rsidRDefault="00971263" w:rsidP="004569C3">
            <w:pPr>
              <w:jc w:val="center"/>
              <w:rPr>
                <w:sz w:val="16"/>
                <w:szCs w:val="16"/>
              </w:rPr>
            </w:pPr>
            <w:r w:rsidRPr="00E34345">
              <w:rPr>
                <w:sz w:val="16"/>
                <w:szCs w:val="16"/>
              </w:rPr>
              <w:fldChar w:fldCharType="begin" w:fldLock="1"/>
            </w:r>
            <w:r w:rsidR="00DF45C3" w:rsidRPr="00E34345">
              <w:rPr>
                <w:sz w:val="16"/>
                <w:szCs w:val="16"/>
              </w:rPr>
              <w:instrText>ADDIN CSL_CITATION {"citationItems":[{"id":"ITEM-1","itemData":{"DOI":"10.1007/978-3-319-95981-8_300152","author":[{"dropping-particle":"","family":"CCME","given":"","non-dropping-particle":"","parse-names":false,"suffix":""}],"id":"ITEM-1","issued":{"date-parts":[["2021"]]},"page":"960-960","title":"Soil Quality","type":"article-journal"},"uris":["http://www.mendeley.com/documents/?uuid=731db27e-1b5d-4943-b62d-8a37619d50c5"]}],"mendeley":{"formattedCitation":"[35]","plainTextFormattedCitation":"[35]","previouslyFormattedCitation":"[35]"},"properties":{"noteIndex":0},"schema":"https://github.com/citation-style-language/schema/raw/master/csl-citation.json"}</w:instrText>
            </w:r>
            <w:r w:rsidRPr="00E34345">
              <w:rPr>
                <w:sz w:val="16"/>
                <w:szCs w:val="16"/>
              </w:rPr>
              <w:fldChar w:fldCharType="separate"/>
            </w:r>
            <w:r w:rsidR="004437CD" w:rsidRPr="00E34345">
              <w:rPr>
                <w:noProof/>
                <w:sz w:val="16"/>
                <w:szCs w:val="16"/>
              </w:rPr>
              <w:t>[35]</w:t>
            </w:r>
            <w:r w:rsidRPr="00E34345">
              <w:rPr>
                <w:sz w:val="16"/>
                <w:szCs w:val="16"/>
              </w:rPr>
              <w:fldChar w:fldCharType="end"/>
            </w:r>
          </w:p>
        </w:tc>
      </w:tr>
    </w:tbl>
    <w:p w14:paraId="04E82007" w14:textId="6E8D8981" w:rsidR="00CF0CB4" w:rsidRDefault="003D642D" w:rsidP="00E34345">
      <w:pPr>
        <w:spacing w:before="240"/>
        <w:ind w:firstLine="720"/>
        <w:jc w:val="both"/>
        <w:rPr>
          <w:ins w:id="67" w:author="Amir TavallaieNejad" w:date="2022-08-23T15:49:00Z"/>
        </w:rPr>
      </w:pPr>
      <w:del w:id="68" w:author="Amir TavallaieNejad" w:date="2022-08-23T15:49:00Z">
        <w:r w:rsidRPr="00971263" w:rsidDel="00CF0CB4">
          <w:delText xml:space="preserve">Moreover, </w:delText>
        </w:r>
        <w:r w:rsidR="004E7AA9" w:rsidRPr="00971263" w:rsidDel="00CF0CB4">
          <w:delText>Heavy metals are metals with an atomic mass of over 55.8 g/mol or a density of over 5 g cm</w:delText>
        </w:r>
        <w:r w:rsidR="004E7AA9" w:rsidRPr="006D3963" w:rsidDel="00CF0CB4">
          <w:rPr>
            <w:vertAlign w:val="superscript"/>
            <w:rPrChange w:id="69" w:author="mldinis" w:date="2022-08-04T17:36:00Z">
              <w:rPr/>
            </w:rPrChange>
          </w:rPr>
          <w:delText>-3</w:delText>
        </w:r>
        <w:r w:rsidR="004E7AA9" w:rsidRPr="00971263" w:rsidDel="00CF0CB4">
          <w:delText xml:space="preserve"> </w:delText>
        </w:r>
        <w:r w:rsidR="00C01170" w:rsidRPr="00971263" w:rsidDel="00CF0CB4">
          <w:fldChar w:fldCharType="begin" w:fldLock="1"/>
        </w:r>
        <w:r w:rsidR="00DF45C3" w:rsidDel="00CF0CB4">
          <w:delInstrText>ADDIN CSL_CITATION {"citationItems":[{"id":"ITEM-1","itemData":{"DOI":"10.1016/s0003-2670(00)80771-0","ISBN":"1851660399","ISSN":"00032670","abstract":"Reviews the status of water quality standards for heavy metals on the basis of toxicity data, field studies and the use of environmental standards for effluent control. Toxicity tests are reviewed and their common failings identified. Data are summarised in extensive tables for individual metals for freshwater fish, invertebrates and marine organisms. Evaluation of these data indicates that many of the previously accepted generalisations about the toxicity of metals to aquatic life are invalid. Field studies are also reviewed and the results of these are combined with the laboratory data in order to identify safe concentrations. The merits and limitations of the various statistical procedures used to determine these concentrations are defined and discussed with reference to the application of standards in pollution control. The book contains a keyword index and &gt;500 references. -from Author","author":[{"dropping-particle":"","family":"Mance","given":"G.","non-dropping-particle":"","parse-names":false,"suffix":""}],"container-title":"Pollution threat of heavy metals in aquatic environments","id":"ITEM-1","issued":{"date-parts":[["1987"]]},"note":"yellow","title":"Pollution threat of heavy metals in aquatic environments","type":"article-journal"},"uris":["http://www.mendeley.com/documents/?uuid=a076603e-24ca-448d-bb7c-87530e4d1ea4"]}],"mendeley":{"formattedCitation":"[36]","plainTextFormattedCitation":"[36]","previouslyFormattedCitation":"[36]"},"properties":{"noteIndex":0},"schema":"https://github.com/citation-style-language/schema/raw/master/csl-citation.json"}</w:delInstrText>
        </w:r>
        <w:r w:rsidR="00C01170" w:rsidRPr="00971263" w:rsidDel="00CF0CB4">
          <w:fldChar w:fldCharType="separate"/>
        </w:r>
        <w:r w:rsidR="004437CD" w:rsidRPr="004437CD" w:rsidDel="00CF0CB4">
          <w:rPr>
            <w:noProof/>
          </w:rPr>
          <w:delText>[36]</w:delText>
        </w:r>
        <w:r w:rsidR="00C01170" w:rsidRPr="00971263" w:rsidDel="00CF0CB4">
          <w:fldChar w:fldCharType="end"/>
        </w:r>
        <w:r w:rsidR="00971263" w:rsidRPr="00971263" w:rsidDel="00CF0CB4">
          <w:delText xml:space="preserve">, </w:delText>
        </w:r>
        <w:r w:rsidR="004E7AA9" w:rsidRPr="00971263" w:rsidDel="00CF0CB4">
          <w:delText>Arsenic</w:delText>
        </w:r>
      </w:del>
      <w:ins w:id="70" w:author="mldinis" w:date="2022-08-04T17:36:00Z">
        <w:del w:id="71" w:author="Amir TavallaieNejad" w:date="2022-08-23T15:49:00Z">
          <w:r w:rsidR="006D3963" w:rsidDel="00CF0CB4">
            <w:delText>a</w:delText>
          </w:r>
          <w:r w:rsidR="006D3963" w:rsidRPr="00971263" w:rsidDel="00CF0CB4">
            <w:delText>rsenic</w:delText>
          </w:r>
        </w:del>
      </w:ins>
      <w:del w:id="72" w:author="Amir TavallaieNejad" w:date="2022-08-23T15:49:00Z">
        <w:r w:rsidR="004E7AA9" w:rsidRPr="00971263" w:rsidDel="00CF0CB4">
          <w:delText xml:space="preserve">, mercury, zinc, lead, cadmium, chromium, copper, manganese, nickel and vanadium are among the most important harmful rare elements found in the biosphere </w:delText>
        </w:r>
        <w:r w:rsidR="00C01170" w:rsidRPr="00971263" w:rsidDel="00CF0CB4">
          <w:fldChar w:fldCharType="begin" w:fldLock="1"/>
        </w:r>
        <w:r w:rsidR="00DF45C3" w:rsidDel="00CF0CB4">
          <w:delInstrText>ADDIN CSL_CITATION {"citationItems":[{"id":"ITEM-1","itemData":{"DOI":"10.1201/b10158","ISBN":"9781420093704","abstract":"Still the Gold Standard Resource on Trace Elements and Metals in Soils This highly anticipated fourth edition of the bestselling Trace Elements in Soils and Plants reflects the explosion of research during the past decade regarding the presence and actions of trace elements in the soil-plant environment. The book provides information on the biogeochemistry of these elements and explores how they affect food quality. Incorporating data from over 1500 new resources, this edition includes the most up-to-date information on the relationship of trace elements to topics such as: •Soil natural/background contents •Sorption/desorption processes •Anthropogenic impact and soil phytoremediation •Phytoavailability and functions in plants •Contents of food plants The book discusses the assessment of the natural/background content of trace elements in soil, bioindication of the chemical status of environmental compartments, soil remediation, and hyperaccumulation and phytoextraction of trace metals from the soil. The table of contents reflects the IUPAC’s recommendation for numbering element groups, giving the new edition an updated organizational flow. Trace Elements in Soils and Plants, Fourth Edition illustrates why trace elements’ behavior in soil controls their transfer in the food chain, making this book an invaluable reference for agronomists, soil and plant scientists, nutritionists, and geochemists.","author":[{"dropping-particle":"","family":"Kabata-Pendias","given":"Alina","non-dropping-particle":"","parse-names":false,"suffix":""}],"container-title":"Trace Elements in Soils and Plants, Fourth Edition","id":"ITEM-1","issued":{"date-parts":[["2010"]]},"note":"yellow","page":"1-520","title":"Trace elements in soils and plants: Fourth edition","type":"article-journal"},"uris":["http://www.mendeley.com/documents/?uuid=874f4f09-3d6c-4e54-ad4d-c7571fa758e9"]}],"mendeley":{"formattedCitation":"[37]","plainTextFormattedCitation":"[37]","previouslyFormattedCitation":"[37]"},"properties":{"noteIndex":0},"schema":"https://github.com/citation-style-language/schema/raw/master/csl-citation.json"}</w:delInstrText>
        </w:r>
        <w:r w:rsidR="00C01170" w:rsidRPr="00971263" w:rsidDel="00CF0CB4">
          <w:fldChar w:fldCharType="separate"/>
        </w:r>
        <w:r w:rsidR="004437CD" w:rsidRPr="004437CD" w:rsidDel="00CF0CB4">
          <w:rPr>
            <w:noProof/>
          </w:rPr>
          <w:delText>[37]</w:delText>
        </w:r>
        <w:r w:rsidR="00C01170" w:rsidRPr="00971263" w:rsidDel="00CF0CB4">
          <w:fldChar w:fldCharType="end"/>
        </w:r>
        <w:r w:rsidR="00C01170" w:rsidRPr="00971263" w:rsidDel="00CF0CB4">
          <w:delText xml:space="preserve">. </w:delText>
        </w:r>
        <w:r w:rsidR="004E7AA9" w:rsidRPr="006D3963" w:rsidDel="00CF0CB4">
          <w:rPr>
            <w:highlight w:val="yellow"/>
            <w:rPrChange w:id="73" w:author="mldinis" w:date="2022-08-04T17:36:00Z">
              <w:rPr/>
            </w:rPrChange>
          </w:rPr>
          <w:delText>Sphalerite is the main ore of zinc which is found in three forms including sphalerite,</w:delText>
        </w:r>
        <w:r w:rsidR="004E7AA9" w:rsidRPr="00971263" w:rsidDel="00CF0CB4">
          <w:delText xml:space="preserve"> wurtzite and matraite </w:delText>
        </w:r>
        <w:r w:rsidR="00C01170" w:rsidRPr="00971263" w:rsidDel="00CF0CB4">
          <w:fldChar w:fldCharType="begin" w:fldLock="1"/>
        </w:r>
        <w:r w:rsidR="00DF45C3" w:rsidDel="00CF0CB4">
          <w:delInstrText xml:space="preserve">ADDIN CSL_CITATION {"citationItems":[{"id":"ITEM-1","itemData":{"DOI":"10.1016/j.gca.2009.05.045","ISSN":"00167037","abstract":"Sphalerite is an important host mineral for a wide range of minor and trace elements. We have used laser-ablation inductively coupled mass spectroscopy (LA-ICPMS) techniques to investigate the distribution of Ag, As, Bi, Cd, Co, Cu, Fe, Ga, Ge, In, Mn, Mo, Ni, Pb, Sb, Se, Sn and Tl in samples from 26 ore deposits, including specimens with wt.% levels of Mn, Cd, In, Sn and Hg. This technique provides accurate trace element data, confirming that Cd, Co, Ga, Ge, In, Mn, Sn, As and Tl are present in solid solution. The concentrations of most elements vary over several orders of magnitude between deposits and in some cases between single samples from a given deposit. Sphalerite is characterized by a specific range of Cd (typically 0.2-1.0 wt.%) in each deposit. Higher Cd concentrations are rare; spot analyses on samples from skarn at Baisoara (Romania) show up to 13.2 wt.% (Cd2+ ↔ Zn2+ substitution). The LA-ICPMS technique also allows for identification of other elements, notably Pb, Sb and Bi, mostly as micro-inclusions of minerals carrying those elements, and not as solid solution. Silver may occur both as solid solution and as micro-inclusions. Sphalerite can also incorporate minor amounts of As and Se, and possibly Au (e.g., Magura epithermal Au, Romania). Manganese enrichment (up to </w:delInstrText>
        </w:r>
        <w:r w:rsidR="00DF45C3" w:rsidDel="00CF0CB4">
          <w:rPr>
            <w:rFonts w:ascii="Cambria Math" w:hAnsi="Cambria Math" w:cs="Cambria Math"/>
          </w:rPr>
          <w:delInstrText>∼</w:delInstrText>
        </w:r>
        <w:r w:rsidR="00DF45C3" w:rsidDel="00CF0CB4">
          <w:delInstrText>4 wt.%) does not appear to enhance incorporation of other elements. Sphalerite from Toyoha (Japan) features superimposed zoning. Indium-sphalerite (up to 6.7 wt.% In) coexists with Sn-sphalerite (up to 2.3 wt.%). Indium concentration correlates with Cu, corroborating coupled (Cu+In3+) ↔ 2Zn2+ substitution. Tin, however, correlates with Ag, suggesting (2Ag+Sn4+) ↔ 3Zn2+ coupled substitution. Germanium-bearing sphalerite from Tres Marias (Mexico) contains several hundred ppm Ge, correlating with Fe. We see no evidence of coupled substitution for incorporation of Ge. Accordingly, we postulate that Ge may be present as Ge2+ rather than Ge4+. Trace element concentrations in different deposit types vary because fractionation of a given element into sphalerite is influenced by crystallization temperature, metal source and the amount of sphalerite in the ore. Epithermal and some skarn deposits have higher concentrations of most elements in solid solution. The presence of discrete minerals containing In, Ga, Ge, etc. also contribute to the observed variance in measured concentrations within sphalerite. © 2009 Elsevier Ltd. All rights reserved.","author":[{"dropping-particle":"","family":"Cook","given":"Nigel J.","non-dropping-particle":"","parse-names":false,"suffix":""},{"dropping-particle":"","family":"Ciobanu","given":"Cristiana L.","non-dropping-particle":"","parse-names":false,"suffix":""},{"dropping-particle":"","family":"Pring","given":"Allan","non-dropping-particle":"","parse-names":false,"suffix":""},{"dropping-particle":"","family":"Skinner","given":"William","non-dropping-particle":"","parse-names":false,"suffix":""},{"dropping-particle":"","family":"Shimizu","given":"Masaaki","non-dropping-particle":"","parse-names":false,"suffix":""},{"dropping-particle":"","family":"Danyushevsky","given":"Leonid","non-dropping-particle":"","parse-names":false,"suffix":""},{"dropping-particle":"","family":"Saini-Eidukat","given":"Bernhardt","non-dropping-particle":"","parse-names":false,"suffix":""},{"dropping-particle":"","family":"Melcher","given":"Frank","non-dropping-particle":"","parse-names":false,"suffix":""}],"container-title":"Geochimica et Cosmochimica Acta","id":"ITEM-1","issue":"16","issued":{"date-parts":[["2009"]]},"note":"yellow","page":"4761-4791","title":"Trace and minor elements in sphalerite: A LA-ICPMS study","type":"article-journal","volume":"73"},"uris":["http://www.mendeley.com/documents/?uuid=b7c59276-b701-4e17-b622-6044e7c3f143"]}],"mendeley":{"formattedCitation":"[38]","plainTextFormattedCitation":"[38]","previouslyFormattedCitation":"[38]"},"properties":{"noteIndex":0},"schema":"https://github.com/citation-style-language/schema/raw/master/csl-citation.json"}</w:delInstrText>
        </w:r>
        <w:r w:rsidR="00C01170" w:rsidRPr="00971263" w:rsidDel="00CF0CB4">
          <w:fldChar w:fldCharType="separate"/>
        </w:r>
        <w:r w:rsidR="004437CD" w:rsidRPr="004437CD" w:rsidDel="00CF0CB4">
          <w:rPr>
            <w:noProof/>
          </w:rPr>
          <w:delText>[38]</w:delText>
        </w:r>
        <w:r w:rsidR="00C01170" w:rsidRPr="00971263" w:rsidDel="00CF0CB4">
          <w:fldChar w:fldCharType="end"/>
        </w:r>
        <w:r w:rsidR="004E7AA9" w:rsidRPr="00971263" w:rsidDel="00CF0CB4">
          <w:delText xml:space="preserve">. The </w:delText>
        </w:r>
      </w:del>
      <w:ins w:id="74" w:author="mldinis" w:date="2022-08-04T17:36:00Z">
        <w:del w:id="75" w:author="Amir TavallaieNejad" w:date="2022-08-23T15:49:00Z">
          <w:r w:rsidR="006D3963" w:rsidDel="00CF0CB4">
            <w:delText xml:space="preserve">average </w:delText>
          </w:r>
        </w:del>
      </w:ins>
      <w:del w:id="76" w:author="Amir TavallaieNejad" w:date="2022-08-23T15:49:00Z">
        <w:r w:rsidR="004E7AA9" w:rsidRPr="00971263" w:rsidDel="00CF0CB4">
          <w:delText>level of zinc present in the lithosphere was estimated to be 80 mg kg</w:delText>
        </w:r>
        <w:r w:rsidR="004E7AA9" w:rsidRPr="006D3963" w:rsidDel="00CF0CB4">
          <w:rPr>
            <w:vertAlign w:val="superscript"/>
            <w:rPrChange w:id="77" w:author="mldinis" w:date="2022-08-04T17:36:00Z">
              <w:rPr/>
            </w:rPrChange>
          </w:rPr>
          <w:delText>−1</w:delText>
        </w:r>
        <w:r w:rsidR="004E7AA9" w:rsidRPr="00971263" w:rsidDel="00CF0CB4">
          <w:delText xml:space="preserve"> and the natural value of zinc in soils was stated as 10–300 mg kg</w:delText>
        </w:r>
        <w:r w:rsidR="004E7AA9" w:rsidRPr="006D3963" w:rsidDel="00CF0CB4">
          <w:rPr>
            <w:vertAlign w:val="superscript"/>
            <w:rPrChange w:id="78" w:author="mldinis" w:date="2022-08-04T17:36:00Z">
              <w:rPr/>
            </w:rPrChange>
          </w:rPr>
          <w:delText>−1</w:delText>
        </w:r>
        <w:r w:rsidR="004E7AA9" w:rsidRPr="00971263" w:rsidDel="00CF0CB4">
          <w:delText xml:space="preserve"> (Kabata-Pendias</w:delText>
        </w:r>
      </w:del>
      <w:ins w:id="79" w:author="mldinis" w:date="2022-08-04T17:37:00Z">
        <w:del w:id="80" w:author="Amir TavallaieNejad" w:date="2022-08-23T15:49:00Z">
          <w:r w:rsidR="006D3963" w:rsidDel="00CF0CB4">
            <w:delText>,</w:delText>
          </w:r>
        </w:del>
      </w:ins>
      <w:del w:id="81" w:author="Amir TavallaieNejad" w:date="2022-08-23T15:49:00Z">
        <w:r w:rsidR="004E7AA9" w:rsidRPr="00971263" w:rsidDel="00CF0CB4">
          <w:delText xml:space="preserve"> 2010). The concentration of lead in soils is between 1 and 200 mg kg</w:delText>
        </w:r>
        <w:r w:rsidR="004E7AA9" w:rsidRPr="006D3963" w:rsidDel="00CF0CB4">
          <w:rPr>
            <w:vertAlign w:val="superscript"/>
            <w:rPrChange w:id="82" w:author="mldinis" w:date="2022-08-04T17:37:00Z">
              <w:rPr/>
            </w:rPrChange>
          </w:rPr>
          <w:delText>−1</w:delText>
        </w:r>
        <w:r w:rsidR="004E7AA9" w:rsidRPr="00971263" w:rsidDel="00CF0CB4">
          <w:delText>, on average is 15 mg kg</w:delText>
        </w:r>
        <w:r w:rsidR="004E7AA9" w:rsidRPr="006D3963" w:rsidDel="00CF0CB4">
          <w:rPr>
            <w:vertAlign w:val="superscript"/>
            <w:rPrChange w:id="83" w:author="mldinis" w:date="2022-08-04T17:37:00Z">
              <w:rPr/>
            </w:rPrChange>
          </w:rPr>
          <w:delText>−1</w:delText>
        </w:r>
        <w:r w:rsidR="004E7AA9" w:rsidRPr="00971263" w:rsidDel="00CF0CB4">
          <w:delText xml:space="preserve"> and its critical limit is 50 mg kg</w:delText>
        </w:r>
        <w:r w:rsidR="004E7AA9" w:rsidRPr="006D3963" w:rsidDel="00CF0CB4">
          <w:rPr>
            <w:vertAlign w:val="superscript"/>
            <w:rPrChange w:id="84" w:author="mldinis" w:date="2022-08-04T17:37:00Z">
              <w:rPr/>
            </w:rPrChange>
          </w:rPr>
          <w:delText>−1</w:delText>
        </w:r>
        <w:r w:rsidR="004E7AA9" w:rsidRPr="00971263" w:rsidDel="00CF0CB4">
          <w:delText xml:space="preserve"> </w:delText>
        </w:r>
        <w:r w:rsidR="00C01170" w:rsidRPr="00971263" w:rsidDel="00CF0CB4">
          <w:fldChar w:fldCharType="begin" w:fldLock="1"/>
        </w:r>
        <w:r w:rsidR="00DF45C3" w:rsidDel="00CF0CB4">
          <w:delInstrText>ADDIN CSL_CITATION {"citationItems":[{"id":"ITEM-1","itemData":{"DOI":"10.1021/es60136a004","ISSN":"15205851","abstract":"The behavior of ionic lead in soils of diverse characteristics is investigated. Soils have rather large capacities for immobilization of lead, and these may be reasonably predicted by a correlation function involving cation-exchange capacity and pH. Results demonstrate that the fixation of lead is principally caused by reactions involving essentially insoluble organic materials. Precipitation by carbonate and sorption by hydrous metal oxides appear to be of secondary importance. The conclusions are indirectly confirmed by previous reports involving plant uptake studies. © 1977, American Chemical Society. All rights reserved.","author":[{"dropping-particle":"","family":"Zimdahl","given":"Robert L.","non-dropping-particle":"","parse-names":false,"suffix":""},{"dropping-particle":"","family":"Skogerboe","given":"Rodney K.","non-dropping-particle":"","parse-names":false,"suffix":""}],"container-title":"Environmental Science and Technology","id":"ITEM-1","issue":"13","issued":{"date-parts":[["1977"]]},"note":"yellow","page":"1202-1207","title":"Behavior of Lead in Soil","type":"article-journal","volume":"11"},"uris":["http://www.mendeley.com/documents/?uuid=ee491f0b-7be6-47f8-8b70-c72af30be3a1"]}],"mendeley":{"formattedCitation":"[39]","plainTextFormattedCitation":"[39]","previouslyFormattedCitation":"[39]"},"properties":{"noteIndex":0},"schema":"https://github.com/citation-style-language/schema/raw/master/csl-citation.json"}</w:delInstrText>
        </w:r>
        <w:r w:rsidR="00C01170" w:rsidRPr="00971263" w:rsidDel="00CF0CB4">
          <w:fldChar w:fldCharType="separate"/>
        </w:r>
        <w:r w:rsidR="004437CD" w:rsidRPr="004437CD" w:rsidDel="00CF0CB4">
          <w:rPr>
            <w:noProof/>
          </w:rPr>
          <w:delText>[39]</w:delText>
        </w:r>
        <w:r w:rsidR="00C01170" w:rsidRPr="00971263" w:rsidDel="00CF0CB4">
          <w:fldChar w:fldCharType="end"/>
        </w:r>
        <w:r w:rsidR="00971263" w:rsidRPr="00971263" w:rsidDel="00CF0CB4">
          <w:delText xml:space="preserve">, </w:delText>
        </w:r>
        <w:r w:rsidR="004E7AA9" w:rsidRPr="00971263" w:rsidDel="00CF0CB4">
          <w:delText xml:space="preserve">Cadmium </w:delText>
        </w:r>
      </w:del>
      <w:ins w:id="85" w:author="mldinis" w:date="2022-08-04T17:37:00Z">
        <w:del w:id="86" w:author="Amir TavallaieNejad" w:date="2022-08-23T15:49:00Z">
          <w:r w:rsidR="006D3963" w:rsidDel="00CF0CB4">
            <w:delText>c</w:delText>
          </w:r>
          <w:r w:rsidR="006D3963" w:rsidRPr="00971263" w:rsidDel="00CF0CB4">
            <w:delText xml:space="preserve">admium </w:delText>
          </w:r>
        </w:del>
      </w:ins>
      <w:del w:id="87" w:author="Amir TavallaieNejad" w:date="2022-08-23T15:49:00Z">
        <w:r w:rsidR="004E7AA9" w:rsidRPr="00971263" w:rsidDel="00CF0CB4">
          <w:delText>and lead are two metals resulting from combustion activities and transportation and are linked to zinc resulting from abrasion of tires. Cadmium and lead are considered to be the most mobile and least mobile elements in soil with typical values of 0.06–1.1 and 2– 300 mg kg</w:delText>
        </w:r>
        <w:r w:rsidR="004E7AA9" w:rsidRPr="006D3963" w:rsidDel="00CF0CB4">
          <w:rPr>
            <w:vertAlign w:val="superscript"/>
            <w:rPrChange w:id="88" w:author="mldinis" w:date="2022-08-04T17:37:00Z">
              <w:rPr/>
            </w:rPrChange>
          </w:rPr>
          <w:delText>−1</w:delText>
        </w:r>
        <w:r w:rsidR="004E7AA9" w:rsidRPr="00971263" w:rsidDel="00CF0CB4">
          <w:delText xml:space="preserve">, respectively </w:delText>
        </w:r>
        <w:r w:rsidR="00C01170" w:rsidRPr="00971263" w:rsidDel="00CF0CB4">
          <w:fldChar w:fldCharType="begin" w:fldLock="1"/>
        </w:r>
        <w:r w:rsidR="00DF45C3" w:rsidDel="00CF0CB4">
          <w:delInstrText>ADDIN CSL_CITATION {"citationItems":[{"id":"ITEM-1","itemData":{"DOI":"10.1201/b10158","ISBN":"9781420093704","abstract":"Still the Gold Standard Resource on Trace Elements and Metals in Soils This highly anticipated fourth edition of the bestselling Trace Elements in Soils and Plants reflects the explosion of research during the past decade regarding the presence and actions of trace elements in the soil-plant environment. The book provides information on the biogeochemistry of these elements and explores how they affect food quality. Incorporating data from over 1500 new resources, this edition includes the most up-to-date information on the relationship of trace elements to topics such as: •Soil natural/background contents •Sorption/desorption processes •Anthropogenic impact and soil phytoremediation •Phytoavailability and functions in plants •Contents of food plants The book discusses the assessment of the natural/background content of trace elements in soil, bioindication of the chemical status of environmental compartments, soil remediation, and hyperaccumulation and phytoextraction of trace metals from the soil. The table of contents reflects the IUPAC’s recommendation for numbering element groups, giving the new edition an updated organizational flow. Trace Elements in Soils and Plants, Fourth Edition illustrates why trace elements’ behavior in soil controls their transfer in the food chain, making this book an invaluable reference for agronomists, soil and plant scientists, nutritionists, and geochemists.","author":[{"dropping-particle":"","family":"Kabata-Pendias","given":"Alina","non-dropping-particle":"","parse-names":false,"suffix":""}],"container-title":"Trace Elements in Soils and Plants, Fourth Edition","id":"ITEM-1","issued":{"date-parts":[["2010"]]},"note":"yellow","page":"1-520","title":"Trace elements in soils and plants: Fourth edition","type":"article-journal"},"uris":["http://www.mendeley.com/documents/?uuid=874f4f09-3d6c-4e54-ad4d-c7571fa758e9"]}],"mendeley":{"formattedCitation":"[37]","plainTextFormattedCitation":"[37]","previouslyFormattedCitation":"[37]"},"properties":{"noteIndex":0},"schema":"https://github.com/citation-style-language/schema/raw/master/csl-citation.json"}</w:delInstrText>
        </w:r>
        <w:r w:rsidR="00C01170" w:rsidRPr="00971263" w:rsidDel="00CF0CB4">
          <w:fldChar w:fldCharType="separate"/>
        </w:r>
        <w:r w:rsidR="004437CD" w:rsidRPr="004437CD" w:rsidDel="00CF0CB4">
          <w:rPr>
            <w:noProof/>
          </w:rPr>
          <w:delText>[37]</w:delText>
        </w:r>
        <w:r w:rsidR="00C01170" w:rsidRPr="00971263" w:rsidDel="00CF0CB4">
          <w:fldChar w:fldCharType="end"/>
        </w:r>
        <w:r w:rsidR="004E7AA9" w:rsidRPr="00971263" w:rsidDel="00CF0CB4">
          <w:delText>. The maximum allowable limit for cadmium in agricultural products has been reported to be 0.1 mg kg</w:delText>
        </w:r>
        <w:r w:rsidR="004E7AA9" w:rsidRPr="006D3963" w:rsidDel="00CF0CB4">
          <w:rPr>
            <w:vertAlign w:val="superscript"/>
            <w:rPrChange w:id="89" w:author="mldinis" w:date="2022-08-04T17:38:00Z">
              <w:rPr/>
            </w:rPrChange>
          </w:rPr>
          <w:delText>−1</w:delText>
        </w:r>
        <w:r w:rsidR="004E7AA9" w:rsidRPr="00971263" w:rsidDel="00CF0CB4">
          <w:delText xml:space="preserve"> and in non-agricultural crop, this value should not exceed the allowable limit </w:delText>
        </w:r>
        <w:r w:rsidR="00C01170" w:rsidRPr="00971263" w:rsidDel="00CF0CB4">
          <w:fldChar w:fldCharType="begin" w:fldLock="1"/>
        </w:r>
        <w:r w:rsidR="00DF45C3" w:rsidDel="00CF0CB4">
          <w:delInstrText>ADDIN CSL_CITATION {"citationItems":[{"id":"ITEM-1","itemData":{"author":[{"dropping-particle":"","family":"Asami","given":"T","non-dropping-particle":"","parse-names":false,"suffix":""}],"container-title":"Changing metal cycles and human health","id":"ITEM-1","issued":{"date-parts":[["1984"]]},"note":"yellow","page":"95-111","title":"Pollution of soils by cadmium p. 95–111. In Changing metal cycles and human health. Springer.lution of soils by cadmium","type":"article-journal"},"uris":["http://www.mendeley.com/documents/?uuid=01be2c74-7afe-490b-aa14-8bdf08e7fd59"]}],"mendeley":{"formattedCitation":"[40]","plainTextFormattedCitation":"[40]","previouslyFormattedCitation":"[40]"},"properties":{"noteIndex":0},"schema":"https://github.com/citation-style-language/schema/raw/master/csl-citation.json"}</w:delInstrText>
        </w:r>
        <w:r w:rsidR="00C01170" w:rsidRPr="00971263" w:rsidDel="00CF0CB4">
          <w:fldChar w:fldCharType="separate"/>
        </w:r>
        <w:r w:rsidR="004437CD" w:rsidRPr="004437CD" w:rsidDel="00CF0CB4">
          <w:rPr>
            <w:noProof/>
          </w:rPr>
          <w:delText>[40]</w:delText>
        </w:r>
        <w:r w:rsidR="00C01170" w:rsidRPr="00971263" w:rsidDel="00CF0CB4">
          <w:fldChar w:fldCharType="end"/>
        </w:r>
        <w:r w:rsidR="004E7AA9" w:rsidRPr="00971263" w:rsidDel="00CF0CB4">
          <w:delText xml:space="preserve">. It should keep in mind that, heavy metal-induced stress in rice crops can be characterized by spatiotemporal continuity and stability, as is the salty soil condition </w:delText>
        </w:r>
        <w:r w:rsidR="00C01170" w:rsidRPr="00971263" w:rsidDel="00CF0CB4">
          <w:fldChar w:fldCharType="begin" w:fldLock="1"/>
        </w:r>
        <w:r w:rsidR="00DF45C3" w:rsidDel="00CF0CB4">
          <w:delInstrText>ADDIN CSL_CITATION {"citationItems":[{"id":"ITEM-1","itemData":{"DOI":"10.1016/j.rse.2015.08.026","ISSN":"00344257","abstract":"Soil salinization is widely recognized to be a major threat to worldwide agriculture. Despite decades of research in soil mapping, no reliable and up-to-date salinity maps are available for large geographical regions, especially for the salinity ranges that are most relevant to agricultural productivity (i.e., salinities less than 20dSm-1, when measured as the electrical conductivity of the soil saturation extract). This paper explores the potentials and limitations of assessing and mapping soil salinity via linear modeling of remote sensing vegetation indices. A case study is presented for western San Joaquin Valley, California, USA using multi-year Landsat 7 ETM+ canopy reflectance and the Canopy Response Salinity Index (CRSI). Highly detailed salinity maps for 22 fields comprising 542ha were used for ground-truthing. Re-gridded to 30×30m, the ground-truth data totaled over 5000pixels with salinity values in the range 0 to 35.2dSm-1. Multi-year maximum values of CRSI were used to model soil salinity. Soil type, meteorological data, and crop type were evaluated as covariates. All considered models were evaluated for their fit to the whole data set as well as their performance in a leave-one-field-out spatial cross-validation. The best performing model was a function of CRSI, crop type (i.e., cropped or fallow), rainfall, and average minimum temperature, with R2=0.728 when evaluated against all data and R2=0.611 for the cross-validation predictions. Broken out by salinity classes, the mean absolute errors (MAE) for the cross-validation predictions were (all units dSm-1): 2.94 for the 0-2 interval (non-saline), 2.12 for 2-4 (slightly saline), 2.35 for 4-8 (moderately saline), 3.23 for 8-16 (strongly saline), and 5.64 for &gt;16 (extremely saline). On a per-field basis, the validation predictions had good agreement with the field average (R2=0.79, MAE=2.46dSm-1), minimum (R2=0.76, MAE=2.25dSm-1), and maximum (R2=0.76, MAE=3.09dSm-1) observed salinity. Overall, reasonably accurate and precise high resolution, regional-scale remote sensing of soil salinity is possible, even over the critical range of 0 to 20dSm-1, where researchers and policy makers must focus to prevent loss of agricultural productivity and ecosystem health.","author":[{"dropping-particle":"","family":"Scudiero","given":"Elia","non-dropping-particle":"","parse-names":false,"suffix":""},{"dropping-particle":"","family":"Skaggs","given":"Todd H.","non-dropping-particle":"","parse-names":false,"suffix":""},{"dropping-particle":"","family":"Corwin","given":"Dennis L.","non-dropping-particle":"","parse-names":false,"suffix":""}],"container-title":"Remote Sensing of Environment","id":"ITEM-1","issued":{"date-parts":[["2015"]]},"note":"Dark blue","page":"335-343","title":"Regional-scale soil salinity assessment using Landsat ETM+ canopy reflectance","type":"article-journal","volume":"169"},"uris":["http://www.mendeley.com/documents/?uuid=aeb0218d-2cb8-4b75-84df-d128eee2eeab"]}],"mendeley":{"formattedCitation":"[41]","plainTextFormattedCitation":"[41]","previouslyFormattedCitation":"[41]"},"properties":{"noteIndex":0},"schema":"https://github.com/citation-style-language/schema/raw/master/csl-citation.json"}</w:delInstrText>
        </w:r>
        <w:r w:rsidR="00C01170" w:rsidRPr="00971263" w:rsidDel="00CF0CB4">
          <w:fldChar w:fldCharType="separate"/>
        </w:r>
        <w:r w:rsidR="004437CD" w:rsidRPr="004437CD" w:rsidDel="00CF0CB4">
          <w:rPr>
            <w:noProof/>
          </w:rPr>
          <w:delText>[41]</w:delText>
        </w:r>
        <w:r w:rsidR="00C01170" w:rsidRPr="00971263" w:rsidDel="00CF0CB4">
          <w:fldChar w:fldCharType="end"/>
        </w:r>
        <w:r w:rsidR="004E7AA9" w:rsidRPr="00971263" w:rsidDel="00CF0CB4">
          <w:delText>. Other stressors (e.g., drought, pests, diseases, and</w:delText>
        </w:r>
        <w:r w:rsidR="00863FAB" w:rsidRPr="00971263" w:rsidDel="00CF0CB4">
          <w:delText xml:space="preserve"> </w:delText>
        </w:r>
        <w:r w:rsidR="004E7AA9" w:rsidRPr="00971263" w:rsidDel="00CF0CB4">
          <w:delText xml:space="preserve">mismanagement) are typically more spatially and temporally transient </w:delText>
        </w:r>
        <w:r w:rsidR="00C01170" w:rsidRPr="00971263" w:rsidDel="00CF0CB4">
          <w:fldChar w:fldCharType="begin" w:fldLock="1"/>
        </w:r>
        <w:r w:rsidR="00DF45C3" w:rsidDel="00CF0CB4">
          <w:delInstrText>ADDIN CSL_CITATION {"citationItems":[{"id":"ITEM-1","itemData":{"DOI":"10.1007/978-3-642-27278-3_54","ISBN":"9783642272776","ISSN":"18684238","abstract":"Detecting plant health condition plays an important role in controlling disease and insect pest stresses in agricultural crops. In this study, we applied support vector classification machine (SVC) and principal components analysis (PCA) techniques for discriminating and classifying the normal and stressed paddy rice (Oryza sativa L.) leaves caused by rice leaf folder (Cnaphalocrocis medinalis Guen). The hyperspectral reflectance of paddy rice leaves was measured through the full wavelength range from 350 to 2500nm under the laboratory condition. The hyperspectral response characteristic analysis of rice leaves indicated that the stressed leaves presented a higher reflectance in the visible (430~470 nm, 490~610 nm and 610~680 nm) and one shortwave infrared (2080~2350 nm) region, and a lower reflectance in the near infrared (780~890 nm) and the other shortwave infrared (1580~1750 nm) region than the normal leaves. PCA was performed to obtain the principal components (PCs) derived from the raw and first derivative reflectance (FDR) spectra. The nonlinear support vector classification machine (referred to as C-SVC) was employed to differentiate the normal and stressed leaves with the front several PCs as the independent variables of C-SVC model. Classification accuracy was evaluated using overall accuracy (OA) and Kappa coefficient. OA of C-SVC with PCA derived from both the raw and FDR spectra for the testing dataset were 100%, and the corresponding Kappa coefficients were 1. Our results would suggest that it's capable of discriminating the stressed rice leaves from normal ones using hyperspectral remote sensing data under the laboratory condition. © 2012 IFIP International Federation for Information Processing.","author":[{"dropping-particle":"","family":"Liu","given":"Zhanyu","non-dropping-particle":"","parse-names":false,"suffix":""},{"dropping-particle":"","family":"Cheng","given":"Jia An","non-dropping-particle":"","parse-names":false,"suffix":""},{"dropping-particle":"","family":"Huang","given":"Wenjiang","non-dropping-particle":"","parse-names":false,"suffix":""},{"dropping-particle":"","family":"Li","given":"Cunjun","non-dropping-particle":"","parse-names":false,"suffix":""},{"dropping-particle":"","family":"Xu","given":"Xingang","non-dropping-particle":"","parse-names":false,"suffix":""},{"dropping-particle":"","family":"Ding","given":"Xiaodong","non-dropping-particle":"","parse-names":false,"suffix":""},{"dropping-particle":"","family":"Shi","given":"Jingjing","non-dropping-particle":"","parse-names":false,"suffix":""},{"dropping-particle":"","family":"Zhou","given":"Bin","non-dropping-particle":"","parse-names":false,"suffix":""}],"container-title":"IFIP Advances in Information and Communication Technology","id":"ITEM-1","issue":"PART 2","issued":{"date-parts":[["2012"]]},"note":"dark blue","page":"528-537","title":"Hyperspectral discrimination and response characteristics of stressed rice leaves caused by rice leaf folder","type":"article-journal","volume":"369 AICT"},"uris":["http://www.mendeley.com/documents/?uuid=f563cf65-37dc-4645-ad62-c7834eef0389"]},{"id":"ITEM-2","itemData":{"DOI":"10.2134/agronj14.0102","ISSN":"14350645","abstract":"Spatiotemporal variability of crop production strongly depends on soil heterogeneity, meteorological conditions, and their interaction. Canopy reflectance can be used to describe crop status and yield spatial variability. The objectives of this work were to understand the spatiotemporal variability of maize (Zea mays L.) yield using ground-based reflectance acquisitions in a salinity- and water-stress-affected 21-ha field beside the Venice Lagoon, Italy. Intra- and interannual reflectance variations were analyzed across the entire field and at each map cell with time to understand how the different soil-related stresses (i.e., salinity and water) arise under different meteorological conditions. The results show that the normalized difference vegetation index (NDVI) acquired during the maize flowering and kernel maturation stages (during the three growing seasons of 2010, 2011, and 2012) effectively described yield spatiotemporal variability. In particular, stressed areas exhibited the smallest changes in NDVI during a single growing season. Soil salinity and water stress were responsible for approximately 44% of the intra-annual NDVI change. When multiyear NDVI data are compared, areas affected by soil salinity show the smallest temporal variability. Nevertheless, areas that are slightly saline and constantly affected by water stress could not be distinguished from highly saline areas. Multiyear reflectance data can be a useful tool to characterize areas where soil salinity is the main factor limiting crop production. In areas where several plant stresses occur simultaneously every year, the proposed approach could be used to guide precision irrigation to make adjustments for within-field leaching requirement and/or irrigation needs.","author":[{"dropping-particle":"","family":"Scudiero","given":"Elia","non-dropping-particle":"","parse-names":false,"suffix":""},{"dropping-particle":"","family":"Teatini","given":"Pietro","non-dropping-particle":"","parse-names":false,"suffix":""},{"dropping-particle":"","family":"Corwin","given":"Dennis L.","non-dropping-particle":"","parse-names":false,"suffix":""},{"dropping-particle":"","family":"Dal Ferro","given":"Nicola","non-dropping-particle":"","parse-names":false,"suffix":""},{"dropping-particle":"","family":"Simonetti","given":"Gianluca","non-dropping-particle":"","parse-names":false,"suffix":""},{"dropping-particle":"","family":"Morari","given":"Francesco","non-dropping-particle":"","parse-names":false,"suffix":""}],"container-title":"Agronomy Journal","id":"ITEM-2","issue":"6","issued":{"date-parts":[["2014"]]},"note":"dark blue","page":"2163-2174","title":"Spatiotemporal response of maize yield to edaphic and meteorological conditions in a saline farmland","type":"article-journal","volume":"106"},"uris":["http://www.mendeley.com/documents/?uuid=1a865dd8-db82-4e1d-b3f9-8afdcd3e6324"]}],"mendeley":{"formattedCitation":"[42], [43]","plainTextFormattedCitation":"[42], [43]","previouslyFormattedCitation":"[42], [43]"},"properties":{"noteIndex":0},"schema":"https://github.com/citation-style-language/schema/raw/master/csl-citation.json"}</w:delInstrText>
        </w:r>
        <w:r w:rsidR="00C01170" w:rsidRPr="00971263" w:rsidDel="00CF0CB4">
          <w:fldChar w:fldCharType="separate"/>
        </w:r>
        <w:r w:rsidR="004437CD" w:rsidRPr="004437CD" w:rsidDel="00CF0CB4">
          <w:rPr>
            <w:noProof/>
          </w:rPr>
          <w:delText>[42], [43]</w:delText>
        </w:r>
        <w:r w:rsidR="00C01170" w:rsidRPr="00971263" w:rsidDel="00CF0CB4">
          <w:fldChar w:fldCharType="end"/>
        </w:r>
        <w:r w:rsidR="00C01170" w:rsidRPr="00971263" w:rsidDel="00CF0CB4">
          <w:delText>.</w:delText>
        </w:r>
      </w:del>
      <w:ins w:id="90" w:author="Amir TavallaieNejad" w:date="2022-08-23T15:49:00Z">
        <w:r w:rsidR="00CF0CB4" w:rsidRPr="00CF0CB4">
          <w:t>Moreover, Heavy metals are metals with an atomic mass of over 55.8 g/mol or a density of over 5 grams per cubic centimeter [36], arsenic, mercury, zinc, lead, cadmium, chromium, copper, manganese, nickel, and vanadium are among the most important harmful rare elements located in the biosphere [37]. Sphalerite is the primary ore of zinc found in different formations, including sphalerite, wurtzite, and matraite [38]. The average level of zinc in the lithosphere was counted to be 80 mg/kg−1, and the natural weight of zinc in soils was stated as 10–300 mg/kg−1 (Kabata-Pendias, 2010). The concentration of lead in soils is between 1 and 200 mg/kg−1, on average 15 mg/kg−1, and its critical limit is 50 mg/kg−1 [39]; cadmium and lead are two metals resulting from blasting activities and transportation and are linked to zinc resulting from abrasion of tires. Cadmium and lead are the most and least portable elements in soil, with typical values of 0.06–1.1 and 2– 300 mg/kg−1, respectively [37]. The maximum allowable limit for cadmium in agricultural products has been reported to be 0.1 mg/kg−1, and in non-agricultural crops, this value should not exceed the allowable limit [40]. It should be mentioned that heavy metal-induced stress in rice crops can be characterized by spatiotemporal continuity and stability, as is the salty soil condition [41]. Other stressors (e.g., drought, pests, diseases, and mismanagement) are typically more spatially and temporally transient [42], [43].</w:t>
        </w:r>
      </w:ins>
    </w:p>
    <w:p w14:paraId="145EE6A1" w14:textId="04460F7A" w:rsidR="00CF0CB4" w:rsidRPr="00971263" w:rsidRDefault="007A21C3" w:rsidP="00E34345">
      <w:pPr>
        <w:spacing w:before="240"/>
        <w:ind w:firstLine="720"/>
        <w:jc w:val="both"/>
      </w:pPr>
      <w:ins w:id="91" w:author="Amir TavallaieNejad" w:date="2022-08-23T16:00:00Z">
        <w:r w:rsidRPr="007A21C3">
          <w:t xml:space="preserve">Studies on soil contamination and soil changes due to contamination are getting more attention, particularly in the reclamation and sustainable use of soil ecosystems. For the aspects of economic, environmental, and health perspectives, monitoring and analyzing these alterations are necessary for residents, decision-makers, and environmental observers. Traditional methods for specifying the soil condition in vast areas require field sampling, chemical analyses in a laboratory, and geostatistical interpolation, which take a lot of time and cost [44]. For instance, according to Shi et al. [1], because of limited funds, investments in PTE decontamination have relatively lagged or have even been ignored, despite the prevalence of PTEs in soils. Moreover, monitoring of contaminated sites is typically conducted by the respective industries, such as the petroleum industry, using temperature, pressure, and flow change methods along the pipeline, which have inherent risks and rely on the accuracy of the experts [45]. In addition, these methods are inefficient at detecting small soil changes, and therefore, the benefits of detecting small changes, and controlling them before they become large and can cause greater impacts, will be neglected [9]. However, any significant alteration of soil situation needs to be carefully evaluated using available high-tech sensors and methods for early detection of soil status due to soil contamination. These sensors include proximal and remote sensing techniques, which differ in their radiometric, temporal, spectral, and spatial resolution and, as a result, their monitoring ability [46]. The spatial resolution may be millimeters (drone-based cameras), 0.5–2 m (airborne and some </w:t>
        </w:r>
        <w:r w:rsidRPr="007A21C3">
          <w:lastRenderedPageBreak/>
          <w:t xml:space="preserve">hyperspectral sensors such as AISA, HySPEX, APEX), 2–10 m (some satellite sensors such as WorldView-2, RapidEye, and Sentinel-2), 10–30 m (some satellite sensors such as Spot and Landsat), and up to 250–1000 m or greater (MODIS and NOAA AVHRR) depending on the sensor’s platform [47]. </w:t>
        </w:r>
      </w:ins>
    </w:p>
    <w:p w14:paraId="7182ACA7" w14:textId="2636822D" w:rsidR="00D61BFE" w:rsidRPr="00D61BFE" w:rsidRDefault="004E7AA9" w:rsidP="00D61BFE">
      <w:pPr>
        <w:ind w:firstLine="360"/>
        <w:jc w:val="both"/>
        <w:rPr>
          <w:ins w:id="92" w:author="Amir TavallaieNejad" w:date="2022-08-23T12:20:00Z"/>
        </w:rPr>
      </w:pPr>
      <w:del w:id="93" w:author="Amir TavallaieNejad" w:date="2022-08-23T16:00:00Z">
        <w:r w:rsidRPr="00971263" w:rsidDel="007A21C3">
          <w:delText>Research on soil contamination and soil changes due to contamination is getting more attention, particularly in the soil ecosystems reclamation and sustainable use. For the sake of economic, environmental, and health perspectives, monitoring and analyzing these alterations are necessary for residents, decision makers, and environmental-observers. Conventional methods for determining the soil condition in vast areas require field sampling, chemical analyses in a laboratory and geostatistical interpolation, which are time-consuming and expensive</w:delText>
        </w:r>
        <w:r w:rsidR="00971263" w:rsidRPr="00971263" w:rsidDel="007A21C3">
          <w:delText xml:space="preserve"> </w:delText>
        </w:r>
        <w:r w:rsidR="00C01170" w:rsidRPr="00971263" w:rsidDel="007A21C3">
          <w:fldChar w:fldCharType="begin" w:fldLock="1"/>
        </w:r>
        <w:r w:rsidR="00DF45C3" w:rsidDel="007A21C3">
          <w:delInstrText>ADDIN CSL_CITATION {"citationItems":[{"id":"ITEM-1","itemData":{"DOI":"10.1016/S1002-0160(09)60167-3","ISSN":"10020160","abstract":"Concentrations of Iron (Fe), As, and Cu in soil samples from the fields near the Baoshan Mine in Hunan Province, China, were analyzed and soil spectral reflectance was measured with an ASD FieldSpec FR spectroradiometer (Analytical Spectral Devices, Inc., USA) under laboratory condition. Partial least square regression (PLSR) models were constructed for predicting soil metal concentrations. The data pre-processing methods, first and second derivatives (FD and SD), baseline correction (BC), standard normal variate (SNV), multiplicative scatter correction (MSC), and continuum removal (CR), were used for the spectral reflectance data pretreatments. Then, the prediction results were evaluated by relative root mean square error (RRMSE) and coefficients of determination (R2). According to the criteria of minimal RRMSE and maximal R2, the PLSR models with the FD pretreatment (RRMSE = 0.24, R2 = 0.61), SNV pretreatment (RRMSE = 0.08, R2 = 0.78), and BC-pretreatment (RRMSE = 0.20, R2 = 0.41) were considered as the final models for predicting As, Fe, and Cu, respectively. Wavebands at around 460, 1 400, 1 900, and 2 200 nm were selected as important spectral variables to construct final models. In conclusion, concentrations of heavy metals in contaminated soils could be indirectly assessed by soil spectra according to the correlation between the spectrally featureless components and Fe; therefore, spectral reflectance would be an alternative tool for monitoring soil heavy metals contamination. © 2009 Soil Science Society of China.","author":[{"dropping-particle":"","family":"REN","given":"Hong Yan","non-dropping-particle":"","parse-names":false,"suffix":""},{"dropping-particle":"","family":"ZHUANG","given":"Da Fang","non-dropping-particle":"","parse-names":false,"suffix":""},{"dropping-particle":"","family":"SINGH","given":"A. N.","non-dropping-particle":"","parse-names":false,"suffix":""},{"dropping-particle":"","family":"PAN","given":"Jian Jun","non-dropping-particle":"","parse-names":false,"suffix":""},{"dropping-particle":"","family":"QIU","given":"Dong Sheng","non-dropping-particle":"","parse-names":false,"suffix":""},{"dropping-particle":"","family":"SHI","given":"Run He","non-dropping-particle":"","parse-names":false,"suffix":""}],"container-title":"Pedosphere","id":"ITEM-1","issue":"6","issued":{"date-parts":[["2009"]]},"note":"blue: 14","page":"719-726","title":"Estimation of As and Cu Contamination in Agricultural Soils Around a Mining Area by Reflectance Spectroscopy: A Case Study","type":"article-journal","volume":"19"},"uris":["http://www.mendeley.com/documents/?uuid=e8bd86b9-9998-4e81-85e2-9330a21f45a0"]}],"mendeley":{"formattedCitation":"[44]","plainTextFormattedCitation":"[44]","previouslyFormattedCitation":"[44]"},"properties":{"noteIndex":0},"schema":"https://github.com/citation-style-language/schema/raw/master/csl-citation.json"}</w:delInstrText>
        </w:r>
        <w:r w:rsidR="00C01170" w:rsidRPr="00971263" w:rsidDel="007A21C3">
          <w:fldChar w:fldCharType="separate"/>
        </w:r>
        <w:r w:rsidR="004437CD" w:rsidRPr="004437CD" w:rsidDel="007A21C3">
          <w:rPr>
            <w:noProof/>
          </w:rPr>
          <w:delText>[44]</w:delText>
        </w:r>
        <w:r w:rsidR="00C01170" w:rsidRPr="00971263" w:rsidDel="007A21C3">
          <w:fldChar w:fldCharType="end"/>
        </w:r>
        <w:r w:rsidR="00971263" w:rsidRPr="00971263" w:rsidDel="007A21C3">
          <w:delText xml:space="preserve">. </w:delText>
        </w:r>
        <w:r w:rsidRPr="00971263" w:rsidDel="007A21C3">
          <w:delText>For instance, according to Shi et al.,</w:delText>
        </w:r>
        <w:r w:rsidR="00971263" w:rsidRPr="00971263" w:rsidDel="007A21C3">
          <w:delText xml:space="preserve"> </w:delText>
        </w:r>
        <w:r w:rsidR="00C01170" w:rsidRPr="00971263" w:rsidDel="007A21C3">
          <w:fldChar w:fldCharType="begin" w:fldLock="1"/>
        </w:r>
        <w:r w:rsidR="00C01170" w:rsidRPr="00971263" w:rsidDel="007A21C3">
          <w:delInstrText>ADDIN CSL_CITATION {"citationItems":[{"id":"ITEM-1","itemData":{"id":"ITEM-1","issued":{"date-parts":[["0"]]},"title":"Shi, T., Wang, J., Chen, Y., and Wu, G. (2016). Improving the prediction of arsenic contents in agricultural soils by combining the reflectance spectroscopy of soils and rice plants. International Journal of Applied Earth Observation and Geoinformation 52","type":"article-journal"},"uris":["http://www.mendeley.com/documents/?uuid=56be8040-a170-431f-811d-cca70d1b7719"]}],"mendeley":{"formattedCitation":"[1]","plainTextFormattedCitation":"[1]","previouslyFormattedCitation":"[1]"},"properties":{"noteIndex":0},"schema":"https://github.com/citation-style-language/schema/raw/master/csl-citation.json"}</w:delInstrText>
        </w:r>
        <w:r w:rsidR="00C01170" w:rsidRPr="00971263" w:rsidDel="007A21C3">
          <w:fldChar w:fldCharType="separate"/>
        </w:r>
        <w:r w:rsidR="00C01170" w:rsidRPr="00971263" w:rsidDel="007A21C3">
          <w:rPr>
            <w:noProof/>
          </w:rPr>
          <w:delText>[1]</w:delText>
        </w:r>
        <w:r w:rsidR="00C01170" w:rsidRPr="00971263" w:rsidDel="007A21C3">
          <w:fldChar w:fldCharType="end"/>
        </w:r>
        <w:r w:rsidR="00C01170" w:rsidRPr="00971263" w:rsidDel="007A21C3">
          <w:delText xml:space="preserve"> </w:delText>
        </w:r>
        <w:r w:rsidRPr="00971263" w:rsidDel="007A21C3">
          <w:delText>because of limited funds, investments on PTE decontamination have relatively lagged behind or have even been totally ignored, despite the prevalence of PTEs in soils. Moreover, monitoring of contaminated sites is typically conducted by the respective industries such as the petroleum industry using temperature, pressure, and flow changes methods along the pipeline, which have inherent risks and rely on the accuracy of the experts</w:delText>
        </w:r>
        <w:r w:rsidR="00971263" w:rsidRPr="00971263" w:rsidDel="007A21C3">
          <w:delText xml:space="preserve"> </w:delText>
        </w:r>
        <w:r w:rsidR="00C01170" w:rsidRPr="00971263" w:rsidDel="007A21C3">
          <w:fldChar w:fldCharType="begin" w:fldLock="1"/>
        </w:r>
        <w:r w:rsidR="00DF45C3" w:rsidDel="007A21C3">
          <w:delInstrText>ADDIN CSL_CITATION {"citationItems":[{"id":"ITEM-1","itemData":{"DOI":"10.1080/01431160410001729172","ISSN":"01431161","abstract":"Detection of leaking gas pipelines is important for safety, economic and environmental reasons, and remote sensing of vegetation offers the potential to identify gas leakage through spectral responses in the plants growing above. Pot-scale investigations were carried out to determine the effects of soil-oxygen displacement using natural gas, argon, nitrogen and waterlogging on the overlying vegetation and to determine whether changes in spectral characteristics were specific to natural gas or were a generic response to soil-oxygen displacement. Leaves responded to soil-oxygen displacement by increased reflectance in the visible wavelengths and changes in the position and shape of the red edge. The red edge of control plants shifted towards longer wavelengths as they matured, while the red edge of treated plants remained stationary, indicating an inhibition of maturing. Bean and barley exhibited different shapes in the peaks at the red edge. Argon and waterlogging produced greater responses than natural gas, which was administered non-continuously. These results suggest that the response to natural gas is generic to soil-oxygen deficiency rather than specific to this agent. Hence, although it might be possible to detect leaking gas by remote sensing of vegetation, ancillary information such as pipeline maps would be required to discriminate natural gas responses from those due to other stresses. © 2004 Taylor and Francis Ltd.","author":[{"dropping-particle":"","family":"Smith","given":"K. L.","non-dropping-particle":"","parse-names":false,"suffix":""},{"dropping-particle":"","family":"Steven","given":"M. D.","non-dropping-particle":"","parse-names":false,"suffix":""},{"dropping-particle":"","family":"Colls","given":"J. J.","non-dropping-particle":"","parse-names":false,"suffix":""}],"container-title":"International Journal of Remote Sensing","id":"ITEM-1","issue":"20","issued":{"date-parts":[["2004"]]},"note":"blue: 62","page":"4395-4410","title":"Spectral responses of pot-grown plants to displacement of soil oxygen","type":"article-journal","volume":"25"},"uris":["http://www.mendeley.com/documents/?uuid=273a3558-c178-4aa8-b8e0-8742e046679d"]}],"mendeley":{"formattedCitation":"[45]","plainTextFormattedCitation":"[45]","previouslyFormattedCitation":"[45]"},"properties":{"noteIndex":0},"schema":"https://github.com/citation-style-language/schema/raw/master/csl-citation.json"}</w:delInstrText>
        </w:r>
        <w:r w:rsidR="00C01170" w:rsidRPr="00971263" w:rsidDel="007A21C3">
          <w:fldChar w:fldCharType="separate"/>
        </w:r>
        <w:r w:rsidR="004437CD" w:rsidRPr="004437CD" w:rsidDel="007A21C3">
          <w:rPr>
            <w:noProof/>
          </w:rPr>
          <w:delText>[45]</w:delText>
        </w:r>
        <w:r w:rsidR="00C01170" w:rsidRPr="00971263" w:rsidDel="007A21C3">
          <w:fldChar w:fldCharType="end"/>
        </w:r>
        <w:r w:rsidR="00971263" w:rsidRPr="00971263" w:rsidDel="007A21C3">
          <w:delText xml:space="preserve">. </w:delText>
        </w:r>
        <w:r w:rsidRPr="00971263" w:rsidDel="007A21C3">
          <w:delText>In addition, these methods are inefficient at detecting small soil changes and therefore, benefits of detecting small changes, controlling them before they become large and able to cause greater impacts, will be neglected</w:delText>
        </w:r>
        <w:r w:rsidR="00971263" w:rsidRPr="00971263" w:rsidDel="007A21C3">
          <w:delText xml:space="preserve"> </w:delText>
        </w:r>
        <w:r w:rsidR="00C01170" w:rsidRPr="00971263" w:rsidDel="007A21C3">
          <w:fldChar w:fldCharType="begin" w:fldLock="1"/>
        </w:r>
        <w:r w:rsidR="00C01170" w:rsidRPr="00971263" w:rsidDel="007A21C3">
          <w:delInstrText>ADDIN CSL_CITATION {"citationItems":[{"id":"ITEM-1","itemData":{"DOI":"10.1016/j.envpol.2012.10.029","ISSN":"02697491","PMID":"23246622","abstract":"Pipeline systems used to transport petroleum products represent a potential source of soil pollution worldwide. The design of new techniques that may improve current monitoring of pipeline leakage is imperative. This paper assesses the remote detection of small leakages of liquid hydrocarbons indirectly, through the analysis of spectral features of contaminated plants. Leaf and canopy spectra of healthy plants were compared to spectra of plants contaminated with diesel and gasoline, at increasing rates of soil contamination. Contamination effects were observed both visually in the field and thorough changes in the spectral reflectance patterns of vegetation. Results indicate that the remote detection of small volumes of gasoline and diesel contaminations is feasible based on the red edge analysis of leaf and canopy spectra of plants. Brachiaria grass ranks as a favourable choice to be used as an indicator of HCs leakages along pipelines. © 2012 Elsevier B.V. All rights reserved.","author":[{"dropping-particle":"","family":"Sanches","given":"I. D.","non-dropping-particle":"","parse-names":false,"suffix":""},{"dropping-particle":"","family":"Souza Filho","given":"C. R.","non-dropping-particle":"","parse-names":false,"suffix":""},{"dropping-particle":"","family":"Magalhães","given":"L. A.","non-dropping-particle":"","parse-names":false,"suffix":""},{"dropping-particle":"","family":"Quitério","given":"G. C.M.","non-dropping-particle":"","parse-names":false,"suffix":""},{"dropping-particle":"","family":"Alves","given":"M. N.","non-dropping-particle":"","parse-names":false,"suffix":""},{"dropping-particle":"","family":"Oliveira","given":"W. J.","non-dropping-particle":"","parse-names":false,"suffix":""}],"container-title":"Environmental Pollution","id":"ITEM-1","issued":{"date-parts":[["2013"]]},"note":"blue: 39","page":"16-27","title":"Unravelling remote sensing signatures of plants contaminated with gasoline and diesel: An approach using the red edge spectral feature","type":"article-journal","volume":"174"},"uris":["http://www.mendeley.com/documents/?uuid=a32bb1b2-6dde-4c67-abde-8bbc43dedbba"]}],"mendeley":{"formattedCitation":"[9]","plainTextFormattedCitation":"[9]","previouslyFormattedCitation":"[9]"},"properties":{"noteIndex":0},"schema":"https://github.com/citation-style-language/schema/raw/master/csl-citation.json"}</w:delInstrText>
        </w:r>
        <w:r w:rsidR="00C01170" w:rsidRPr="00971263" w:rsidDel="007A21C3">
          <w:fldChar w:fldCharType="separate"/>
        </w:r>
        <w:r w:rsidR="00C01170" w:rsidRPr="00971263" w:rsidDel="007A21C3">
          <w:rPr>
            <w:noProof/>
          </w:rPr>
          <w:delText>[9]</w:delText>
        </w:r>
        <w:r w:rsidR="00C01170" w:rsidRPr="00971263" w:rsidDel="007A21C3">
          <w:fldChar w:fldCharType="end"/>
        </w:r>
        <w:r w:rsidR="00971263" w:rsidRPr="00971263" w:rsidDel="007A21C3">
          <w:delText xml:space="preserve">. </w:delText>
        </w:r>
        <w:r w:rsidRPr="00971263" w:rsidDel="007A21C3">
          <w:delText>However, any significant alteration of soil condition needs to be carefully evaluated using available high-tech sensors and techniques for early detection of soil status due to soil contamination. These sensors including proximal and remote sensing techniques, which differ in their radiometric, temporal, spectral, and spatial resolution and as a result, in their monitoring ability</w:delText>
        </w:r>
        <w:r w:rsidR="00971263" w:rsidRPr="00971263" w:rsidDel="007A21C3">
          <w:delText xml:space="preserve"> </w:delText>
        </w:r>
        <w:r w:rsidR="00C01170" w:rsidRPr="00971263" w:rsidDel="007A21C3">
          <w:fldChar w:fldCharType="begin" w:fldLock="1"/>
        </w:r>
        <w:r w:rsidR="00DF45C3" w:rsidDel="007A21C3">
          <w:delInstrText>ADDIN CSL_CITATION {"citationItems":[{"id":"ITEM-1","itemData":{"DOI":"10.3390/rs8121029","ISSN":"20724292","abstract":"Anthropogenic stress and disturbance of forest ecosystems (FES) has been increasing at all scales from local to global. In rapidly changing environments, in-situ terrestrial FES monitoring approaches have made tremendous progress but they are intensive and often integrate subjective indicators for forest health (FH). Remote sensing (RS) bridges the gaps of these limitations, by monitoring indicators of FH on different spatio-temporal scales, and in a cost-effective, rapid, repetitive and objective manner. In this paper, we provide an overview of the definitions of FH, discussing the drivers, processes, stress and adaptation mechanisms of forest plants, and how we can observe FH with RS. We introduce the concept of spectral traits (ST) and spectral trait variations (STV) in the context of FH monitoring and discuss the prospects, limitations and constraints. Stress, disturbances and resource limitations can cause changes in FES taxonomic, structural and functional diversity; we provide examples how the ST/STV approach can be used for monitoring these FES characteristics. We show that RS based assessments of FH indicators using the ST/STV approach is a competent, affordable, repetitive and objective technique for monitoring. Even though the possibilities for observing the taxonomic diversity of animal species is limited with RS, the taxonomy of forest tree species can be recorded with RS, even though its accuracy is subject to certain constraints. RS has proved successful for monitoring the impacts from stress on structural and functional diversity. In particular, it has proven to be very suitable for recording the short-term dynamics of stress on FH, which cannot be cost-effectively recorded using in-situ methods. This paper gives an overview of the ST/STV approach, whereas the second paper of this series concentrates on discussing in-situ terrestrial monitoring, in-situ RS approaches and RS sensors and techniques for measuring ST/STV for FH.","author":[{"dropping-particle":"","family":"Lausch","given":"Angela","non-dropping-particle":"","parse-names":false,"suffix":""},{"dropping-particle":"","family":"Erasmi","given":"Stefan","non-dropping-particle":"","parse-names":false,"suffix":""},{"dropping-particle":"","family":"King","given":"Douglas J.","non-dropping-particle":"","parse-names":false,"suffix":""},{"dropping-particle":"","family":"Magdon","given":"Paul","non-dropping-particle":"","parse-names":false,"suffix":""},{"dropping-particle":"","family":"Heurich","given":"Marco","non-dropping-particle":"","parse-names":false,"suffix":""}],"container-title":"Remote Sensing","id":"ITEM-1","issue":"12","issued":{"date-parts":[["2016"]]},"note":"blue:63","title":"Understanding forest health with remote sensing-Part I-A review of spectral traits, processes and remote-sensing characteristics","type":"article-journal","volume":"8"},"uris":["http://www.mendeley.com/documents/?uuid=de45a1f8-475a-42e7-a424-158b5b964694"]}],"mendeley":{"formattedCitation":"[46]","plainTextFormattedCitation":"[46]","previouslyFormattedCitation":"[46]"},"properties":{"noteIndex":0},"schema":"https://github.com/citation-style-language/schema/raw/master/csl-citation.json"}</w:delInstrText>
        </w:r>
        <w:r w:rsidR="00C01170" w:rsidRPr="00971263" w:rsidDel="007A21C3">
          <w:fldChar w:fldCharType="separate"/>
        </w:r>
        <w:r w:rsidR="004437CD" w:rsidRPr="004437CD" w:rsidDel="007A21C3">
          <w:rPr>
            <w:noProof/>
          </w:rPr>
          <w:delText>[46]</w:delText>
        </w:r>
        <w:r w:rsidR="00C01170" w:rsidRPr="00971263" w:rsidDel="007A21C3">
          <w:fldChar w:fldCharType="end"/>
        </w:r>
        <w:r w:rsidR="00971263" w:rsidRPr="00971263" w:rsidDel="007A21C3">
          <w:delText xml:space="preserve">. </w:delText>
        </w:r>
        <w:r w:rsidRPr="00971263" w:rsidDel="007A21C3">
          <w:delText xml:space="preserve">The spatial resolution may be millimeters (drone-based cameras), 0.5–2 m (airborne and some hyperspectral sensors such as AISA, HySPEX, APEX), 2–10 m (some satellite sensors such as WorldView-2, RapidEye, and Sentinel-2), 10–30 m (some satellite sensors such as Spot and Landsat), and up to 250–1000 m or greater (MODIS and NOAA AVHRR) depending on the </w:delText>
        </w:r>
        <w:r w:rsidR="00971263" w:rsidRPr="00971263" w:rsidDel="007A21C3">
          <w:delText xml:space="preserve">sensor’s platform </w:delText>
        </w:r>
        <w:r w:rsidR="00491F64" w:rsidRPr="00971263" w:rsidDel="007A21C3">
          <w:fldChar w:fldCharType="begin" w:fldLock="1"/>
        </w:r>
        <w:r w:rsidR="00DF45C3" w:rsidDel="007A21C3">
          <w:delInstrText>ADDIN CSL_CITATION {"citationItems":[{"id":"ITEM-1","itemData":{"DOI":"10.1080/10643389.2018.1447717","ISSN":"15476537","abstract":"Soil degradation includes a number of processes, ranging from soil erosion to soil contamination, which reduce the capability of soil to work as a base for vegetation roots. Methods to quantify soil degradation due to contamination on a large area with a proper domain are needed and must be studied and developed. Proximal and remote sensing techniques are essential tools, well-suited for surveying large areas, and monitoring soil contamination at a high temporal and spatial interval. Recently developed and forthcoming satellites also dedicated to land monitoring and provide inimitable data streams, which have potential of soil contamination detection. This study peruses the potential of spectroscopy methods in various domains to assess selected soil contaminants including potentially toxic elements and petroleum hydrocarbons from reflectance information, plus a preliminary review of the new-generation orbital Earth observation sensors. An aim is to review the means to do so from spaceborne sensors, which are considered to be state-of-the-art Earth orbit observation technologies. This review will help to answer the question: how can spectral information from proximal and remote sensing techniques in different domains be used for soil contamination modelling? This direction will pave the way for soil contamination monitoring using these techniques.","author":[{"dropping-particle":"","family":"Gholizadeh","given":"Asa","non-dropping-particle":"","parse-names":false,"suffix":""},{"dropping-particle":"","family":"Saberioon","given":"Mohammadmehdi","non-dropping-particle":"","parse-names":false,"suffix":""},{"dropping-particle":"","family":"Ben-Dor","given":"Eyal","non-dropping-particle":"","parse-names":false,"suffix":""},{"dropping-particle":"","family":"Borůvka","given":"Luboš","non-dropping-particle":"","parse-names":false,"suffix":""}],"container-title":"Critical Reviews in Environmental Science and Technology","id":"ITEM-1","issue":"3","issued":{"date-parts":[["2018"]]},"page":"243-278","title":"Monitoring of selected soil contaminants using proximal and remote sensing techniques: Background, state-of-the-art and future perspectives","type":"article-journal","volume":"48"},"uris":["http://www.mendeley.com/documents/?uuid=3bfe497a-d066-4bc4-9d61-32b35d08a7aa"]}],"mendeley":{"formattedCitation":"[47]","plainTextFormattedCitation":"[47]","previouslyFormattedCitation":"[47]"},"properties":{"noteIndex":0},"schema":"https://github.com/citation-style-language/schema/raw/master/csl-citation.json"}</w:delInstrText>
        </w:r>
        <w:r w:rsidR="00491F64" w:rsidRPr="00971263" w:rsidDel="007A21C3">
          <w:fldChar w:fldCharType="separate"/>
        </w:r>
        <w:r w:rsidR="004437CD" w:rsidRPr="004437CD" w:rsidDel="007A21C3">
          <w:rPr>
            <w:noProof/>
          </w:rPr>
          <w:delText>[47]</w:delText>
        </w:r>
        <w:r w:rsidR="00491F64" w:rsidRPr="00971263" w:rsidDel="007A21C3">
          <w:fldChar w:fldCharType="end"/>
        </w:r>
        <w:r w:rsidR="00971263" w:rsidRPr="00971263" w:rsidDel="007A21C3">
          <w:delText>.</w:delText>
        </w:r>
        <w:r w:rsidRPr="00971263" w:rsidDel="007A21C3">
          <w:delText xml:space="preserve"> </w:delText>
        </w:r>
        <w:r w:rsidR="00971263" w:rsidRPr="00971263" w:rsidDel="007A21C3">
          <w:delText>In this review article, satellite monitoring techniques is presented.</w:delText>
        </w:r>
      </w:del>
      <w:ins w:id="94" w:author="Amir TavallaieNejad" w:date="2022-08-23T12:20:00Z">
        <w:r w:rsidR="00D61BFE" w:rsidRPr="00D61BFE">
          <w:t xml:space="preserve">This study discusses an overview of soil pollution detection methods through satellite images and techniques used to detect the pollution so far. The types of machine learning methods used in satellite imagery detection will also be reviewed due to the advancement of machine learning in all areas. Finally, the types of satellites, the current limitations of </w:t>
        </w:r>
      </w:ins>
      <w:ins w:id="95" w:author="Amir TavallaieNejad" w:date="2022-08-23T12:21:00Z">
        <w:r w:rsidR="00D61BFE" w:rsidRPr="00D61BFE">
          <w:t>space borne</w:t>
        </w:r>
      </w:ins>
      <w:ins w:id="96" w:author="Amir TavallaieNejad" w:date="2022-08-23T12:20:00Z">
        <w:r w:rsidR="00D61BFE" w:rsidRPr="00D61BFE">
          <w:t xml:space="preserve"> sensors for soil contamination monitoring, and how to estimate the efficiency of the methods will be discussed. </w:t>
        </w:r>
      </w:ins>
    </w:p>
    <w:p w14:paraId="6DCD19E1" w14:textId="15872269" w:rsidR="004E7AA9" w:rsidRDefault="004E7AA9" w:rsidP="00E34345">
      <w:pPr>
        <w:ind w:firstLine="360"/>
        <w:jc w:val="both"/>
      </w:pPr>
    </w:p>
    <w:p w14:paraId="7066CFB6" w14:textId="77777777" w:rsidR="003C50CC" w:rsidRPr="00971263" w:rsidRDefault="003C50CC" w:rsidP="00E34345">
      <w:pPr>
        <w:ind w:firstLine="360"/>
        <w:jc w:val="both"/>
      </w:pPr>
    </w:p>
    <w:p w14:paraId="333B6670" w14:textId="77777777" w:rsidR="004E7AA9" w:rsidRDefault="004E7AA9" w:rsidP="004E7AA9">
      <w:pPr>
        <w:pStyle w:val="ListParagraph"/>
        <w:numPr>
          <w:ilvl w:val="0"/>
          <w:numId w:val="6"/>
        </w:numPr>
        <w:rPr>
          <w:rFonts w:ascii="Times New Roman" w:hAnsi="Times New Roman" w:cs="Times New Roman"/>
          <w:b/>
          <w:bCs/>
          <w:sz w:val="20"/>
          <w:szCs w:val="20"/>
          <w:lang w:bidi="fa-IR"/>
        </w:rPr>
      </w:pPr>
      <w:r w:rsidRPr="004E7AA9">
        <w:rPr>
          <w:rFonts w:ascii="Times New Roman" w:hAnsi="Times New Roman" w:cs="Times New Roman"/>
          <w:b/>
          <w:bCs/>
          <w:sz w:val="20"/>
          <w:szCs w:val="20"/>
          <w:lang w:bidi="fa-IR"/>
        </w:rPr>
        <w:t>Predictors and underlying mechanisms</w:t>
      </w:r>
    </w:p>
    <w:p w14:paraId="08D5B121" w14:textId="23CCF660" w:rsidR="00491F64" w:rsidRPr="00871E8A" w:rsidRDefault="00491F64" w:rsidP="00E34345">
      <w:pPr>
        <w:ind w:firstLine="360"/>
        <w:jc w:val="both"/>
      </w:pPr>
      <w:r w:rsidRPr="00871E8A">
        <w:t xml:space="preserve">Recently, researchers have explored the use of innovative tools that make the detection of soil contaminants easier and faster, thus enabling higher resolution prediction of contamination levels </w:t>
      </w:r>
      <w:r w:rsidR="00CD1E94" w:rsidRPr="00871E8A">
        <w:fldChar w:fldCharType="begin" w:fldLock="1"/>
      </w:r>
      <w:r w:rsidR="00DF45C3">
        <w:instrText>ADDIN CSL_CITATION {"citationItems":[{"id":"ITEM-1","itemData":{"DOI":"10.1016/j.scitotenv.2015.01.087","ISSN":"18791026","PMID":"25681776","abstract":"Using 108 petroleum contaminated soil samples, this pilot study proposed a new analytical approach of combining visible near-infrared diffuse reflectance spectroscopy (VisNIR DRS) and portable X-ray fluorescence spectrometry (PXRF) for rapid and improved quantification of soil petroleum contamination. Results indicated that an advanced fused model where VisNIR DRS spectra-based penalized spline regression (PSR) was used to predict total petroleum hydrocarbon followed by PXRF elemental data-based random forest regression was used to model the PSR residuals, it outperformed (R2=0.78, residual prediction deviation (RPD)=2.19) all other models tested, even producing better generalization than using VisNIR DRS alone (RPD's of 1.64, 1.86, and 1.96 for random forest, penalized spline regression, and partial least squares regression, respectively). Additionally, unsupervised principal component analysis using the PXRF+VisNIR DRS system qualitatively separated contaminated soils from control samples. Capsule: Fusion of PXRF elemental data and VisNIR derivative spectra produced an optimized model for total petroleum hydrocarbon quantification in soils.","author":[{"dropping-particle":"","family":"Chakraborty","given":"Somsubhra","non-dropping-particle":"","parse-names":false,"suffix":""},{"dropping-particle":"","family":"Weindorf","given":"David C.","non-dropping-particle":"","parse-names":false,"suffix":""},{"dropping-particle":"","family":"Li","given":"Bin","non-dropping-particle":"","parse-names":false,"suffix":""},{"dropping-particle":"","family":"Ali Aldabaa","given":"Abdalsamad Abdalsatar","non-dropping-particle":"","parse-names":false,"suffix":""},{"dropping-particle":"","family":"Ghosh","given":"Rakesh Kumar","non-dropping-particle":"","parse-names":false,"suffix":""},{"dropping-particle":"","family":"Paul","given":"Sathi","non-dropping-particle":"","parse-names":false,"suffix":""},{"dropping-particle":"","family":"Nasim Ali","given":"Md","non-dropping-particle":"","parse-names":false,"suffix":""}],"container-title":"Science of the Total Environment","id":"ITEM-1","issued":{"date-parts":[["2015"]]},"page":"399-408","title":"Development of a hybrid proximal sensing method for rapid identification of petroleum contaminated soils","type":"article-journal","volume":"514"},"uris":["http://www.mendeley.com/documents/?uuid=3da5ac53-3afe-4544-b7b5-1dc10f3fac5a"]}],"mendeley":{"formattedCitation":"[48]","plainTextFormattedCitation":"[48]","previouslyFormattedCitation":"[48]"},"properties":{"noteIndex":0},"schema":"https://github.com/citation-style-language/schema/raw/master/csl-citation.json"}</w:instrText>
      </w:r>
      <w:r w:rsidR="00CD1E94" w:rsidRPr="00871E8A">
        <w:fldChar w:fldCharType="separate"/>
      </w:r>
      <w:r w:rsidR="004437CD" w:rsidRPr="004437CD">
        <w:rPr>
          <w:noProof/>
        </w:rPr>
        <w:t>[48]</w:t>
      </w:r>
      <w:r w:rsidR="00CD1E94" w:rsidRPr="00871E8A">
        <w:fldChar w:fldCharType="end"/>
      </w:r>
      <w:r w:rsidRPr="00871E8A">
        <w:t>. An emerging method is known as visible and infrared reflectance spectroscopy (VIRS), which involves in</w:t>
      </w:r>
      <w:r w:rsidR="00162937" w:rsidRPr="00871E8A">
        <w:t xml:space="preserve"> </w:t>
      </w:r>
      <w:r w:rsidRPr="00871E8A">
        <w:t>th</w:t>
      </w:r>
      <w:ins w:id="97" w:author="mldinis" w:date="2022-08-04T17:40:00Z">
        <w:r w:rsidR="006D3963">
          <w:t xml:space="preserve">e </w:t>
        </w:r>
      </w:ins>
      <w:del w:id="98" w:author="mldinis" w:date="2022-08-04T17:40:00Z">
        <w:r w:rsidRPr="00871E8A" w:rsidDel="006D3963">
          <w:delText xml:space="preserve">e- </w:delText>
        </w:r>
      </w:del>
      <w:r w:rsidRPr="00871E8A">
        <w:t xml:space="preserve">field measurement of contaminants from either a handheld portable device, unmanned aerial vehicles (UAVs), or even satellites, for fast </w:t>
      </w:r>
      <w:r w:rsidR="00162937" w:rsidRPr="00871E8A">
        <w:t xml:space="preserve">remote sensing of large spatial </w:t>
      </w:r>
      <w:r w:rsidRPr="00871E8A">
        <w:t xml:space="preserve">areas </w:t>
      </w:r>
      <w:r w:rsidR="00CD1E94" w:rsidRPr="00871E8A">
        <w:fldChar w:fldCharType="begin" w:fldLock="1"/>
      </w:r>
      <w:r w:rsidR="00455936">
        <w:instrText>ADDIN CSL_CITATION {"citationItems":[{"id":"ITEM-1","itemData":{"DOI":"10.1007/s13762-019-02310-w","ISSN":"17352630","abstract":"Soil contamination is a worldwide crisis, which diminishes food and agricultural production. Alterations in the soil environment due to soil contamination cause biophysical and biochemical changes in vegetation. Due to dynamic nature of these changes, early monitoring can permit for preventive interferences before intense and sometimes inevitable vegetation and soil problems occur. As plants are rooted in soil substrate, vegetation changes can be used as bio-indicators of soil conditions. Traditionally, vegetation changes have been usually determined by visual analysis or detected after major destructive sampling during the growth period. As the characteristics of vegetation influence its spectral properties, effective remote and non-contact detection methods offer an alternative and near real-time way for detecting plant changes, even prior to visual symptoms and negative effects appearance. The aim of the current study is to review the potential of optical proximal and remote sensing techniques at different platforms for indirect assessment of plant–soil interactions via monitoring vegetation anomalies related to soil contamination. It is strongly felt that this rapidly progressing technological direction will permit extending the use of the techniques to geology, soil science and precision agriculture and an overall broad range of applications.","author":[{"dropping-particle":"","family":"Gholizadeh","given":"A.","non-dropping-particle":"","parse-names":false,"suffix":""},{"dropping-particle":"","family":"Kopačková","given":"V.","non-dropping-particle":"","parse-names":false,"suffix":""}],"container-title":"International Journal of Environmental Science and Technology","id":"ITEM-1","issued":{"date-parts":[["2019"]]},"title":"Detecting vegetation stress as a soil contamination proxy_ a review of optical proximal and remote sensing techniques","type":"article"},"uris":["http://www.mendeley.com/documents/?uuid=d91ea71c-4024-439e-ae5c-10d2a1f410a0"]},{"id":"ITEM-2","itemData":{"DOI":"10.1080/10643389.2018.1447717","ISSN":"15476537","abstract":"Soil degradation includes a number of processes, ranging from soil erosion to soil contamination, which reduce the capability of soil to work as a base for vegetation roots. Methods to quantify soil degradation due to contamination on a large area with a proper domain are needed and must be studied and developed. Proximal and remote sensing techniques are essential tools, well-suited for surveying large areas, and monitoring soil contamination at a high temporal and spatial interval. Recently developed and forthcoming satellites also dedicated to land monitoring and provide inimitable data streams, which have potential of soil contamination detection. This study peruses the potential of spectroscopy methods in various domains to assess selected soil contaminants including potentially toxic elements and petroleum hydrocarbons from reflectance information, plus a preliminary review of the new-generation orbital Earth observation sensors. An aim is to review the means to do so from spaceborne sensors, which are considered to be state-of-the-art Earth orbit observation technologies. This review will help to answer the question: how can spectral information from proximal and remote sensing techniques in different domains be used for soil contamination modelling? This direction will pave the way for soil contamination monitoring using these techniques.","author":[{"dropping-particle":"","family":"Gholizadeh","given":"Asa","non-dropping-particle":"","parse-names":false,"suffix":""},{"dropping-particle":"","family":"Saberioon","given":"Mohammadmehdi","non-dropping-particle":"","parse-names":false,"suffix":""},{"dropping-particle":"","family":"Ben-Dor","given":"Eyal","non-dropping-particle":"","parse-names":false,"suffix":""},{"dropping-particle":"","family":"Borůvka","given":"Luboš","non-dropping-particle":"","parse-names":false,"suffix":""}],"container-title":"Critical Reviews in Environmental Science and Technology","id":"ITEM-2","issue":"3","issued":{"date-parts":[["2018"]]},"page":"243-278","title":"Monitoring of selected soil contaminants using proximal and remote sensing techniques: Background, state-of-the-art and future perspectives","type":"article-journal","volume":"48"},"uris":["http://www.mendeley.com/documents/?uuid=3bfe497a-d066-4bc4-9d61-32b35d08a7aa"]}],"mendeley":{"formattedCitation":"[47], [49]","plainTextFormattedCitation":"[47], [49]","previouslyFormattedCitation":"[47], [49]"},"properties":{"noteIndex":0},"schema":"https://github.com/citation-style-language/schema/raw/master/csl-citation.json"}</w:instrText>
      </w:r>
      <w:r w:rsidR="00CD1E94" w:rsidRPr="00871E8A">
        <w:fldChar w:fldCharType="separate"/>
      </w:r>
      <w:r w:rsidR="00601B2A" w:rsidRPr="00601B2A">
        <w:rPr>
          <w:noProof/>
        </w:rPr>
        <w:t>[47], [49]</w:t>
      </w:r>
      <w:r w:rsidR="00CD1E94" w:rsidRPr="00871E8A">
        <w:fldChar w:fldCharType="end"/>
      </w:r>
      <w:ins w:id="99" w:author="mldinis" w:date="2022-08-04T17:40:00Z">
        <w:r w:rsidR="006D3963">
          <w:t>.</w:t>
        </w:r>
      </w:ins>
      <w:del w:id="100" w:author="mldinis" w:date="2022-08-04T17:40:00Z">
        <w:r w:rsidRPr="00871E8A" w:rsidDel="006D3963">
          <w:delText>;</w:delText>
        </w:r>
      </w:del>
      <w:r w:rsidRPr="00871E8A">
        <w:t xml:space="preserve"> The visible reflectance spectrum (VIS, 380e750 nm), near-infrared spectrum (NIR, 750e1300 nm), short wave inferred spectrum (SWIR, 1300e2500 nm), mid-infrared spectrum (MIR, 0.25e2.5 mm) and long-wave infrared spectrum (LWI, 8e12 mm) have all been applied for VIRS based soil monitoring </w:t>
      </w:r>
      <w:r w:rsidR="00CD1E94" w:rsidRPr="00871E8A">
        <w:fldChar w:fldCharType="begin" w:fldLock="1"/>
      </w:r>
      <w:r w:rsidR="00455936">
        <w:instrText>ADDIN CSL_CITATION {"citationItems":[{"id":"ITEM-1","itemData":{"DOI":"10.1016/j.jhazmat.2016.01.022","ISSN":"18733336","PMID":"26844405","abstract":"This study systematically analyzed the performance of multivariate hyperspectral vegetation indices of rice (Oryza sativa L.) in estimating the arsenic content in agricultural soils. Field canopy reflectance spectra was obtained in the jointing-booting growth stage of rice. Newly developed and published multivariate vegetation indices were initially calculated to estimate soil arsenic content. The well-performing vegetation indices were then selected using successive projections algorithm (SPA), and the SPA selected vegetation indices were adopted to calibrate a multiple linear regression model for estimating soil arsenic content. Results showed that a three-band vegetation index (R716 - R568)/(R552 - R568) performed best in the newly developed vegetation indices in estimating soil arsenic content. The photochemical reflectance index (PRI) and red edge position (REP) performed well in the published vegetation indices. Moreover, the linear combination of two vegetation indices ((R716 - R568)/(R552 - R568) and REP) selected using SPA improved the estimation of soil arsenic content. These results indicated that the newly developed three-band vegetation index (R716 - R568)/(R552 - R568) might be recommended as an indicator for estimating soil arsenic content in the study area. PRI and REP could be used as universal vegetation indices for monitoring soil arsenic contamination.","author":[{"dropping-particle":"","family":"Shi","given":"Tiezhu","non-dropping-particle":"","parse-names":false,"suffix":""},{"dropping-particle":"","family":"Liu","given":"Huizeng","non-dropping-particle":"","parse-names":false,"suffix":""},{"dropping-particle":"","family":"Chen","given":"Yiyun","non-dropping-particle":"","parse-names":false,"suffix":""},{"dropping-particle":"","family":"Wang","given":"Junjie","non-dropping-particle":"","parse-names":false,"suffix":""},{"dropping-particle":"","family":"Wu","given":"Guofeng","non-dropping-particle":"","parse-names":false,"suffix":""}],"container-title":"Journal of Hazardous Materials","id":"ITEM-1","issued":{"date-parts":[["2016"]]},"page":"243-252","title":"Estimation of arsenic in agricultural soils using hyperspectral vegetation indices of rice","type":"article-journal","volume":"308"},"uris":["http://www.mendeley.com/documents/?uuid=f91c284c-b0b2-4180-9f43-3b3dcf198508"]}],"mendeley":{"formattedCitation":"[50]","plainTextFormattedCitation":"[50]","previouslyFormattedCitation":"[50]"},"properties":{"noteIndex":0},"schema":"https://github.com/citation-style-language/schema/raw/master/csl-citation.json"}</w:instrText>
      </w:r>
      <w:r w:rsidR="00CD1E94" w:rsidRPr="00871E8A">
        <w:fldChar w:fldCharType="separate"/>
      </w:r>
      <w:r w:rsidR="00601B2A" w:rsidRPr="00601B2A">
        <w:rPr>
          <w:noProof/>
        </w:rPr>
        <w:t>[50]</w:t>
      </w:r>
      <w:r w:rsidR="00CD1E94" w:rsidRPr="00871E8A">
        <w:fldChar w:fldCharType="end"/>
      </w:r>
      <w:r w:rsidRPr="00871E8A">
        <w:t>. The use of this sensing technique can accelerate soil pollution mapping at high resolution with less expense and time than other soil sampling approaches.</w:t>
      </w:r>
      <w:r w:rsidR="00162937" w:rsidRPr="00871E8A">
        <w:t xml:space="preserve"> In this review article, satellite monitoring techniques is presented.</w:t>
      </w:r>
    </w:p>
    <w:p w14:paraId="08F8FBAF" w14:textId="77777777" w:rsidR="00491F64" w:rsidRPr="00871E8A" w:rsidRDefault="00491F64" w:rsidP="00E34345">
      <w:pPr>
        <w:ind w:firstLine="360"/>
        <w:jc w:val="both"/>
      </w:pPr>
      <w:r w:rsidRPr="00871E8A">
        <w:t xml:space="preserve">The use of (visible and infrared reflectance spectroscopy) VIRS relies on the fact that atoms and molecules absorb and emit electromagnetic radiation because of electro transition and molecular vibration </w:t>
      </w:r>
      <w:r w:rsidR="00CD1E94" w:rsidRPr="00871E8A">
        <w:fldChar w:fldCharType="begin" w:fldLock="1"/>
      </w:r>
      <w:r w:rsidR="00455936">
        <w:instrText>ADDIN CSL_CITATION {"citationItems":[{"id":"ITEM-1","itemData":{"DOI":"10.1080/05704928.2018.1442346","ISSN":"1520569X","abstract":"Heavy metal soil contamination is a severe environmental problem globally, and its mapping is vital for environmental managers and policymakers to determine its distributions and hotspots. This paper reviewed multiple proximal and remote sensing spectroscopy for convenient and inexpensive method of obtaining soil reflectance spectroscopy or environmental covariates, which can be used for mapping heavy metal soil contamination. Furthermore, spatial prediction using proximal remote-sensed data and environmental covariates was discussed. We suggested that mapping of the spatial distributions of metal species may be important due to the different bioavailabilities and toxicities of various species. The assimilation of multiple proximal/remote-sensed sensors may promote the horizontal and vertical mapping of soil heavy metals. Moreover, combining the advantages of satellite and unmanned aerial vehicle-based hyperspectral imaging systems will facilitate the development of a space–aeronautic incorporation hyperspectral observation technology that can monitor soil environment rapidly and accurately at a large scale.","author":[{"dropping-particle":"","family":"Shi","given":"Tiezhu","non-dropping-particle":"","parse-names":false,"suffix":""},{"dropping-particle":"","family":"Guo","given":"Long","non-dropping-particle":"","parse-names":false,"suffix":""},{"dropping-particle":"","family":"Chen","given":"Yiyun","non-dropping-particle":"","parse-names":false,"suffix":""},{"dropping-particle":"","family":"Wang","given":"Weixi","non-dropping-particle":"","parse-names":false,"suffix":""},{"dropping-particle":"","family":"Shi","given":"Zhou","non-dropping-particle":"","parse-names":false,"suffix":""},{"dropping-particle":"","family":"Li","given":"Qingquan","non-dropping-particle":"","parse-names":false,"suffix":""},{"dropping-particle":"","family":"Wu","given":"Guofeng","non-dropping-particle":"","parse-names":false,"suffix":""}],"container-title":"Applied Spectroscopy Reviews","id":"ITEM-1","issue":"10","issued":{"date-parts":[["2018"]]},"page":"783-805","publisher":"Taylor &amp; Francis","title":"Proximal and remote sensing techniques for mapping of soil contamination with heavy metals","type":"article-journal","volume":"53"},"uris":["http://www.mendeley.com/documents/?uuid=57959e9a-67e4-40d7-b459-98728b726fb0"]}],"mendeley":{"formattedCitation":"[51]","plainTextFormattedCitation":"[51]","previouslyFormattedCitation":"[51]"},"properties":{"noteIndex":0},"schema":"https://github.com/citation-style-language/schema/raw/master/csl-citation.json"}</w:instrText>
      </w:r>
      <w:r w:rsidR="00CD1E94" w:rsidRPr="00871E8A">
        <w:fldChar w:fldCharType="separate"/>
      </w:r>
      <w:r w:rsidR="00601B2A" w:rsidRPr="00601B2A">
        <w:rPr>
          <w:noProof/>
        </w:rPr>
        <w:t>[51]</w:t>
      </w:r>
      <w:r w:rsidR="00CD1E94" w:rsidRPr="00871E8A">
        <w:fldChar w:fldCharType="end"/>
      </w:r>
      <w:r w:rsidRPr="00871E8A">
        <w:t xml:space="preserve">. Identification and quantification of different chemicals can be achieved based on emission and absorption spectra. In soil contamination monitoring, VIRS captures reflectance energy from the land surface with the reflectance spectra informing us of the soil composition </w:t>
      </w:r>
      <w:r w:rsidR="00CD1E94" w:rsidRPr="00871E8A">
        <w:fldChar w:fldCharType="begin" w:fldLock="1"/>
      </w:r>
      <w:r w:rsidR="00455936">
        <w:instrText>ADDIN CSL_CITATION {"citationItems":[{"id":"ITEM-1","itemData":{"DOI":"10.1016/j.jhazmat.2013.11.059","ISSN":"18733336","PMID":"24361494","abstract":"Soil contamination by heavy metals is an increasingly important problem worldwide. Quick and reliable access to heavy metal concentration data is crucial for soil monitoring and remediation. Visible and near-infrared reflectance spectroscopy, which is known as a noninvasive, cost-effective, and environmentally friendly technique, has potential for the simultaneous estimation of the various heavy metal concentrations in soil. Moreover, it provides a valid alternative method for the estimation of heavy metal concentrations over large areas and long periods of time. This paper reviews the state of the art and presents the mechanisms, data, and methods for the estimation of heavy metal concentrations by the use of visible and near-infrared reflectance spectroscopy. The challenges facing the application of hyperspectral images in mapping soil contamination over large areas are also discussed. © 2013.","author":[{"dropping-particle":"","family":"Shi","given":"Tiezhu","non-dropping-particle":"","parse-names":false,"suffix":""},{"dropping-particle":"","family":"Chen","given":"Yiyun","non-dropping-particle":"","parse-names":false,"suffix":""},{"dropping-particle":"","family":"Liu","given":"Yaolin","non-dropping-particle":"","parse-names":false,"suffix":""},{"dropping-particle":"","family":"Wu","given":"Guofeng","non-dropping-particle":"","parse-names":false,"suffix":""}],"container-title":"Journal of Hazardous Materials","id":"ITEM-1","issued":{"date-parts":[["2014"]]},"page":"166-176","title":"Visible and near-infrared reflectance spectroscopy-An alternative for monitoring soil contamination by heavy metals","type":"article-journal","volume":"265"},"uris":["http://www.mendeley.com/documents/?uuid=8745ba50-d063-4c56-80eb-4fc5ef0751d7"]}],"mendeley":{"formattedCitation":"[52]","plainTextFormattedCitation":"[52]","previouslyFormattedCitation":"[52]"},"properties":{"noteIndex":0},"schema":"https://github.com/citation-style-language/schema/raw/master/csl-citation.json"}</w:instrText>
      </w:r>
      <w:r w:rsidR="00CD1E94" w:rsidRPr="00871E8A">
        <w:fldChar w:fldCharType="separate"/>
      </w:r>
      <w:r w:rsidR="00601B2A" w:rsidRPr="00601B2A">
        <w:rPr>
          <w:noProof/>
        </w:rPr>
        <w:t>[52]</w:t>
      </w:r>
      <w:r w:rsidR="00CD1E94" w:rsidRPr="00871E8A">
        <w:fldChar w:fldCharType="end"/>
      </w:r>
      <w:r w:rsidRPr="00871E8A">
        <w:t xml:space="preserve">. Certain organic soil contaminants, such as polycyclic aromatic hydrocarbons (PAH) and petroleum hydrocarbons (collectively termed total petroleum hydrocarbons (TPH)), are often detectable in visible and infrared reflectance spectra </w:t>
      </w:r>
      <w:r w:rsidR="00CD1E94" w:rsidRPr="00871E8A">
        <w:fldChar w:fldCharType="begin" w:fldLock="1"/>
      </w:r>
      <w:r w:rsidR="00455936">
        <w:instrText>ADDIN CSL_CITATION {"citationItems":[{"id":"ITEM-1","itemData":{"DOI":"10.2134/jeq2010.0183","ISSN":"00472425","PMID":"20830926","abstract":"In the United States, petroleum extraction, refinement, and transportation present countless opportunities for spillage mishaps. A method for rapid field appraisal and mapping of petroleum hydrocarbon-contaminated soils for environmental cleanup purposes would be useful. Visible near-infrared (VisNIR, 350-2500 nm) diffuse reflectance spectroscopy (DRS) is a rapid, nondestructive, proximal-sensing technique that has proven adept at quantifying soil properties in situ. The objective of this study was to determine the prediction accuracy of VisNIR DRS in quantifying petroleum hydrocarbons in contaminated soils. Forty-six soil samples (including both contaminated and reference samples) were collected from six different parishes in Louisiana. Each soil sample was scanned using VisNIR DRS at three combinations of moisture content and pretreatment: (i) field-moist intact aggregates, (ii) air-dried intact aggregates, (iii) and air-dried ground soil (sieved through a 2-mm sieve). The VisNIR spectra of soil samples were used to predict total petroleum hydrocarbon (TPH) content in the soil using partial least squares (PLS) regression and boosted regression tree (BRT) models. Each model was validated with 30% of the samples that were randomly selected and not used in the calibration model. The field-moist intact scan proved best for predicting TPH content with a validation r2 of 0.64 and relative percent difference (RPD) of 1.70. Because VisNIR DRS was promising for rapidly predicting soil petroleum hydrocarbon content, future research is warranted to evaluate the methodology for identifying petroleum contaminated soils. Copyright © 2010 by the American Society of Agronomy, Crop Science Society of America, and Soil Science Society of America. All rights reserved.","author":[{"dropping-particle":"","family":"Chakraborty","given":"Somsubhra","non-dropping-particle":"","parse-names":false,"suffix":""},{"dropping-particle":"","family":"Weindorf","given":"David C.","non-dropping-particle":"","parse-names":false,"suffix":""},{"dropping-particle":"","family":"Morgan","given":"Cristine L.S.","non-dropping-particle":"","parse-names":false,"suffix":""},{"dropping-particle":"","family":"Ge","given":"Yufeng","non-dropping-particle":"","parse-names":false,"suffix":""},{"dropping-particle":"","family":"Galbraith","given":"John M.","non-dropping-particle":"","parse-names":false,"suffix":""},{"dropping-particle":"","family":"Li","given":"Bin","non-dropping-particle":"","parse-names":false,"suffix":""},{"dropping-particle":"","family":"Kahlon","given":"Charanjit S.","non-dropping-particle":"","parse-names":false,"suffix":""}],"container-title":"Journal of Environmental Quality","id":"ITEM-1","issue":"4","issued":{"date-parts":[["2010"]]},"page":"1378-1387","title":"Rapid Identification of Oil-Contaminated Soils Using Visible Near-Infrared Diffuse Reflectance Spectroscopy","type":"article-journal","volume":"39"},"uris":["http://www.mendeley.com/documents/?uuid=724cbbfb-6a1c-4671-8f1c-c249dccd4a26"]},{"id":"ITEM-2","itemData":{"DOI":"10.1016/j.scitotenv.2018.01.122","ISSN":"18791026","PMID":"29898518","abstract":"This study investigated the sensitivity of visible near-infrared spectroscopy (vis-NIR) to discriminate between fresh and weathered oil contaminated soils. The performance of random forest (RF) and partial least squares regression (PLSR) for the estimation of total petroleum hydrocarbon (TPH) throughout the time was also explored. Soil samples (n = 13) with 5 different textures of sandy loam, sandy clay loam, clay loam, sandy clay and clay were collected from 10 different locations across the Cranfield University's Research Farm (UK). A series of soil mesocosms was then set up where each soil sample was spiked with 10 ml of Alaskan crude oil (equivalent to 8450 mg/kg), allowed to equilibrate for 48 h (T2 d) and further kept at room temperature (21 °C). Soils scanning was carried out before spiking (control TC) and then after 2 days (T2 d) and months 4 (T4 m), 8 (T8 m), 12 (T12 m), 16 (T16 m), 20 (T20 m), 24 (T24 m), whereas gas chromatography mass spectroscopy (GC–MS) analysis was performed on T2 d, T4 m, T12 m, T16 m, T20 m, and T24 m. Soil scanning was done simultaneously using an AgroSpec spectrometer (305 to 2200 nm) (tec5 Technology for Spectroscopy, Germany) and Analytical Spectral Device (ASD) spectrometer (350 to 2500 nm) (ASDI, USA) to assess and compare their sensitivity and response against GC–MS data. Principle component analysis (PCA) showed that ASD performed better than tec5 for discriminating weathered versus fresh oil contaminated soil samples. The prediction results proved that RF models outperformed PLSR and resulted in coefficient of determination (R2) of 0.92, ratio of prediction deviation (RPD) of 3.79, and root mean square error of prediction (RMSEP) of 108.56 mg/kg. Overall, the results demonstrate that vis–NIR is a promising tool for rapid site investigation of weathered oil contamination in soils and for TPH monitoring without the need of collecting soil samples and lengthy hydrocarbon extraction for further quantification analysis.","author":[{"dropping-particle":"","family":"Douglas","given":"R. K.","non-dropping-particle":"","parse-names":false,"suffix":""},{"dropping-particle":"","family":"Nawar","given":"S.","non-dropping-particle":"","parse-names":false,"suffix":""},{"dropping-particle":"","family":"Cipullo","given":"S.","non-dropping-particle":"","parse-names":false,"suffix":""},{"dropping-particle":"","family":"Alamar","given":"M. C.","non-dropping-particle":"","parse-names":false,"suffix":""},{"dropping-particle":"","family":"Coulon","given":"F.","non-dropping-particle":"","parse-names":false,"suffix":""},{"dropping-particle":"","family":"Mouazen","given":"A. M.","non-dropping-particle":"","parse-names":false,"suffix":""}],"container-title":"Science of the Total Environment","id":"ITEM-2","issued":{"date-parts":[["2018"]]},"page":"1108-1120","title":"Evaluation of vis-NIR reflectance spectroscopy sensitivity to weathering for enhanced assessment of oil contaminated soils","type":"article-journal","volume":"626"},"uris":["http://www.mendeley.com/documents/?uuid=b8d27e06-0f0d-453c-b207-340183cab749"]}],"mendeley":{"formattedCitation":"[53], [54]","plainTextFormattedCitation":"[53], [54]","previouslyFormattedCitation":"[53], [54]"},"properties":{"noteIndex":0},"schema":"https://github.com/citation-style-language/schema/raw/master/csl-citation.json"}</w:instrText>
      </w:r>
      <w:r w:rsidR="00CD1E94" w:rsidRPr="00871E8A">
        <w:fldChar w:fldCharType="separate"/>
      </w:r>
      <w:r w:rsidR="00601B2A" w:rsidRPr="00601B2A">
        <w:rPr>
          <w:noProof/>
        </w:rPr>
        <w:t>[53], [54]</w:t>
      </w:r>
      <w:r w:rsidR="00CD1E94" w:rsidRPr="00871E8A">
        <w:fldChar w:fldCharType="end"/>
      </w:r>
      <w:r w:rsidRPr="00871E8A">
        <w:t xml:space="preserve">. In the case of heavy metals, direct monitoring can only be achieved at concentrations that rarely occur in the field (e.g., 4000 mg/kg in the case of Cd) </w:t>
      </w:r>
      <w:r w:rsidR="00CD1E94" w:rsidRPr="00871E8A">
        <w:fldChar w:fldCharType="begin" w:fldLock="1"/>
      </w:r>
      <w:r w:rsidR="00455936">
        <w:instrText>ADDIN CSL_CITATION {"citationItems":[{"id":"ITEM-1","itemData":{"DOI":"10.1016/j.scitotenv.2018.04.415","ISSN":"18791026","PMID":"29738893","abstract":"Regional-level information on heavy metal pollution in agro-ecosystems is essential for food security because excessive levels of heavy metals in crops may pose risks to humans. However, collecting this information over large areas is inherently costly. This paper investigates the possibility of applying multi-temporal Sentinel-2 satellite images to detect heavy metal-induced stress (i.e., Cd stress) in rice crops in four study areas in Zhuzhou City, Hunan Province, China. For this purpose, we compared seven Sentinel-2 images acquired in 2016 and 2017 with in situ measured hyper-spectral data, chlorophyll content, rice leaf area index, and heavy metal concentrations in soil collected from 2014 to 2017. Vegetation indices (VIs) related to red edge bands were referred to as the sensitive indicators for screening stressed rice from unstressed rice. The coefficients of spatio-temporal variation (CSTV) derived from the VIs allowed us to discriminate crops exposed to pollution from heavy metals as well as environmental stressors. The results indicate that (i) the red edge chlorophyll index, the red edge position index, and the normalized difference red edge 2 index derived from multi-temporal Sentinel-2 images were good indicators for screening stressed rice from unstressed rice; (ii) Rice under Cd stress remained stable with lower CSTV values of VIs overall growth stages in the experimental region, whereas rice under other stressors (i.e., pests and disease) showed abrupt changes at some growth stages and presented “hot spots” with greater CSTV values; and (iii) the proposed spatio-temporal anomaly detection method was successful at detecting rice under Cd stress; and CSTVs of rice VIs stabilized regardless of whether they were applied to consecutive growth stages or to two different crop years. This study suggests that regional heavy metal stress may be accurately detected using multi-temporal Sentinel-2 images, using VIs sensitive to the spatio-temporal characteristics of crops.","author":[{"dropping-particle":"","family":"Liu","given":"Meiling","non-dropping-particle":"","parse-names":false,"suffix":""},{"dropping-particle":"","family":"Wang","given":"Tiejun","non-dropping-particle":"","parse-names":false,"suffix":""},{"dropping-particle":"","family":"Skidmore","given":"Andrew K.","non-dropping-particle":"","parse-names":false,"suffix":""},{"dropping-particle":"","family":"Liu","given":"Xiangnan","non-dropping-particle":"","parse-names":false,"suffix":""}],"container-title":"Science of the Total Environment","id":"ITEM-1","issued":{"date-parts":[["2018"]]},"page":"18-29","publisher":"Elsevier B.V.","title":"Heavy metal-induced stress in rice crops detected using multi-temporal Sentinel-2 satellite images","type":"article-journal","volume":"637-638"},"uris":["http://www.mendeley.com/documents/?uuid=820a6290-9d77-4275-88b6-84d1f71d1868"]},{"id":"ITEM-2","itemData":{"DOI":"10.2136/sssaj2006.0285","ISSN":"03615995","abstract":"Conventional methods for investigating heavy metal contamination in soil are time consuming and expensive. In this study, we (i) explored reflectance spectroscopy as an alternative method for assessing heavy metals, and (ii) further explored the physicochemical mechanism that allows estimation of heavy metals with the reflectance spectroscopy method. We first investigated the spectral response of changing concentrations of heavy metals in soils. The results indicated that only at very high concentration can transition elements exhibit their inherent absorption features. In spite of this observation, we successfully predicted low levels of heavy metals in agricultural soils. The best prediction accuracies were obtained for the siderophile elements Ni, Cr, and Co. The poorest prediction was for Cd. The order of prediction accuracy for metals was approximately the same as the order of their correlation coefficients with Fe. Complementary to some previous studies that found that the intercorrelation between heavy metals and active soil components (such as Fe oxides, organic matter, and clay) is the major predictive mechanism, in the present study we concluded that the correlation with total Fe (including active and residual Fe) is the major mechanism. This conclusion was further supported by both correlation analysis and chemical sequential extraction. Correlation analysis showed that all metals are negatively correlated with reflectance while positively correlated with the absorption depth at about 500 nm, a feature resulting from goethite. The chemical forms of heavy metals, which showed that besides the crystalline Fe oxide and organic matter fractions, heavy metals have significant amounts in the residual fraction, also strengthened the conclusion. © Soil Science Society of America.","author":[{"dropping-particle":"","family":"Wu","given":"Yunzhao","non-dropping-particle":"","parse-names":false,"suffix":""},{"dropping-particle":"","family":"Chen","given":"Jun","non-dropping-particle":"","parse-names":false,"suffix":""},{"dropping-particle":"","family":"Ji","given":"Junfeng","non-dropping-particle":"","parse-names":false,"suffix":""},{"dropping-particle":"","family":"Gong","given":"Peng","non-dropping-particle":"","parse-names":false,"suffix":""},{"dropping-particle":"","family":"Liao","given":"Qilin","non-dropping-particle":"","parse-names":false,"suffix":""},{"dropping-particle":"","family":"Tian","given":"Qingjiu","non-dropping-particle":"","parse-names":false,"suffix":""},{"dropping-particle":"","family":"Ma","given":"Hongrui","non-dropping-particle":"","parse-names":false,"suffix":""}],"container-title":"Soil Science Society of America Journal","id":"ITEM-2","issue":"3","issued":{"date-parts":[["2007"]]},"page":"918-926","title":"A Mechanism Study of Reflectance Spectroscopy for Investigating Heavy Metals in Soils","type":"article-journal","volume":"71"},"uris":["http://www.mendeley.com/documents/?uuid=691373fa-61e5-4c87-af87-d57d980c95f8"]},{"id":"ITEM-3","itemData":{"DOI":"10.1021/es0624422","ISSN":"0013936X","PMID":"17547162","abstract":"Sediments of the Changjiang River have been found in recent studies to be enriched in cadmium (Cd). The possibility and mechanisms for evaluating total Cd concentration and its binding form using reflectance spectroscopy within the visible-near-infrared (VNIR) region (400-2500 nm) have been investigated. Bottom sediments (69 samples) in the lower reaches of the river were collected for chemical analyses and spectral measurements. Total Cd concentration in the sediments was found to be exponentially related to the spectral proxies for organic matter (spectral reflectance at 400-530 nm), clay minerals (first derivative (FD) values at the shoulders related to absorption bands near 1400, 1900, and 2200 nm), and Fe oxides (FD values at 560-760 nm). The results indicated that the spectrally featureless Cd was mostly bound to these spectrally active materials, which made it possible for Cd concentration to be determined from reflectance spectra. This conclusion was also confirmed by the results of chemically sequential extraction of Cd. This study has demonstrated the usage and theoretical basis of reflectance spectroscopy, which is a rapid and inexpensive analytical method, for evaluating contamination by heavy metals and their binding forms in sediments. © 2007 American Chemical Society.","author":[{"dropping-particle":"","family":"Xue","given":"Qi Xia","non-dropping-particle":"","parse-names":false,"suffix":""},{"dropping-particle":"","family":"Yu","given":"Qian Mao","non-dropping-particle":"","parse-names":false,"suffix":""},{"dropping-particle":"","family":"Jun","given":"Feng Ji","non-dropping-particle":"","parse-names":false,"suffix":""},{"dropping-particle":"","family":"Hong","given":"Rui Ma","non-dropping-particle":"","parse-names":false,"suffix":""},{"dropping-particle":"","family":"Chen","given":"Jun","non-dropping-particle":"","parse-names":false,"suffix":""},{"dropping-particle":"","family":"Qi","given":"Lin Liao","non-dropping-particle":"","parse-names":false,"suffix":""}],"container-title":"Environmental Science and Technology","id":"ITEM-3","issue":"10","issued":{"date-parts":[["2007"]]},"page":"3449-3454","title":"Reflectance spectroscopy study of Cd contamination in the sediments of the Changjiang River, China","type":"article-journal","volume":"41"},"uris":["http://www.mendeley.com/documents/?uuid=291d4f07-b485-4da3-b220-bc697bfd14a4"]}],"mendeley":{"formattedCitation":"[55]–[57]","plainTextFormattedCitation":"[55]–[57]","previouslyFormattedCitation":"[55]–[57]"},"properties":{"noteIndex":0},"schema":"https://github.com/citation-style-language/schema/raw/master/csl-citation.json"}</w:instrText>
      </w:r>
      <w:r w:rsidR="00CD1E94" w:rsidRPr="00871E8A">
        <w:fldChar w:fldCharType="separate"/>
      </w:r>
      <w:r w:rsidR="00601B2A" w:rsidRPr="00601B2A">
        <w:rPr>
          <w:noProof/>
        </w:rPr>
        <w:t>[55]–[57]</w:t>
      </w:r>
      <w:r w:rsidR="00CD1E94" w:rsidRPr="00871E8A">
        <w:fldChar w:fldCharType="end"/>
      </w:r>
      <w:r w:rsidRPr="00871E8A">
        <w:t xml:space="preserve">. Fortunately, interactions between trace levels of heavy metals and more abundant soil components (e.g. clay, organic matter and Fe oxides) provides an opportunity to detect them indirectly </w:t>
      </w:r>
      <w:r w:rsidR="00CD1E94" w:rsidRPr="00871E8A">
        <w:fldChar w:fldCharType="begin" w:fldLock="1"/>
      </w:r>
      <w:r w:rsidR="00455936">
        <w:instrText>ADDIN CSL_CITATION {"citationItems":[{"id":"ITEM-1","itemData":{"DOI":"10.1021/es0492642","ISSN":"0013936X","PMID":"15757352","abstract":"Conventional methods for investigating soil Hg contamination based on raster sampling and chemical analysis are time-consuming and relatively expensive. The objective of this study was to develop a rapid method for investigating Hg concentration in suburban agricultural soils of the Nanjing region using reflectance spectra within the visible-near-infrared (VNIR) region. Several spectral pretreatments (absorbance, Kubelka-Munk transformations and their derivatives) were applied to the reflectance spectra to optimize the accuracy of prediction. The prediction of Hg concentration was achieved by univariate regression and principal component regression (PCR) approaches. The optimal model (R = 0.69, RMSEP = 0.15) for predicting Hg was achieved using the PCR method with the Kubelka-Munk transformation as the spectral predictor. Comparison of three wavelength ranges (0.38-1.1, 1.0-2.5, and 0.38-2.5 μm) on the effect of prediction accuracy showed that the best results were acquired using the 1.0-2.5 μm spectral region. Correlation analysis revealed that Hg concentration was negatively correlated with soil reflectance while positively correlated with the absorption depths of goethite at 0.496 μm and clay minerals at 2.21 μm, suggesting that Hg-sorption by clay-size mineral assemblages in soils was the mechanism by which to predict spectrally featureless Hg. These results indicate that it is feasible to predict Hg levels in agricultural soils using the rapid and cost-effective reflectance spectroscopy. Future study with operational remote sensing techniques and field measurements is strongly recommended.","author":[{"dropping-particle":"","family":"Wu","given":"Yun Zhao","non-dropping-particle":"","parse-names":false,"suffix":""},{"dropping-particle":"","family":"Chen","given":"Jun","non-dropping-particle":"","parse-names":false,"suffix":""},{"dropping-particle":"","family":"Ji","given":"Jun Feng","non-dropping-particle":"","parse-names":false,"suffix":""},{"dropping-particle":"","family":"Tian","given":"Qing Jiu","non-dropping-particle":"","parse-names":false,"suffix":""},{"dropping-particle":"","family":"Wu","given":"Xin Min","non-dropping-particle":"","parse-names":false,"suffix":""}],"container-title":"Environmental Science and Technology","id":"ITEM-1","issue":"3","issued":{"date-parts":[["2005"]]},"page":"873-878","title":"Feasibility of reflectance spectroscopy for the assessment of soil mercury contamination","type":"article-journal","volume":"39"},"uris":["http://www.mendeley.com/documents/?uuid=80ca3d1b-77a8-4e72-ac32-98c633fed1ce"]},{"id":"ITEM-2","itemData":{"DOI":"10.3390/su10072474","ISSN":"20711050","abstract":"Mercury is one of the five most toxic heavy metals to the human body. In order to select a high-precision method for predicting the mercury content in soil using hyperspectral techniques, 75 soil samples were collected in Guangdong Province to obtain the soil mercury content by chemical analysis and hyperspectral data based on an indoor hyperspectral experiment. A multiple linear regression (MLR), a back-propagation neural network (BPNN), and a genetic algorithm optimization of the BPNN (GA-BPNN) were used to establish a relationship between the hyperspectral data and the soil mercury content and to predict the soil mercury content. In addition, the feasibility and modeling effects of the three modeling methods were compared and discussed. The results show that the GA-BPNN provided the best soil mercury prediction model. The modeling R2 is 0.842, the root mean square error (RMSE) is 0.052, and the mean absolute error (MAE) is 0.037; the testing R2 is 0.923, the RMSE is 0.042, and the MAE is 0.033. Thus, the GA-BPNN method is the optimum method to predict soil mercury content and the results provide a scientific basis and technical support for the hyperspectral inversion of the soil mercury content.","author":[{"dropping-particle":"","family":"Zhao","given":"Li","non-dropping-particle":"","parse-names":false,"suffix":""},{"dropping-particle":"","family":"Hu","given":"Yue Ming","non-dropping-particle":"","parse-names":false,"suffix":""},{"dropping-particle":"","family":"Zhou","given":"Wu","non-dropping-particle":"","parse-names":false,"suffix":""},{"dropping-particle":"","family":"Liu","given":"Zhen Hua","non-dropping-particle":"","parse-names":false,"suffix":""},{"dropping-particle":"","family":"Pan","given":"Yu Chun","non-dropping-particle":"","parse-names":false,"suffix":""},{"dropping-particle":"","family":"Shi","given":"Zhou","non-dropping-particle":"","parse-names":false,"suffix":""},{"dropping-particle":"","family":"Wang","given":"Lu","non-dropping-particle":"","parse-names":false,"suffix":""},{"dropping-particle":"","family":"Wang","given":"Guang Xing","non-dropping-particle":"","parse-names":false,"suffix":""}],"container-title":"Sustainability (Switzerland)","id":"ITEM-2","issue":"7","issued":{"date-parts":[["2018"]]},"title":"Estimation methods for soil mercury content using hyperspectral remote sensing","type":"article-journal","volume":"10"},"uris":["http://www.mendeley.com/documents/?uuid=831387c1-548f-4d47-80d5-2ce5ac606c7e"]}],"mendeley":{"formattedCitation":"[58], [59]","plainTextFormattedCitation":"[58], [59]","previouslyFormattedCitation":"[58], [59]"},"properties":{"noteIndex":0},"schema":"https://github.com/citation-style-language/schema/raw/master/csl-citation.json"}</w:instrText>
      </w:r>
      <w:r w:rsidR="00CD1E94" w:rsidRPr="00871E8A">
        <w:fldChar w:fldCharType="separate"/>
      </w:r>
      <w:r w:rsidR="00601B2A" w:rsidRPr="00601B2A">
        <w:rPr>
          <w:noProof/>
        </w:rPr>
        <w:t>[58], [59]</w:t>
      </w:r>
      <w:r w:rsidR="00CD1E94" w:rsidRPr="00871E8A">
        <w:fldChar w:fldCharType="end"/>
      </w:r>
      <w:r w:rsidRPr="00871E8A">
        <w:t xml:space="preserve">. Another way of detecting trace levels of metals is to monitor vegetation spectra because of the influence contaminants exert on plant physiology </w:t>
      </w:r>
      <w:r w:rsidR="00CD1E94" w:rsidRPr="00871E8A">
        <w:fldChar w:fldCharType="begin" w:fldLock="1"/>
      </w:r>
      <w:r w:rsidR="00455936">
        <w:instrText>ADDIN CSL_CITATION {"citationItems":[{"id":"ITEM-1","itemData":{"DOI":"10.1016/j.jhazmat.2016.01.022","ISSN":"18733336","PMID":"26844405","abstract":"This study systematically analyzed the performance of multivariate hyperspectral vegetation indices of rice (Oryza sativa L.) in estimating the arsenic content in agricultural soils. Field canopy reflectance spectra was obtained in the jointing-booting growth stage of rice. Newly developed and published multivariate vegetation indices were initially calculated to estimate soil arsenic content. The well-performing vegetation indices were then selected using successive projections algorithm (SPA), and the SPA selected vegetation indices were adopted to calibrate a multiple linear regression model for estimating soil arsenic content. Results showed that a three-band vegetation index (R716 - R568)/(R552 - R568) performed best in the newly developed vegetation indices in estimating soil arsenic content. The photochemical reflectance index (PRI) and red edge position (REP) performed well in the published vegetation indices. Moreover, the linear combination of two vegetation indices ((R716 - R568)/(R552 - R568) and REP) selected using SPA improved the estimation of soil arsenic content. These results indicated that the newly developed three-band vegetation index (R716 - R568)/(R552 - R568) might be recommended as an indicator for estimating soil arsenic content in the study area. PRI and REP could be used as universal vegetation indices for monitoring soil arsenic contamination.","author":[{"dropping-particle":"","family":"Shi","given":"Tiezhu","non-dropping-particle":"","parse-names":false,"suffix":""},{"dropping-particle":"","family":"Liu","given":"Huizeng","non-dropping-particle":"","parse-names":false,"suffix":""},{"dropping-particle":"","family":"Chen","given":"Yiyun","non-dropping-particle":"","parse-names":false,"suffix":""},{"dropping-particle":"","family":"Wang","given":"Junjie","non-dropping-particle":"","parse-names":false,"suffix":""},{"dropping-particle":"","family":"Wu","given":"Guofeng","non-dropping-particle":"","parse-names":false,"suffix":""}],"container-title":"Journal of Hazardous Materials","id":"ITEM-1","issued":{"date-parts":[["2016"]]},"page":"243-252","title":"Estimation of arsenic in agricultural soils using hyperspectral vegetation indices of rice","type":"article-journal","volume":"308"},"uris":["http://www.mendeley.com/documents/?uuid=f91c284c-b0b2-4180-9f43-3b3dcf198508"]}],"mendeley":{"formattedCitation":"[50]","plainTextFormattedCitation":"[50]","previouslyFormattedCitation":"[50]"},"properties":{"noteIndex":0},"schema":"https://github.com/citation-style-language/schema/raw/master/csl-citation.json"}</w:instrText>
      </w:r>
      <w:r w:rsidR="00CD1E94" w:rsidRPr="00871E8A">
        <w:fldChar w:fldCharType="separate"/>
      </w:r>
      <w:r w:rsidR="00601B2A" w:rsidRPr="00601B2A">
        <w:rPr>
          <w:noProof/>
        </w:rPr>
        <w:t>[50]</w:t>
      </w:r>
      <w:r w:rsidR="00CD1E94" w:rsidRPr="00871E8A">
        <w:fldChar w:fldCharType="end"/>
      </w:r>
      <w:r w:rsidRPr="00871E8A">
        <w:t>. Specific mechanisms for predicting soil pollutants are introduced in this section.</w:t>
      </w:r>
    </w:p>
    <w:p w14:paraId="52DC20FF" w14:textId="1718B252" w:rsidR="003C50CC" w:rsidRPr="00871E8A" w:rsidRDefault="00162937" w:rsidP="003C50CC">
      <w:pPr>
        <w:ind w:firstLine="360"/>
        <w:jc w:val="both"/>
      </w:pPr>
      <w:r w:rsidRPr="00871E8A">
        <w:lastRenderedPageBreak/>
        <w:t xml:space="preserve">In </w:t>
      </w:r>
      <w:r w:rsidR="00C32975" w:rsidRPr="00871E8A">
        <w:fldChar w:fldCharType="begin" w:fldLock="1"/>
      </w:r>
      <w:r w:rsidR="00455936">
        <w:instrText>ADDIN CSL_CITATION {"citationItems":[{"id":"ITEM-1","itemData":{"DOI":"10.3390/rs13071277","ISSN":"20724292","abstract":"Weathering and oxidation of sulphide minerals in mine wastes release toxic elements in surrounding environments. As an alternative to traditional sampling and chemical analysis methods, the capability of proximal and remote sensing techniques was investigated in this study to predict Chromium (Cr) concentration in 120 soil samples collected from a dumpsite in Sarcheshmeh copper mine, Iran. The samples’ mineralogy and Cr concentration were determined and were then subjected to laboratory reflectance spectroscopy in the range of Visible–Near Infrared–Shortwave Infrared (VNIR–SWIR: 350–2500 nm). The raw spectra were pre-processed using Savitzky-Golay First-Derivative (SG-FD) and Savitzky-Golay Second-Derivative (SG-SD) algorithms. The important wavelengths were determined using Partial Least Squares Regression (PLSR) coefficients and Genetic Algorithm (GA). Artificial Neural Networks (ANN), Stepwise Multiple Linear Regression (SMLR) and PLSR data mining methods were applied to the selected spectral variables to assess Cr concentration. The developed models were then applied to the selected bands of Aster, Hyperion, Sentinel-2A, and Landsat 8-OLI satellite images of the area. Afterwards, rasters obtained from the best prediction model were segmented using a binary fitness function. According to the outputs of the laboratory reflectance spectroscopy, the highest prediction accuracy was obtained using ANN applied to the SD pre-processed spectra with R2 = 0.91, RMSE = 8.73 mg/kg and RPD = 2.76. SD-ANN also showed an acceptable performance on mapping the spatial distribution of Cr using the ordinary kriging technique. Using satellite images, SD-SMLR provided the best prediction models with R2 values of 0.61 and 0.53 for Hyperion and Sentinel-2A, respectively. This led to the higher visual similarity of the segmented Hyperion and Sentinel-2A images with the Cr distribution map. This study’s findings indicated that applying the best prediction models obtained by spectroscopy to the selected wavebands of Hyperion and Sentinel-2A satellite imagery could be considered a promising technique for rapid, cost-effective and eco-friendly assessment of Cr concentration in highly heterogeneous mining areas.","author":[{"dropping-particle":"","family":"Khosravi","given":"Vahid","non-dropping-particle":"","parse-names":false,"suffix":""},{"dropping-particle":"","family":"Doulati Ardejani","given":"Faramarz","non-dropping-particle":"","parse-names":false,"suffix":""},{"dropping-particle":"","family":"Gholizadeh","given":"Asa","non-dropping-particle":"","parse-names":false,"suffix":""},{"dropping-particle":"","family":"Saberioon","given":"Mohammadmehdi","non-dropping-particle":"","parse-names":false,"suffix":""}],"container-title":"Remote Sensing","id":"ITEM-1","issue":"7","issued":{"date-parts":[["2021"]]},"title":"Satellite imagery for monitoring and mapping soil chromium pollution in a mine waste dump","type":"article-journal","volume":"13"},"uris":["http://www.mendeley.com/documents/?uuid=abae0fd1-54e8-42ba-987e-072a54a266c0"]}],"mendeley":{"formattedCitation":"[60]","plainTextFormattedCitation":"[60]","previouslyFormattedCitation":"[60]"},"properties":{"noteIndex":0},"schema":"https://github.com/citation-style-language/schema/raw/master/csl-citation.json"}</w:instrText>
      </w:r>
      <w:r w:rsidR="00C32975" w:rsidRPr="00871E8A">
        <w:fldChar w:fldCharType="separate"/>
      </w:r>
      <w:r w:rsidR="00601B2A" w:rsidRPr="00601B2A">
        <w:rPr>
          <w:noProof/>
        </w:rPr>
        <w:t>[60]</w:t>
      </w:r>
      <w:r w:rsidR="00C32975" w:rsidRPr="00871E8A">
        <w:fldChar w:fldCharType="end"/>
      </w:r>
      <w:r w:rsidR="00C32975" w:rsidRPr="00871E8A">
        <w:t xml:space="preserve"> </w:t>
      </w:r>
      <w:r w:rsidRPr="00871E8A">
        <w:t xml:space="preserve">VNIR used as Visible/near-infrared reflectance. In Remote sensing, </w:t>
      </w:r>
      <w:r w:rsidR="00491F64" w:rsidRPr="00871E8A">
        <w:t>VNIR spectroscopy have been used as rapid and practical approaches for determining the distribution of heavy</w:t>
      </w:r>
      <w:r w:rsidRPr="00871E8A">
        <w:t xml:space="preserve"> </w:t>
      </w:r>
      <w:r w:rsidR="00491F64" w:rsidRPr="00871E8A">
        <w:t xml:space="preserve">metals </w:t>
      </w:r>
      <w:r w:rsidR="00CD1E94" w:rsidRPr="00871E8A">
        <w:fldChar w:fldCharType="begin" w:fldLock="1"/>
      </w:r>
      <w:r w:rsidR="00DF45C3">
        <w:instrText>ADDIN CSL_CITATION {"citationItems":[{"id":"ITEM-1","itemData":{"DOI":"10.1016/S1002-0160(09)60167-3","ISSN":"10020160","abstract":"Concentrations of Iron (Fe), As, and Cu in soil samples from the fields near the Baoshan Mine in Hunan Province, China, were analyzed and soil spectral reflectance was measured with an ASD FieldSpec FR spectroradiometer (Analytical Spectral Devices, Inc., USA) under laboratory condition. Partial least square regression (PLSR) models were constructed for predicting soil metal concentrations. The data pre-processing methods, first and second derivatives (FD and SD), baseline correction (BC), standard normal variate (SNV), multiplicative scatter correction (MSC), and continuum removal (CR), were used for the spectral reflectance data pretreatments. Then, the prediction results were evaluated by relative root mean square error (RRMSE) and coefficients of determination (R2). According to the criteria of minimal RRMSE and maximal R2, the PLSR models with the FD pretreatment (RRMSE = 0.24, R2 = 0.61), SNV pretreatment (RRMSE = 0.08, R2 = 0.78), and BC-pretreatment (RRMSE = 0.20, R2 = 0.41) were considered as the final models for predicting As, Fe, and Cu, respectively. Wavebands at around 460, 1 400, 1 900, and 2 200 nm were selected as important spectral variables to construct final models. In conclusion, concentrations of heavy metals in contaminated soils could be indirectly assessed by soil spectra according to the correlation between the spectrally featureless components and Fe; therefore, spectral reflectance would be an alternative tool for monitoring soil heavy metals contamination. © 2009 Soil Science Society of China.","author":[{"dropping-particle":"","family":"REN","given":"Hong Yan","non-dropping-particle":"","parse-names":false,"suffix":""},{"dropping-particle":"","family":"ZHUANG","given":"Da Fang","non-dropping-particle":"","parse-names":false,"suffix":""},{"dropping-particle":"","family":"SINGH","given":"A. N.","non-dropping-particle":"","parse-names":false,"suffix":""},{"dropping-particle":"","family":"PAN","given":"Jian Jun","non-dropping-particle":"","parse-names":false,"suffix":""},{"dropping-particle":"","family":"QIU","given":"Dong Sheng","non-dropping-particle":"","parse-names":false,"suffix":""},{"dropping-particle":"","family":"SHI","given":"Run He","non-dropping-particle":"","parse-names":false,"suffix":""}],"container-title":"Pedosphere","id":"ITEM-1","issue":"6","issued":{"date-parts":[["2009"]]},"note":"blue: 14","page":"719-726","title":"Estimation of As and Cu Contamination in Agricultural Soils Around a Mining Area by Reflectance Spectroscopy: A Case Study","type":"article-journal","volume":"19"},"uris":["http://www.mendeley.com/documents/?uuid=e8bd86b9-9998-4e81-85e2-9330a21f45a0"]}],"mendeley":{"formattedCitation":"[44]","plainTextFormattedCitation":"[44]","previouslyFormattedCitation":"[44]"},"properties":{"noteIndex":0},"schema":"https://github.com/citation-style-language/schema/raw/master/csl-citation.json"}</w:instrText>
      </w:r>
      <w:r w:rsidR="00CD1E94" w:rsidRPr="00871E8A">
        <w:fldChar w:fldCharType="separate"/>
      </w:r>
      <w:r w:rsidR="00DF45C3" w:rsidRPr="00DF45C3">
        <w:rPr>
          <w:noProof/>
        </w:rPr>
        <w:t>[44]</w:t>
      </w:r>
      <w:r w:rsidR="00CD1E94" w:rsidRPr="00871E8A">
        <w:fldChar w:fldCharType="end"/>
      </w:r>
      <w:r w:rsidR="00491F64" w:rsidRPr="00871E8A">
        <w:t xml:space="preserve">. Many researches have confirmed that high concentrations of heavy metals represent electromagnetic spectrum features within the VNIR region </w:t>
      </w:r>
      <w:r w:rsidR="00CD1E94" w:rsidRPr="00871E8A">
        <w:fldChar w:fldCharType="begin" w:fldLock="1"/>
      </w:r>
      <w:r w:rsidR="00455936">
        <w:instrText>ADDIN CSL_CITATION {"citationItems":[{"id":"ITEM-1","itemData":{"DOI":"10.1016/j.jhazmat.2013.11.059","ISSN":"18733336","PMID":"24361494","abstract":"Soil contamination by heavy metals is an increasingly important problem worldwide. Quick and reliable access to heavy metal concentration data is crucial for soil monitoring and remediation. Visible and near-infrared reflectance spectroscopy, which is known as a noninvasive, cost-effective, and environmentally friendly technique, has potential for the simultaneous estimation of the various heavy metal concentrations in soil. Moreover, it provides a valid alternative method for the estimation of heavy metal concentrations over large areas and long periods of time. This paper reviews the state of the art and presents the mechanisms, data, and methods for the estimation of heavy metal concentrations by the use of visible and near-infrared reflectance spectroscopy. The challenges facing the application of hyperspectral images in mapping soil contamination over large areas are also discussed. © 2013.","author":[{"dropping-particle":"","family":"Shi","given":"Tiezhu","non-dropping-particle":"","parse-names":false,"suffix":""},{"dropping-particle":"","family":"Chen","given":"Yiyun","non-dropping-particle":"","parse-names":false,"suffix":""},{"dropping-particle":"","family":"Liu","given":"Yaolin","non-dropping-particle":"","parse-names":false,"suffix":""},{"dropping-particle":"","family":"Wu","given":"Guofeng","non-dropping-particle":"","parse-names":false,"suffix":""}],"container-title":"Journal of Hazardous Materials","id":"ITEM-1","issued":{"date-parts":[["2014"]]},"page":"166-176","title":"Visible and near-infrared reflectance spectroscopy-An alternative for monitoring soil contamination by heavy metals","type":"article-journal","volume":"265"},"uris":["http://www.mendeley.com/documents/?uuid=8745ba50-d063-4c56-80eb-4fc5ef0751d7"]}],"mendeley":{"formattedCitation":"[52]","plainTextFormattedCitation":"[52]","previouslyFormattedCitation":"[52]"},"properties":{"noteIndex":0},"schema":"https://github.com/citation-style-language/schema/raw/master/csl-citation.json"}</w:instrText>
      </w:r>
      <w:r w:rsidR="00CD1E94" w:rsidRPr="00871E8A">
        <w:fldChar w:fldCharType="separate"/>
      </w:r>
      <w:r w:rsidR="00601B2A" w:rsidRPr="00601B2A">
        <w:rPr>
          <w:noProof/>
        </w:rPr>
        <w:t>[52]</w:t>
      </w:r>
      <w:r w:rsidR="00CD1E94" w:rsidRPr="00871E8A">
        <w:fldChar w:fldCharType="end"/>
      </w:r>
      <w:r w:rsidR="00491F64" w:rsidRPr="00871E8A">
        <w:t xml:space="preserve"> and these spectral characteristics can be employed to estimate heavy metal concentrations </w:t>
      </w:r>
      <w:r w:rsidR="00CD1E94" w:rsidRPr="00871E8A">
        <w:fldChar w:fldCharType="begin" w:fldLock="1"/>
      </w:r>
      <w:r w:rsidR="00455936">
        <w:instrText>ADDIN CSL_CITATION {"citationItems":[{"id":"ITEM-1","itemData":{"DOI":"10.1016/j.rse.2008.03.017","ISSN":"00344257","abstract":"The aim of this study is to derive parameters from spectral variations associated with heavy metals in soil and to explore the possibility of extending the use of these parameters to hyperspectral images and to map the distribution of areas affected by heavy metals on HyMAP data. Variations in the spectral absorption features of lattice OH and oxygen on the mineral surface due to the combination of different heavy metals were linked to actual concentrations of heavy metals. The ratio of 610 to 500 nm (R610,500 nm) in the visible and near-infrared (VNIR) range, absorption area at 2200 nm (Area2200 nm), and asymmetry of the absorption feature at 2200 nm (Asym2200 nm) showed significant correlations with concentrations of Pb, Zn, and As, respectively. The resulting spectral gradient maps showed similar spatial patterns to geochemical gradient maps. The ground-derived spectral parameters showed a reliable quantitative relationship with heavy metal levels based on multiple linear regression. To examine the feasibility to applying these parameters to a HyMAP image, image-derived spectral parameters were compared with ground-derived parameters in terms of R2, one-way ANOVA, and spatial patterns in the gradient map. The R1344,778 nm and Area2200 nm parameters showed a weak relationship between the two datasets (R2 &gt; 0.5), and populations of spectral parameter values, Depth500 nm, R1344,778 nm, and Area2200 nm derived from the image pixels were comparable with those of ground-derived spectral parameters along a section of the stream channel. The pixels classified in the rule image of Depth500 nm, R1344,778 nm, and Area2200 nm derived from a HyMAP image showed similar spatial patterns to the gradient maps of ground-derived spectral parameters. The results indicate the potential applicability of the parameters derived from spectral absorption features in screening and mapping the distribution of heavy metals. Correcting for differences in spectral and spatial resolution between ground and image spectra should be considered for quantitative mapping and the retrieval of heavy metal concentrations from HyMAP images. © 2008 Elsevier Inc. All rights reserved.","author":[{"dropping-particle":"","family":"Choe","given":"Eunyoung","non-dropping-particle":"","parse-names":false,"suffix":""},{"dropping-particle":"","family":"Meer","given":"Freek","non-dropping-particle":"van der","parse-names":false,"suffix":""},{"dropping-particle":"","family":"Ruitenbeek","given":"Frank","non-dropping-particle":"van","parse-names":false,"suffix":""},{"dropping-particle":"","family":"Werff","given":"Harald","non-dropping-particle":"van der","parse-names":false,"suffix":""},{"dropping-particle":"","family":"Smeth","given":"Boudewijn","non-dropping-particle":"de","parse-names":false,"suffix":""},{"dropping-particle":"","family":"Kim","given":"Kyoung Woong","non-dropping-particle":"","parse-names":false,"suffix":""}],"container-title":"Remote Sensing of Environment","id":"ITEM-1","issue":"7","issued":{"date-parts":[["2008"]]},"page":"3222-3233","title":"Mapping of heavy metal pollution in stream sediments using combined geochemistry, field spectroscopy, and hyperspectral remote sensing: A case study of the Rodalquilar mining area, SE Spain","type":"article-journal","volume":"112"},"uris":["http://www.mendeley.com/documents/?uuid=95260c0d-530b-4c95-98f8-bf96be8e0ffb"]}],"mendeley":{"formattedCitation":"[61]","plainTextFormattedCitation":"[61]","previouslyFormattedCitation":"[61]"},"properties":{"noteIndex":0},"schema":"https://github.com/citation-style-language/schema/raw/master/csl-citation.json"}</w:instrText>
      </w:r>
      <w:r w:rsidR="00CD1E94" w:rsidRPr="00871E8A">
        <w:fldChar w:fldCharType="separate"/>
      </w:r>
      <w:r w:rsidR="00601B2A" w:rsidRPr="00601B2A">
        <w:rPr>
          <w:noProof/>
        </w:rPr>
        <w:t>[61]</w:t>
      </w:r>
      <w:r w:rsidR="00CD1E94" w:rsidRPr="00871E8A">
        <w:fldChar w:fldCharType="end"/>
      </w:r>
      <w:r w:rsidR="00871E8A" w:rsidRPr="00871E8A">
        <w:t>.</w:t>
      </w:r>
      <w:r w:rsidR="00C32975" w:rsidRPr="00871E8A">
        <w:t xml:space="preserve"> </w:t>
      </w:r>
      <w:ins w:id="101" w:author="mldinis" w:date="2022-08-04T17:42:00Z">
        <w:r w:rsidR="001D09F5">
          <w:t>Iron</w:t>
        </w:r>
      </w:ins>
      <w:del w:id="102" w:author="mldinis" w:date="2022-08-04T17:42:00Z">
        <w:r w:rsidR="00491F64" w:rsidRPr="00871E8A" w:rsidDel="001D09F5">
          <w:delText>Fe</w:delText>
        </w:r>
      </w:del>
      <w:r w:rsidR="00491F64" w:rsidRPr="00871E8A">
        <w:t xml:space="preserve"> oxide, clay and organic matter contents of the soil affect spectral intensity </w:t>
      </w:r>
      <w:r w:rsidR="00CD1E94" w:rsidRPr="00871E8A">
        <w:fldChar w:fldCharType="begin" w:fldLock="1"/>
      </w:r>
      <w:r w:rsidR="00455936">
        <w:instrText>ADDIN CSL_CITATION {"citationItems":[{"id":"ITEM-1","itemData":{"ISSN":"12301485","abstract":"Soil is a major reservoir for contaminants as it posseses an ability to bind various chemicals. These chemicals can exist in various forms in soil and different forces keep them bound to soil particles. It is essential to study these interactions because the toxicity of chemicals may strongly depend on the form in which they exist in the environment. Another thing is that soil variability and some environmental properties (e.g. climate factors) may change equilibrium found in soil and cause leaching of trace toxic elements like heavy metals tightly bound to soil particles. Mathematical and computer modeling help us with understanding processes occurring in soils. A number of models are being developed now which can quantitatively predict movements and sorption of heavy metals in soil with good accuracy. However, investigations for determining chemical properties of soil, heavy metal interactions, should continue because a lot of questions about this strongly heterogenic matrix is still not answered.","author":[{"dropping-particle":"","family":"Dube","given":"A.","non-dropping-particle":"","parse-names":false,"suffix":""},{"dropping-particle":"","family":"Zbytniewski","given":"R.","non-dropping-particle":"","parse-names":false,"suffix":""},{"dropping-particle":"","family":"Kowalkowski","given":"T.","non-dropping-particle":"","parse-names":false,"suffix":""},{"dropping-particle":"","family":"Cukrowska","given":"E.","non-dropping-particle":"","parse-names":false,"suffix":""},{"dropping-particle":"","family":"Buszewski","given":"B.","non-dropping-particle":"","parse-names":false,"suffix":""}],"container-title":"Polish Journal of Environmental Studies","id":"ITEM-1","issue":"1","issued":{"date-parts":[["2001"]]},"page":"1-10","title":"Adsorption and Migration of Heavy Metals in Soil","type":"article-journal","volume":"10"},"uris":["http://www.mendeley.com/documents/?uuid=3e7b087f-36da-4068-8f24-235852b905cc"]},{"id":"ITEM-2","itemData":{"DOI":"10.1016/j.jhazmat.2013.11.059","ISSN":"18733336","PMID":"24361494","abstract":"Soil contamination by heavy metals is an increasingly important problem worldwide. Quick and reliable access to heavy metal concentration data is crucial for soil monitoring and remediation. Visible and near-infrared reflectance spectroscopy, which is known as a noninvasive, cost-effective, and environmentally friendly technique, has potential for the simultaneous estimation of the various heavy metal concentrations in soil. Moreover, it provides a valid alternative method for the estimation of heavy metal concentrations over large areas and long periods of time. This paper reviews the state of the art and presents the mechanisms, data, and methods for the estimation of heavy metal concentrations by the use of visible and near-infrared reflectance spectroscopy. The challenges facing the application of hyperspectral images in mapping soil contamination over large areas are also discussed. © 2013.","author":[{"dropping-particle":"","family":"Shi","given":"Tiezhu","non-dropping-particle":"","parse-names":false,"suffix":""},{"dropping-particle":"","family":"Chen","given":"Yiyun","non-dropping-particle":"","parse-names":false,"suffix":""},{"dropping-particle":"","family":"Liu","given":"Yaolin","non-dropping-particle":"","parse-names":false,"suffix":""},{"dropping-particle":"","family":"Wu","given":"Guofeng","non-dropping-particle":"","parse-names":false,"suffix":""}],"container-title":"Journal of Hazardous Materials","id":"ITEM-2","issued":{"date-parts":[["2014"]]},"page":"166-176","title":"Visible and near-infrared reflectance spectroscopy-An alternative for monitoring soil contamination by heavy metals","type":"article-journal","volume":"265"},"uris":["http://www.mendeley.com/documents/?uuid=8745ba50-d063-4c56-80eb-4fc5ef0751d7"]},{"id":"ITEM-3","itemData":{"DOI":"10.1016/j.geoderma.2013.10.024","ISSN":"00167061","abstract":"In order to monitor the accumulation of heavy metals effectively and avoid the damage to the health of agricultural soils, a promising approach is to predict low concentrations of heavy metals in soils using visible and near-infrared (VNIR) reflectance spectroscopy coupled with calibration techniques. This study aimed to (i) compare the performance of a combination of partial least squares regression with genetic algorithm (GA-PLSR) against a general PLSR for predicting low concentrations of four heavy metals (i.e., As, Pb, Zn and Cu) in agricultural soils; (ii) explore the transferability of GA-PLSR models defined on one subset of land-use types to the other types; and (iii) to investigate the predictive mechanism for the prediction of the metals. One hundred soil samples were collected in the field locating at Yixing in China, and VNIR reflectance (350-2500. nm) spectra were measured in a laboratory. With the entire soil samples, GA-PLSR and PLSR models were calibrated for the four heavy metals using a leave-one-out cross-validation procedure. The GA-PLSR models achieved better cross-validated accuracies than the PLSR models. For the transferability of GA-PLSR models, the soil samples were divided into three pairs of training sets and test sets from different land-use types. Three GA-PLSR models defined on the training sets had good transferability to the test sets, but nine GA-PLSR models were not successful. As for the predictive mechanism, besides the widely-used correlation analysis between OM and the metals, the relationship between the content of OM and the prediction accuracy of the metals was investigated and the similarity of the important wavelengths for OM and the metals was compared. The three methods verified that OM had a significant correlation with the predictions of the spectrally-featureless metals (Pb, Zn and Cu) from VNIR reflectance. We conclude that GA-PLSR modeling has a better capability for the prediction of the low heavy metal concentrations from VNIR reflectance, and it has a potential of transferability between different land-use types, and its accuracy is fundamentally influenced by OM. © 2013 Elsevier B.V.","author":[{"dropping-particle":"","family":"Wang","given":"Junjie","non-dropping-particle":"","parse-names":false,"suffix":""},{"dropping-particle":"","family":"Cui","given":"Lijuan","non-dropping-particle":"","parse-names":false,"suffix":""},{"dropping-particle":"","family":"Gao","given":"Wenxiu","non-dropping-particle":"","parse-names":false,"suffix":""},{"dropping-particle":"","family":"Shi","given":"Tiezhu","non-dropping-particle":"","parse-names":false,"suffix":""},{"dropping-particle":"","family":"Chen","given":"Yiyun","non-dropping-particle":"","parse-names":false,"suffix":""},{"dropping-particle":"","family":"Gao","given":"Yin","non-dropping-particle":"","parse-names":false,"suffix":""}],"container-title":"Geoderma","id":"ITEM-3","issued":{"date-parts":[["2014"]]},"page":"1-9","title":"Prediction of low heavy metal concentrations in agricultural soils using visible and near-infrared reflectance spectroscopy","type":"article-journal","volume":"216"},"uris":["http://www.mendeley.com/documents/?uuid=0c27a82d-51bf-47e5-9aa4-bbf69a3d4dd3"]}],"mendeley":{"formattedCitation":"[52], [62], [63]","plainTextFormattedCitation":"[52], [62], [63]","previouslyFormattedCitation":"[52], [62], [63]"},"properties":{"noteIndex":0},"schema":"https://github.com/citation-style-language/schema/raw/master/csl-citation.json"}</w:instrText>
      </w:r>
      <w:r w:rsidR="00CD1E94" w:rsidRPr="00871E8A">
        <w:fldChar w:fldCharType="separate"/>
      </w:r>
      <w:r w:rsidR="00601B2A" w:rsidRPr="00601B2A">
        <w:rPr>
          <w:noProof/>
        </w:rPr>
        <w:t>[52], [62], [63]</w:t>
      </w:r>
      <w:r w:rsidR="00CD1E94" w:rsidRPr="00871E8A">
        <w:fldChar w:fldCharType="end"/>
      </w:r>
      <w:r w:rsidR="00491F64" w:rsidRPr="00871E8A">
        <w:t xml:space="preserve">, which can have an impact on the predictability of soil </w:t>
      </w:r>
      <w:r w:rsidR="00C32975" w:rsidRPr="00871E8A">
        <w:t>properties</w:t>
      </w:r>
      <w:r w:rsidR="00491F64" w:rsidRPr="00871E8A">
        <w:t xml:space="preserve"> </w:t>
      </w:r>
      <w:r w:rsidR="00CD1E94" w:rsidRPr="00871E8A">
        <w:fldChar w:fldCharType="begin" w:fldLock="1"/>
      </w:r>
      <w:r w:rsidR="00455936">
        <w:instrText>ADDIN CSL_CITATION {"citationItems":[{"id":"ITEM-1","itemData":{"DOI":"10.1201/b16500-77","ISBN":"9781138001190","abstract":"The article considers the approaches of the development of the remote sensing methods of the assessment of the levels of heavy metal pollution of soils by collation of multi-spectral satellite imagery and geochemical data. As a result, direct and reversible correlation links were revealed between absolute total contents of heavy metals (Pb, Cr,V, Ti, Cu, Zn, Mn) and spectral values of soils on the satellite and spectrophotometric images, which can serve as a background for qualitative assessment of heavy metal contents in soils and creation of a remote monitoring system. © 2014 Taylor &amp; Francis Group, London, UK.","author":[{"dropping-particle":"","family":"Asmaryan","given":"Sh G.","non-dropping-particle":"","parse-names":false,"suffix":""},{"dropping-particle":"","family":"Muradyan","given":"V. S.","non-dropping-particle":"","parse-names":false,"suffix":""},{"dropping-particle":"V.","family":"Sahakyan","given":"L.","non-dropping-particle":"","parse-names":false,"suffix":""},{"dropping-particle":"","family":"Saghatelyan","given":"A. K.","non-dropping-particle":"","parse-names":false,"suffix":""},{"dropping-particle":"","family":"Warner","given":"Timothy","non-dropping-particle":"","parse-names":false,"suffix":""}],"container-title":"GlobalSoilMap: Basis of the Global Spatial Soil Information System - Proceedings of the 1st GlobalSoilMap Conference","id":"ITEM-1","issued":{"date-parts":[["2014"]]},"page":"429-432","title":"Development of remote sensing methods for assessing and mapping soil pollution with heavy metals","type":"article-journal"},"uris":["http://www.mendeley.com/documents/?uuid=3cc69231-42ea-4a9d-b900-1d03e79b9b04"]}],"mendeley":{"formattedCitation":"[64]","plainTextFormattedCitation":"[64]","previouslyFormattedCitation":"[64]"},"properties":{"noteIndex":0},"schema":"https://github.com/citation-style-language/schema/raw/master/csl-citation.json"}</w:instrText>
      </w:r>
      <w:r w:rsidR="00CD1E94" w:rsidRPr="00871E8A">
        <w:fldChar w:fldCharType="separate"/>
      </w:r>
      <w:r w:rsidR="00601B2A" w:rsidRPr="00601B2A">
        <w:rPr>
          <w:noProof/>
        </w:rPr>
        <w:t>[64]</w:t>
      </w:r>
      <w:r w:rsidR="00CD1E94" w:rsidRPr="00871E8A">
        <w:fldChar w:fldCharType="end"/>
      </w:r>
      <w:r w:rsidR="00C32975" w:rsidRPr="00871E8A">
        <w:t>.</w:t>
      </w:r>
      <w:r w:rsidR="00491F64" w:rsidRPr="00871E8A">
        <w:t xml:space="preserve"> </w:t>
      </w:r>
      <w:r w:rsidR="00C32975" w:rsidRPr="00871E8A">
        <w:t xml:space="preserve">It is </w:t>
      </w:r>
      <w:r w:rsidR="00491F64" w:rsidRPr="00871E8A">
        <w:t>suggested the utilization of VNIR ranges (400–2500 nm) of electromagnetic spectrum for the detection of Pb, Cr, V, Ti, Cu, Zn and Mn in the soil. They demonstrated the positive relationships between the digital values of a satellite image within 400–510 nm and Pb, Zn and Cr between the ranges of 580–625, 630–690, 770–895 nm and other heavy metals. The linear relationships provided for Zn, Cr and Pb demonstrated an R2 of 0.95, 0.85 and 0.83, respectively.</w:t>
      </w:r>
    </w:p>
    <w:p w14:paraId="61EAA7DB" w14:textId="77777777" w:rsidR="0032780A" w:rsidRPr="003D739A" w:rsidRDefault="0032780A" w:rsidP="004E7AA9">
      <w:pPr>
        <w:pStyle w:val="ListParagraph"/>
        <w:numPr>
          <w:ilvl w:val="1"/>
          <w:numId w:val="6"/>
        </w:numPr>
        <w:rPr>
          <w:rFonts w:ascii="Times New Roman" w:hAnsi="Times New Roman" w:cs="Times New Roman"/>
          <w:b/>
          <w:bCs/>
          <w:sz w:val="20"/>
          <w:szCs w:val="20"/>
          <w:lang w:bidi="fa-IR"/>
        </w:rPr>
      </w:pPr>
      <w:r w:rsidRPr="003D739A">
        <w:rPr>
          <w:rFonts w:ascii="Times New Roman" w:hAnsi="Times New Roman" w:cs="Times New Roman"/>
          <w:b/>
          <w:bCs/>
          <w:sz w:val="20"/>
          <w:szCs w:val="20"/>
        </w:rPr>
        <w:t>Molecular vibration</w:t>
      </w:r>
    </w:p>
    <w:p w14:paraId="023678DE" w14:textId="554464D7" w:rsidR="000A7360" w:rsidRPr="003D739A" w:rsidRDefault="000A7360" w:rsidP="00E34345">
      <w:pPr>
        <w:ind w:left="360" w:firstLine="360"/>
        <w:jc w:val="both"/>
        <w:rPr>
          <w:rFonts w:ascii="Times New Roman" w:hAnsi="Times New Roman" w:cs="Times New Roman"/>
          <w:b/>
          <w:bCs/>
          <w:sz w:val="20"/>
          <w:szCs w:val="20"/>
          <w:lang w:bidi="fa-IR"/>
        </w:rPr>
      </w:pPr>
      <w:r w:rsidRPr="003D739A">
        <w:t>In the case of organic compounds, stretching and vibrations of aliphatic (alkyl) compounds and certain functional groups can often be observed in near-infrared spectrum (NIR, 750e1300 nm) and mid-infrared spectrum (MIR, 0.25e2.5 mm</w:t>
      </w:r>
      <w:r w:rsidR="00486EF3" w:rsidRPr="003D739A">
        <w:t xml:space="preserve">) </w:t>
      </w:r>
      <w:r w:rsidR="00486EF3" w:rsidRPr="003D739A">
        <w:fldChar w:fldCharType="begin" w:fldLock="1"/>
      </w:r>
      <w:r w:rsidR="00455936">
        <w:instrText>ADDIN CSL_CITATION {"citationItems":[{"id":"ITEM-1","itemData":{"DOI":"10.1016/j.scitotenv.2018.01.122","ISSN":"18791026","PMID":"29898518","abstract":"This study investigated the sensitivity of visible near-infrared spectroscopy (vis-NIR) to discriminate between fresh and weathered oil contaminated soils. The performance of random forest (RF) and partial least squares regression (PLSR) for the estimation of total petroleum hydrocarbon (TPH) throughout the time was also explored. Soil samples (n = 13) with 5 different textures of sandy loam, sandy clay loam, clay loam, sandy clay and clay were collected from 10 different locations across the Cranfield University's Research Farm (UK). A series of soil mesocosms was then set up where each soil sample was spiked with 10 ml of Alaskan crude oil (equivalent to 8450 mg/kg), allowed to equilibrate for 48 h (T2 d) and further kept at room temperature (21 °C). Soils scanning was carried out before spiking (control TC) and then after 2 days (T2 d) and months 4 (T4 m), 8 (T8 m), 12 (T12 m), 16 (T16 m), 20 (T20 m), 24 (T24 m), whereas gas chromatography mass spectroscopy (GC–MS) analysis was performed on T2 d, T4 m, T12 m, T16 m, T20 m, and T24 m. Soil scanning was done simultaneously using an AgroSpec spectrometer (305 to 2200 nm) (tec5 Technology for Spectroscopy, Germany) and Analytical Spectral Device (ASD) spectrometer (350 to 2500 nm) (ASDI, USA) to assess and compare their sensitivity and response against GC–MS data. Principle component analysis (PCA) showed that ASD performed better than tec5 for discriminating weathered versus fresh oil contaminated soil samples. The prediction results proved that RF models outperformed PLSR and resulted in coefficient of determination (R2) of 0.92, ratio of prediction deviation (RPD) of 3.79, and root mean square error of prediction (RMSEP) of 108.56 mg/kg. Overall, the results demonstrate that vis–NIR is a promising tool for rapid site investigation of weathered oil contamination in soils and for TPH monitoring without the need of collecting soil samples and lengthy hydrocarbon extraction for further quantification analysis.","author":[{"dropping-particle":"","family":"Douglas","given":"R. K.","non-dropping-particle":"","parse-names":false,"suffix":""},{"dropping-particle":"","family":"Nawar","given":"S.","non-dropping-particle":"","parse-names":false,"suffix":""},{"dropping-particle":"","family":"Cipullo","given":"S.","non-dropping-particle":"","parse-names":false,"suffix":""},{"dropping-particle":"","family":"Alamar","given":"M. C.","non-dropping-particle":"","parse-names":false,"suffix":""},{"dropping-particle":"","family":"Coulon","given":"F.","non-dropping-particle":"","parse-names":false,"suffix":""},{"dropping-particle":"","family":"Mouazen","given":"A. M.","non-dropping-particle":"","parse-names":false,"suffix":""}],"container-title":"Science of the Total Environment","id":"ITEM-1","issued":{"date-parts":[["2018"]]},"page":"1108-1120","title":"Evaluation of vis-NIR reflectance spectroscopy sensitivity to weathering for enhanced assessment of oil contaminated soils","type":"article-journal","volume":"626"},"uris":["http://www.mendeley.com/documents/?uuid=b8d27e06-0f0d-453c-b207-340183cab749"]},{"id":"ITEM-2","itemData":{"DOI":"10.2136/sssaj2012.0201","ISSN":"14350661","abstract":"Partial least squares (PLS) calibration models, from diffuse reflectance infrared Fourier-transform (DRIFT) spectra, were developed for the prediction of total petroleum hydrocarbon (TPH) concentrations in contaminated soils. Soils were collected from sites in southeastern Australia known to be contaminated with TPH. Regression models were derived for concentration ranges of 0 to 32,600, 0 to 5000, 0 to 15,000, and 15,000 to 32,600 mg kg-1. For each range, PLS models using selected near-infrared (NIR) and mid-infrared (MIR) frequencies were tested. The aliphatic alkyl stretching vibration regions were the most sensitive to TPH: NIR frequencies at 4500 to 4100 cm-1 and MIR at 3000 to 4600 cm-1. The MIR range included two -CH3 peaks, one at 2950 cm-1 and the other near 2730 cm-1, having strong correlation with TPH at low and high TPH concentrations, respectively. These peaks were considered to be either weak or absent in natural soil organic matter relative to the usual -CH2 region at 2930 to 2850 cm-1. The PLS regression analysis using the combined 2980 to 2950 and 2777 to 2650 cm-1 MIR frequency regions for the 0 to 15,000 mg kg-1 set resulted in a ratio of prediction deviation of 3.7 (\"analytical quality\"), coefficient of determination (R2) = 0.93, and root mean square error of cross-validation of 564 mg kg-1. Using these MIR frequencies, the DRIFT infrared technique showed the potential to be a rapid and accurate nondestructive method to determine TPH concentrations in contaminated soils, potentially adaptable to in-field use. Copyright © 2013 by the Soil Science Society of America, Inc.","author":[{"dropping-particle":"","family":"Forrester","given":"Sean T.","non-dropping-particle":"","parse-names":false,"suffix":""},{"dropping-particle":"","family":"Janik","given":"Les J.","non-dropping-particle":"","parse-names":false,"suffix":""},{"dropping-particle":"","family":"McLaughlin","given":"Michael J.","non-dropping-particle":"","parse-names":false,"suffix":""},{"dropping-particle":"","family":"Soriano-Disla","given":"José M.","non-dropping-particle":"","parse-names":false,"suffix":""},{"dropping-particle":"","family":"Stewart","given":"Richard","non-dropping-particle":"","parse-names":false,"suffix":""},{"dropping-particle":"","family":"Dearman","given":"Ben","non-dropping-particle":"","parse-names":false,"suffix":""}],"container-title":"Soil Science Society of America Journal","id":"ITEM-2","issue":"2","issued":{"date-parts":[["2013"]]},"page":"450-460","title":"Total Petroleum Hydrocarbon Concentration Prediction in Soils Using Diffuse Reflectance Infrared Spectroscopy","type":"article-journal","volume":"77"},"uris":["http://www.mendeley.com/documents/?uuid=4b08c750-0ee6-47fc-ad33-dcf528bbf0d5"]}],"mendeley":{"formattedCitation":"[54], [65]","plainTextFormattedCitation":"[54], [65]","previouslyFormattedCitation":"[54], [65]"},"properties":{"noteIndex":0},"schema":"https://github.com/citation-style-language/schema/raw/master/csl-citation.json"}</w:instrText>
      </w:r>
      <w:r w:rsidR="00486EF3" w:rsidRPr="003D739A">
        <w:fldChar w:fldCharType="separate"/>
      </w:r>
      <w:r w:rsidR="00601B2A" w:rsidRPr="00601B2A">
        <w:rPr>
          <w:noProof/>
        </w:rPr>
        <w:t>[54], [65]</w:t>
      </w:r>
      <w:r w:rsidR="00486EF3" w:rsidRPr="003D739A">
        <w:fldChar w:fldCharType="end"/>
      </w:r>
      <w:r w:rsidRPr="003D739A">
        <w:t xml:space="preserve">. The first overtone of TPH is observed in the </w:t>
      </w:r>
      <w:r w:rsidR="009304BA" w:rsidRPr="003D739A">
        <w:t>wavelength range of 1600-</w:t>
      </w:r>
      <w:r w:rsidRPr="003D739A">
        <w:t xml:space="preserve">1820 nm, and the second at 1100-1500 nm. Observation of the second overtone is more difficult if TPH concentrations are relatively low </w:t>
      </w:r>
      <w:r w:rsidR="00486EF3" w:rsidRPr="003D739A">
        <w:fldChar w:fldCharType="begin" w:fldLock="1"/>
      </w:r>
      <w:r w:rsidR="00455936">
        <w:instrText>ADDIN CSL_CITATION {"citationItems":[{"id":"ITEM-1","itemData":{"DOI":"10.2495/SDP-V8-N3-413-421","ISSN":"17437601","abstract":"Public awareness of environmental concerns are on the increase, and thus, safety standards have become more stringent, and far more analyses are required. Due to extensive oil exploitation, refi ning and transportation, oil pollution has become a major source of water and soil contamination. Although a number of standard procedures exist to quantify total petroleum hydrocarbons (TPHs) in soil, they all require time- and labor-intensive sample preparation, and most use per-halogenated solvents. Therefore, a feasibility study was undertaken to test the possibility of using near-infrared refl ectance spectroscopy (NIRS) for direct determination of oil contamination in soil. Based on a set of no. 43 samples spiked with known and independently confi rmed TPH contamination of 0.05 to 2.19 wt% (using liquid-solid extraction and US-EPA method 418.1) a chemometric model was developed. The regression model fulfi lled the following criteria for the reference data: validation coeffi cient r2≥0.929 and root-mean-square error of validation ≤0.177. A set of no. 26 fi eld samples contaminated with weathered crude oil (?0.1-5%) were analyzed by NIRS and conventional methods (i.e., extraction and US-EPA method 418.1). A correlation factor of r2≥0.928 with a standard deviation of the absolute differences between true and predicted values of ≤0.251 was obtained. © 2013 WIT Press.","author":[{"dropping-particle":"","family":"Hauser","given":"A.","non-dropping-particle":"","parse-names":false,"suffix":""},{"dropping-particle":"","family":"Ali","given":"F.","non-dropping-particle":"","parse-names":false,"suffix":""},{"dropping-particle":"","family":"Al-Dosari","given":"B.","non-dropping-particle":"","parse-names":false,"suffix":""},{"dropping-particle":"","family":"Al-Sammar","given":"H.","non-dropping-particle":"","parse-names":false,"suffix":""}],"container-title":"International Journal of Sustainable Development and Planning","id":"ITEM-1","issue":"3","issued":{"date-parts":[["2013"]]},"page":"413-421","title":"Solvent-free determination of TPH in soil by near-infrared reflectance spectroscopy","type":"article-journal","volume":"8"},"uris":["http://www.mendeley.com/documents/?uuid=27215f3c-2690-45e9-9a91-4c72bbf15909"]}],"mendeley":{"formattedCitation":"[66]","plainTextFormattedCitation":"[66]","previouslyFormattedCitation":"[66]"},"properties":{"noteIndex":0},"schema":"https://github.com/citation-style-language/schema/raw/master/csl-citation.json"}</w:instrText>
      </w:r>
      <w:r w:rsidR="00486EF3" w:rsidRPr="003D739A">
        <w:fldChar w:fldCharType="separate"/>
      </w:r>
      <w:r w:rsidR="00601B2A" w:rsidRPr="00601B2A">
        <w:rPr>
          <w:noProof/>
        </w:rPr>
        <w:t>[66]</w:t>
      </w:r>
      <w:r w:rsidR="00486EF3" w:rsidRPr="003D739A">
        <w:fldChar w:fldCharType="end"/>
      </w:r>
      <w:r w:rsidR="009304BA" w:rsidRPr="003D739A">
        <w:t xml:space="preserve">. </w:t>
      </w:r>
      <w:r w:rsidRPr="003D739A">
        <w:t xml:space="preserve">In the case of PAHs, the first overtone of C-H stretching and deformation of C-H combination, and the second overtone of C-H stretching in aromatic C-H are observed at wavelengths of 1675 nm, 1417 nm and 1097 nm, respectively </w:t>
      </w:r>
      <w:r w:rsidR="00486EF3" w:rsidRPr="003D739A">
        <w:fldChar w:fldCharType="begin" w:fldLock="1"/>
      </w:r>
      <w:r w:rsidR="00455936">
        <w:instrText>ADDIN CSL_CITATION {"citationItems":[{"id":"ITEM-1","itemData":{"DOI":"10.1080/05704928.2012.736048","ISSN":"05704928","abstract":"In the analysis of petroleum hydrocarbon-contaminated soils for total petroleum hydrocarbons (TPHs) and polycyclic aromatic hydrocarbons (PAHs), the roles of spectroscopic and nonspectroscopic techniques are inseparable. Therefore, spectroscopic techniques cannot be discussed in isolation. In this report, spectroscopic techniques including Raman, fluorescence, infrared, and visible and near-infrared (Vis-NIR) spectroscopies, as well as mass spectroscopy (coupled to a gas chromatograph) and nonspectroscopic techniques such as gravimetry, immunoassay, and gas chromatography with flame ionization detection are reviewed. To bridge the perceived gap in coverage of the quantitative applications of Vis-NIR spectroscopy in the rapid determination of TPHs and PAHs in soils, a detailed review of studies from the period 1999-2012 are presented. This report also highlights the strengths and limitations of these techniques and evaluates their performance from the perspective of their attributes of general applicability, namely economic portability, operational time, accuracy, and occupational health and safety considerations. Overall, the fluorescence spectroscopic technique had the best performance (85% total score) in comparison to the others, and the gravimetric technique performed the least (60% total score). Method-specific solutions geared toward performance improvement are also suggested. © 2013 Taylor &amp; Francis Group, LLC.","author":[{"dropping-particle":"","family":"Okparanma","given":"Reuben Nwomandah","non-dropping-particle":"","parse-names":false,"suffix":""},{"dropping-particle":"","family":"Mouazen","given":"Abdul Mounem","non-dropping-particle":"","parse-names":false,"suffix":""}],"container-title":"Applied Spectroscopy Reviews","id":"ITEM-1","issue":"6","issued":{"date-parts":[["2013"]]},"page":"458-486","title":"Determination of total petroleum hydrocarbon (TPH) and polycyclic aromatic hydrocarbon (PAH) in soils: A review of spectroscopic and nonspectroscopic techniques","type":"article-journal","volume":"48"},"uris":["http://www.mendeley.com/documents/?uuid=29d190d3-8749-4f0f-9fc0-0843b38df88e"]}],"mendeley":{"formattedCitation":"[67]","plainTextFormattedCitation":"[67]","previouslyFormattedCitation":"[67]"},"properties":{"noteIndex":0},"schema":"https://github.com/citation-style-language/schema/raw/master/csl-citation.json"}</w:instrText>
      </w:r>
      <w:r w:rsidR="00486EF3" w:rsidRPr="003D739A">
        <w:fldChar w:fldCharType="separate"/>
      </w:r>
      <w:r w:rsidR="00601B2A" w:rsidRPr="00601B2A">
        <w:rPr>
          <w:noProof/>
        </w:rPr>
        <w:t>[67]</w:t>
      </w:r>
      <w:r w:rsidR="00486EF3" w:rsidRPr="003D739A">
        <w:fldChar w:fldCharType="end"/>
      </w:r>
      <w:r w:rsidRPr="003D739A">
        <w:t xml:space="preserve">. In MIR region, the peaks around 1630-1580 </w:t>
      </w:r>
      <m:oMath>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-1</m:t>
            </m:r>
          </m:sup>
        </m:sSup>
      </m:oMath>
      <w:r w:rsidR="009304BA" w:rsidRPr="003D739A">
        <w:t>, 1930-</w:t>
      </w:r>
      <w:r w:rsidRPr="003D739A">
        <w:t xml:space="preserve">1840 </w:t>
      </w:r>
      <m:oMath>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-1</m:t>
            </m:r>
          </m:sup>
        </m:sSup>
        <m:r>
          <w:rPr>
            <w:rFonts w:ascii="Cambria Math" w:eastAsiaTheme="minorEastAsia" w:hAnsi="Cambria Math"/>
          </w:rPr>
          <m:t xml:space="preserve"> </m:t>
        </m:r>
      </m:oMath>
      <w:r w:rsidRPr="003D739A">
        <w:t>and</w:t>
      </w:r>
      <w:r w:rsidR="009304BA" w:rsidRPr="003D739A">
        <w:t xml:space="preserve"> 2060-</w:t>
      </w:r>
      <w:r w:rsidRPr="003D739A">
        <w:t xml:space="preserve">1930 </w:t>
      </w:r>
      <m:oMath>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-1</m:t>
            </m:r>
          </m:sup>
        </m:sSup>
        <m:r>
          <w:rPr>
            <w:rFonts w:ascii="Cambria Math" w:eastAsiaTheme="minorEastAsia" w:hAnsi="Cambria Math"/>
          </w:rPr>
          <m:t xml:space="preserve"> </m:t>
        </m:r>
      </m:oMath>
      <w:r w:rsidRPr="003D739A">
        <w:t xml:space="preserve">are associated with aromatic functions </w:t>
      </w:r>
      <w:r w:rsidR="00486EF3" w:rsidRPr="003D739A">
        <w:fldChar w:fldCharType="begin" w:fldLock="1"/>
      </w:r>
      <w:r w:rsidR="00455936">
        <w:instrText>ADDIN CSL_CITATION {"citationItems":[{"id":"ITEM-1","itemData":{"DOI":"10.1111/ejss.12171","ISSN":"13652389","abstract":"This study uses diffuse reflectance infrared Fourier Transform (DRIFT) spectrometry and field emission scanning electron microscopy to investigate the vertical distribution of charcoal in a sandy soil from SE Australia. The soil was sampled to bedrock (120 cm) at varying depths and bulk samples were fractionated into three particle-sizes: macro- (2000-200 μm), micro- (200-60 μm) and mineral-associated organic matter (MAOM, &lt;60 μm). Charcoal was isolated from 0-30 and 30-60-cm depths. Soil charcoal was detected by using a DRIFT band centred at 1590 cm-1 and scanning electron microscopy combined with energy dispersive spectroscopy. Charcoal content as a proportion of soil organic carbon (SOC)was estimated with linear regressions of cumulative DRIFT bands. At 0-30 cm, charcoal content as a portion of SOC did not differ significantly between particle-size fractions, constituting 5-26% of SOC. At a depth of 30-60 cm, charcoal constituted 19-39% of SOC in the fractions. At 60-100 cm, charcoal was only detectable in the mid-sized fraction, where it constituted about 17% of SOC. These results support our previous hypothesis of charcoal enrichment in the micro-fraction inducing a greater SOC stability in this fraction as inferred from radiocarbon ages (Hobley et al., 2013). Our findings indicate that DRIFT spectra can be used to detect the presence and amount of charcoal in soil, which may prove to be a simple and low-cost alternative to more laborious and costly detection methods.","author":[{"dropping-particle":"","family":"Hobley","given":"E.","non-dropping-particle":"","parse-names":false,"suffix":""},{"dropping-particle":"","family":"Willgoose","given":"G. R.","non-dropping-particle":"","parse-names":false,"suffix":""},{"dropping-particle":"","family":"Frisia","given":"S.","non-dropping-particle":"","parse-names":false,"suffix":""},{"dropping-particle":"","family":"Jacobsen","given":"G.","non-dropping-particle":"","parse-names":false,"suffix":""}],"container-title":"European Journal of Soil Science","id":"ITEM-1","issue":"5","issued":{"date-parts":[["2014"]]},"page":"751-762","title":"Vertical distribution of charcoal in a sandy soil: Evidence from DRIFT spectra and field emission scanning electron microscopy","type":"article-journal","volume":"65"},"uris":["http://www.mendeley.com/documents/?uuid=505a9c59-39f7-4818-ab3a-dceedace135b"]},{"id":"ITEM-2","itemData":{"DOI":"10.1016/j.geoderma.2016.11.030","ISSN":"00167061","abstract":"Soil sensing using infrared spectroscopy has been proposed as an alternative to conventional soil analysis to detect soil contamination. This study evaluated the use of field portable and laboratory benchtop infrared spectrometers in both the near infrared (NIR) and mid infrared (MIR) region for rapid, non-destructive assessment of petroleum contaminated soils. A laboratory study of soils spiked with petroleum products showed that several factors can affect the infrared absorbance. These include soil texture, organic matter content, and the types and concentrations of contaminants. Despite these factors, infrared regions that are affected by hydrocarbon contamination can be readily found in 2990–2810 cm− 1 in the MIR range, and 2300–2340 nm in the NIR range. Using continuum-removed spectra, the effects of soil and contaminant factors on the absorbance peaks were isolated. This study also created statistical models to predict total recoverable petroleum hydrocarbons concentration in soils by utilizing the absorption features found in the mid-infrared region spectra. Subsequently, three different approaches were tested for the prediction of Total Recoverable Hydrocarbon (TRH) concentration on 72 field contaminated samples: (i) linear regression using only 1 infrared region, (ii) multiple linear regression (MLR) using 4 regions in the MIR, and (iii) partial least square regression (PLSR) which use the whole spectra. The model created using MLR approach for portable MIR spectrometer outperformed the benchtop MIR spectrometer with a coefficient of determination (R2) of 0.71 and 0.53 respectively. While PLSR model for portable spectrometer show a better prediction for TRH prediction (R2 = 0.75), the MLR can also achieve a similar performance (R2 = 0.71) by using only 4 regions in the MIR spectra as predictors.","author":[{"dropping-particle":"","family":"Ng","given":"Wartini","non-dropping-particle":"","parse-names":false,"suffix":""},{"dropping-particle":"","family":"Malone","given":"Brendan P.","non-dropping-particle":"","parse-names":false,"suffix":""},{"dropping-particle":"","family":"Minasny","given":"Budiman","non-dropping-particle":"","parse-names":false,"suffix":""}],"container-title":"Geoderma","id":"ITEM-2","issued":{"date-parts":[["2017"]]},"page":"150-160","title":"Rapid assessment of petroleum-contaminated soils with infrared spectroscopy","type":"article-journal","volume":"289"},"uris":["http://www.mendeley.com/documents/?uuid=a80d8782-c491-43e3-b149-bbf70bd3720e"]}],"mendeley":{"formattedCitation":"[68], [69]","plainTextFormattedCitation":"[68], [69]","previouslyFormattedCitation":"[68], [69]"},"properties":{"noteIndex":0},"schema":"https://github.com/citation-style-language/schema/raw/master/csl-citation.json"}</w:instrText>
      </w:r>
      <w:r w:rsidR="00486EF3" w:rsidRPr="003D739A">
        <w:fldChar w:fldCharType="separate"/>
      </w:r>
      <w:r w:rsidR="00601B2A" w:rsidRPr="00601B2A">
        <w:rPr>
          <w:noProof/>
        </w:rPr>
        <w:t>[68], [69]</w:t>
      </w:r>
      <w:r w:rsidR="00486EF3" w:rsidRPr="003D739A">
        <w:fldChar w:fldCharType="end"/>
      </w:r>
      <w:r w:rsidRPr="003D739A">
        <w:t xml:space="preserve">. The concentration of TPH in soil samples collected from oil contaminated sites can be determined by Vis-NIR spectrophotometry, with absorption peaks around 1712 nm,1758 nm and 2207 nm </w:t>
      </w:r>
      <w:r w:rsidR="00486EF3" w:rsidRPr="003D739A">
        <w:fldChar w:fldCharType="begin" w:fldLock="1"/>
      </w:r>
      <w:r w:rsidR="00455936">
        <w:instrText>ADDIN CSL_CITATION {"citationItems":[{"id":"ITEM-1","itemData":{"DOI":"10.1016/j.scitotenv.2018.01.122","ISSN":"18791026","PMID":"29898518","abstract":"This study investigated the sensitivity of visible near-infrared spectroscopy (vis-NIR) to discriminate between fresh and weathered oil contaminated soils. The performance of random forest (RF) and partial least squares regression (PLSR) for the estimation of total petroleum hydrocarbon (TPH) throughout the time was also explored. Soil samples (n = 13) with 5 different textures of sandy loam, sandy clay loam, clay loam, sandy clay and clay were collected from 10 different locations across the Cranfield University's Research Farm (UK). A series of soil mesocosms was then set up where each soil sample was spiked with 10 ml of Alaskan crude oil (equivalent to 8450 mg/kg), allowed to equilibrate for 48 h (T2 d) and further kept at room temperature (21 °C). Soils scanning was carried out before spiking (control TC) and then after 2 days (T2 d) and months 4 (T4 m), 8 (T8 m), 12 (T12 m), 16 (T16 m), 20 (T20 m), 24 (T24 m), whereas gas chromatography mass spectroscopy (GC–MS) analysis was performed on T2 d, T4 m, T12 m, T16 m, T20 m, and T24 m. Soil scanning was done simultaneously using an AgroSpec spectrometer (305 to 2200 nm) (tec5 Technology for Spectroscopy, Germany) and Analytical Spectral Device (ASD) spectrometer (350 to 2500 nm) (ASDI, USA) to assess and compare their sensitivity and response against GC–MS data. Principle component analysis (PCA) showed that ASD performed better than tec5 for discriminating weathered versus fresh oil contaminated soil samples. The prediction results proved that RF models outperformed PLSR and resulted in coefficient of determination (R2) of 0.92, ratio of prediction deviation (RPD) of 3.79, and root mean square error of prediction (RMSEP) of 108.56 mg/kg. Overall, the results demonstrate that vis–NIR is a promising tool for rapid site investigation of weathered oil contamination in soils and for TPH monitoring without the need of collecting soil samples and lengthy hydrocarbon extraction for further quantification analysis.","author":[{"dropping-particle":"","family":"Douglas","given":"R. K.","non-dropping-particle":"","parse-names":false,"suffix":""},{"dropping-particle":"","family":"Nawar","given":"S.","non-dropping-particle":"","parse-names":false,"suffix":""},{"dropping-particle":"","family":"Cipullo","given":"S.","non-dropping-particle":"","parse-names":false,"suffix":""},{"dropping-particle":"","family":"Alamar","given":"M. C.","non-dropping-particle":"","parse-names":false,"suffix":""},{"dropping-particle":"","family":"Coulon","given":"F.","non-dropping-particle":"","parse-names":false,"suffix":""},{"dropping-particle":"","family":"Mouazen","given":"A. M.","non-dropping-particle":"","parse-names":false,"suffix":""}],"container-title":"Science of the Total Environment","id":"ITEM-1","issued":{"date-parts":[["2018"]]},"page":"1108-1120","title":"Evaluation of vis-NIR reflectance spectroscopy sensitivity to weathering for enhanced assessment of oil contaminated soils","type":"article-journal","volume":"626"},"uris":["http://www.mendeley.com/documents/?uuid=b8d27e06-0f0d-453c-b207-340183cab749"]}],"mendeley":{"formattedCitation":"[54]","plainTextFormattedCitation":"[54]","previouslyFormattedCitation":"[54]"},"properties":{"noteIndex":0},"schema":"https://github.com/citation-style-language/schema/raw/master/csl-citation.json"}</w:instrText>
      </w:r>
      <w:r w:rsidR="00486EF3" w:rsidRPr="003D739A">
        <w:fldChar w:fldCharType="separate"/>
      </w:r>
      <w:r w:rsidR="00601B2A" w:rsidRPr="00601B2A">
        <w:rPr>
          <w:noProof/>
        </w:rPr>
        <w:t>[54]</w:t>
      </w:r>
      <w:r w:rsidR="00486EF3" w:rsidRPr="003D739A">
        <w:fldChar w:fldCharType="end"/>
      </w:r>
      <w:r w:rsidRPr="003D739A">
        <w:t>. The 1712 nm and 1758 nm peaks are in the first overtone region, which are attributed to the stretching of terminal CH</w:t>
      </w:r>
      <w:r w:rsidRPr="001D09F5">
        <w:rPr>
          <w:vertAlign w:val="subscript"/>
          <w:rPrChange w:id="103" w:author="mldinis" w:date="2022-08-04T17:43:00Z">
            <w:rPr/>
          </w:rPrChange>
        </w:rPr>
        <w:t>3</w:t>
      </w:r>
      <w:r w:rsidRPr="003D739A">
        <w:t xml:space="preserve"> and saturated CH</w:t>
      </w:r>
      <w:r w:rsidRPr="001D09F5">
        <w:rPr>
          <w:vertAlign w:val="subscript"/>
          <w:rPrChange w:id="104" w:author="mldinis" w:date="2022-08-04T17:43:00Z">
            <w:rPr/>
          </w:rPrChange>
        </w:rPr>
        <w:t>2</w:t>
      </w:r>
      <w:r w:rsidRPr="003D739A">
        <w:t xml:space="preserve"> in alkyl </w:t>
      </w:r>
      <w:r w:rsidR="00486EF3" w:rsidRPr="003D739A">
        <w:fldChar w:fldCharType="begin" w:fldLock="1"/>
      </w:r>
      <w:r w:rsidR="00455936">
        <w:instrText>ADDIN CSL_CITATION {"citationItems":[{"id":"ITEM-1","itemData":{"DOI":"10.1201/9781420018318","abstract":"Containing focused, comprehensive coverage, Practical Guide to Interpretive Near-Infrared Spectroscopy gives you the tools necessary to interpret NIR spectra. The authors present extensive tables, charts, and figures with NIR absorption band assignments and structural information for a broad range of functional groups, organic compounds, and polymers. They include visual spectral representation of all major compound functional groupings and NIR frequency ranges. Organized by functional group type and chemical structure, based on standard compound classification, the chapters are easy to follow and understand. The use of Molecular Formula and CAS Number indexing prevents the confusion that can occur when using only common chemical names to identify compounds. Interpretive spectroscopy provides a basis for the establishment of cause-and-effect relationships between spectrometer response and the chemical properties of the samples. While many books available on NIR cover a range of applications and topics from a broad perspective, most of them barely touch on structure correlation and interpretation of spectra. The first, and arguably the only, book to tackle this intriguing and challenging area, Practical Guide to Interpretive Near-Infrared Spectroscopy presents the most detailed discussion of the subject to date.","author":[{"dropping-particle":"","family":"Workman","given":"Jr., Jerry","non-dropping-particle":"","parse-names":false,"suffix":""},{"dropping-particle":"","family":"Weyer","given":"Lois","non-dropping-particle":"","parse-names":false,"suffix":""}],"container-title":"Practical Guide to Interpretive Near-Infrared Spectroscopy","id":"ITEM-1","issued":{"date-parts":[["2007"]]},"title":"Practical Guide to Interpretive Near-Infrared Spectroscopy","type":"article-journal"},"uris":["http://www.mendeley.com/documents/?uuid=aba9fa71-8a60-48e2-bc14-302d31ece864"]}],"mendeley":{"formattedCitation":"[70]","plainTextFormattedCitation":"[70]","previouslyFormattedCitation":"[70]"},"properties":{"noteIndex":0},"schema":"https://github.com/citation-style-language/schema/raw/master/csl-citation.json"}</w:instrText>
      </w:r>
      <w:r w:rsidR="00486EF3" w:rsidRPr="003D739A">
        <w:fldChar w:fldCharType="separate"/>
      </w:r>
      <w:r w:rsidR="00601B2A" w:rsidRPr="00601B2A">
        <w:rPr>
          <w:noProof/>
        </w:rPr>
        <w:t>[70]</w:t>
      </w:r>
      <w:r w:rsidR="00486EF3" w:rsidRPr="003D739A">
        <w:fldChar w:fldCharType="end"/>
      </w:r>
      <w:r w:rsidRPr="003D739A">
        <w:t xml:space="preserve">; the 2207 nm peak is associated with either amide (C=O) or the stretch and bending caused by crude oil </w:t>
      </w:r>
      <w:r w:rsidR="00486EF3" w:rsidRPr="003D739A">
        <w:fldChar w:fldCharType="begin" w:fldLock="1"/>
      </w:r>
      <w:r w:rsidR="00455936">
        <w:instrText>ADDIN CSL_CITATION {"citationItems":[{"id":"ITEM-1","itemData":{"DOI":"10.1016/j.geoderma.2009.12.025","ISSN":"00167061","abstract":"The aims of this paper are: to compare different data mining algorithms for modelling soil visible-near infrared (vis-NIR: 350-2500 nm) diffuse reflectance spectra and to assess the interpretability of the results. We compared multiple linear regression (MLR), partial least squares regression (PLSR), multivariate adaptive regression splines (MARS), support vector machines (SVM), random forests (RF), boosted trees (BT) and artificial neural networks (ANN) to estimate soil organic carbon (SOC), clay content (CC) and pH measured in water (pH). The comparisons were also performed using a selected set of wavelet coefficients from a discrete wavelet transform (DWT). Feature selection techniques to reduce model complexity and to interpret and evaluate the models were tested. The dataset consists of 1104 samples from Australia. Comparisons were made in terms of the root mean square error (RMSE), the corresponding R2 and the Akaike Information Criterion (AIC). Ten-fold-leave-group out cross validation was used to optimise and validate the models. Predictions of the three soil properties by SVM using all vis-NIR wavelengths produced the smallest RMSE values, followed by MARS and PLSR. RF and especially BT were out-performed by all other approaches. For all techniques, implementing them on a reduced number of wavelet coefficients, between 72 and 137 coefficients, produced better results. Feature selection (FS) using the variable importance for projection (FSVIP) returned 29-31 selected features, while FSMARS returned between 11 and 14 features. DWT-ANN produced the smallest RMSE of all techniques tested followed by FSVIP-ANN and FSMARS-ANN. However, both the FSVIP-ANN and FSMARS-ANN models used a smaller number of features for the predictions than DWT-ANN. This is reflected in their AIC, which suggests that, when both the accuracy and parsimony of the model are taken into consideration, the best SOC model was the FSMARS-ANN, and the best CC and pH models were those from FSVIP-ANN. Analysis of the selected bands shows that: (i) SOC is related to wavelengths indicating C-O, C{box drawings double horizontal}O, and N-H compounds, (ii) CC is related to wavelengths indicating minerals, and (iii) pH is related to wavelengths indicating both minerals and organic material. Thus, the results are sensible and can be used for comparison to other soils. A systematic comparison like the one presented here is important as the nature of the target function has a strong influence …","author":[{"dropping-particle":"","family":"Rossel","given":"R. A.Viscarra","non-dropping-particle":"","parse-names":false,"suffix":""},{"dropping-particle":"","family":"Behrens","given":"T.","non-dropping-particle":"","parse-names":false,"suffix":""}],"container-title":"Geoderma","id":"ITEM-1","issue":"1-2","issued":{"date-parts":[["2010"]]},"page":"46-54","title":"Using data mining to model and interpret soil diffuse reflectance spectra","type":"article-journal","volume":"158"},"uris":["http://www.mendeley.com/documents/?uuid=aa44cc94-8550-4597-b309-21111fa3cd07"]}],"mendeley":{"formattedCitation":"[71]","plainTextFormattedCitation":"[71]","previouslyFormattedCitation":"[71]"},"properties":{"noteIndex":0},"schema":"https://github.com/citation-style-language/schema/raw/master/csl-citation.json"}</w:instrText>
      </w:r>
      <w:r w:rsidR="00486EF3" w:rsidRPr="003D739A">
        <w:fldChar w:fldCharType="separate"/>
      </w:r>
      <w:r w:rsidR="00601B2A" w:rsidRPr="00601B2A">
        <w:rPr>
          <w:noProof/>
        </w:rPr>
        <w:t>[71]</w:t>
      </w:r>
      <w:r w:rsidR="00486EF3" w:rsidRPr="003D739A">
        <w:fldChar w:fldCharType="end"/>
      </w:r>
      <w:r w:rsidRPr="003D739A">
        <w:t xml:space="preserve">. Okparanma et al. </w:t>
      </w:r>
      <w:r w:rsidR="00486EF3" w:rsidRPr="003D739A">
        <w:fldChar w:fldCharType="begin" w:fldLock="1"/>
      </w:r>
      <w:r w:rsidR="00455936">
        <w:instrText>ADDIN CSL_CITATION {"citationItems":[{"id":"ITEM-1","itemData":{"DOI":"10.1016/j.envpol.2014.05.022","ISSN":"18736424","PMID":"24951968","abstract":"In this study, we used data from spectroscopic models based on visible and near-infrared (vis-NIR; 350-2500 nm) diffuse reflectance spectroscopy to develop soil maps of polycyclic aromatic hydrocarbons (PAHs) and total toxicity equivalent concentrations (TTEC) of the PAH mixture. The TTEC maps were then used for hazard assessment of three petroleum release sites in the Niger Delta province of Nigeria (5.317°N, 6.467°E). As the paired t-test revealed, there were non-significant (p &gt; 0.05) differences between soil maps of PAH and TTEC developed with chemically measured and vis-NIR-predicted data. Comparison maps of PAH showed a slight to moderate agreement between measured and predicted data (Kappa coefficient = 0.19-0.56). Using proposed generic assessment criteria, hazard assessment showed that the degree of action for site-specific risk assessment and/or remediation is similar for both measurement methods. This demonstrates that the vis-NIR method may be useful for monitoring hydrocarbon contamination in a petroleum release site. © 2014 Elsevier Ltd. All rights reserved.","author":[{"dropping-particle":"","family":"Okparanma","given":"Reuben N.","non-dropping-particle":"","parse-names":false,"suffix":""},{"dropping-particle":"","family":"Coulon","given":"Frederic","non-dropping-particle":"","parse-names":false,"suffix":""},{"dropping-particle":"","family":"Mayr","given":"Thomas","non-dropping-particle":"","parse-names":false,"suffix":""},{"dropping-particle":"","family":"Mouazen","given":"Abdul M.","non-dropping-particle":"","parse-names":false,"suffix":""}],"container-title":"Environmental Pollution","id":"ITEM-1","issued":{"date-parts":[["2014"]]},"page":"162-170","title":"Mapping polycyclic aromatic hydrocarbon and total toxicity equivalent soil concentrations by visible and near-infrared spectroscopy","type":"article-journal","volume":"192"},"uris":["http://www.mendeley.com/documents/?uuid=7d2838c3-3b21-493e-9923-615e0d21e693"]}],"mendeley":{"formattedCitation":"[72]","plainTextFormattedCitation":"[72]","previouslyFormattedCitation":"[72]"},"properties":{"noteIndex":0},"schema":"https://github.com/citation-style-language/schema/raw/master/csl-citation.json"}</w:instrText>
      </w:r>
      <w:r w:rsidR="00486EF3" w:rsidRPr="003D739A">
        <w:fldChar w:fldCharType="separate"/>
      </w:r>
      <w:r w:rsidR="00601B2A" w:rsidRPr="00601B2A">
        <w:rPr>
          <w:noProof/>
        </w:rPr>
        <w:t>[72]</w:t>
      </w:r>
      <w:r w:rsidR="00486EF3" w:rsidRPr="003D739A">
        <w:fldChar w:fldCharType="end"/>
      </w:r>
      <w:ins w:id="105" w:author="mldinis" w:date="2022-08-04T17:43:00Z">
        <w:r w:rsidR="001D09F5">
          <w:t xml:space="preserve"> </w:t>
        </w:r>
      </w:ins>
      <w:r w:rsidRPr="003D739A">
        <w:t xml:space="preserve">demonstrated that PAHs in soil are detectable at a wavelength of 1670 nm, which was attributed to aromatic C-H. The calibration R2 value for their PAH prediction model was 0.89, and the PRD reached 3.12. Observed spectra for organic contaminants may overlap with soil organic matter (SOM), but the presence of SOM would not normally influence TPH detection </w:t>
      </w:r>
      <w:r w:rsidR="00486EF3" w:rsidRPr="003D739A">
        <w:fldChar w:fldCharType="begin" w:fldLock="1"/>
      </w:r>
      <w:r w:rsidR="00455936">
        <w:instrText>ADDIN CSL_CITATION {"citationItems":[{"id":"ITEM-1","itemData":{"DOI":"10.1016/j.geoderma.2016.11.030","ISSN":"00167061","abstract":"Soil sensing using infrared spectroscopy has been proposed as an alternative to conventional soil analysis to detect soil contamination. This study evaluated the use of field portable and laboratory benchtop infrared spectrometers in both the near infrared (NIR) and mid infrared (MIR) region for rapid, non-destructive assessment of petroleum contaminated soils. A laboratory study of soils spiked with petroleum products showed that several factors can affect the infrared absorbance. These include soil texture, organic matter content, and the types and concentrations of contaminants. Despite these factors, infrared regions that are affected by hydrocarbon contamination can be readily found in 2990–2810 cm− 1 in the MIR range, and 2300–2340 nm in the NIR range. Using continuum-removed spectra, the effects of soil and contaminant factors on the absorbance peaks were isolated. This study also created statistical models to predict total recoverable petroleum hydrocarbons concentration in soils by utilizing the absorption features found in the mid-infrared region spectra. Subsequently, three different approaches were tested for the prediction of Total Recoverable Hydrocarbon (TRH) concentration on 72 field contaminated samples: (i) linear regression using only 1 infrared region, (ii) multiple linear regression (MLR) using 4 regions in the MIR, and (iii) partial least square regression (PLSR) which use the whole spectra. The model created using MLR approach for portable MIR spectrometer outperformed the benchtop MIR spectrometer with a coefficient of determination (R2) of 0.71 and 0.53 respectively. While PLSR model for portable spectrometer show a better prediction for TRH prediction (R2 = 0.75), the MLR can also achieve a similar performance (R2 = 0.71) by using only 4 regions in the MIR spectra as predictors.","author":[{"dropping-particle":"","family":"Ng","given":"Wartini","non-dropping-particle":"","parse-names":false,"suffix":""},{"dropping-particle":"","family":"Malone","given":"Brendan P.","non-dropping-particle":"","parse-names":false,"suffix":""},{"dropping-particle":"","family":"Minasny","given":"Budiman","non-dropping-particle":"","parse-names":false,"suffix":""}],"container-title":"Geoderma","id":"ITEM-1","issued":{"date-parts":[["2017"]]},"page":"150-160","title":"Rapid assessment of petroleum-contaminated soils with infrared spectroscopy","type":"article-journal","volume":"289"},"uris":["http://www.mendeley.com/documents/?uuid=a80d8782-c491-43e3-b149-bbf70bd3720e"]}],"mendeley":{"formattedCitation":"[69]","plainTextFormattedCitation":"[69]","previouslyFormattedCitation":"[69]"},"properties":{"noteIndex":0},"schema":"https://github.com/citation-style-language/schema/raw/master/csl-citation.json"}</w:instrText>
      </w:r>
      <w:r w:rsidR="00486EF3" w:rsidRPr="003D739A">
        <w:fldChar w:fldCharType="separate"/>
      </w:r>
      <w:r w:rsidR="00601B2A" w:rsidRPr="00601B2A">
        <w:rPr>
          <w:noProof/>
        </w:rPr>
        <w:t>[69]</w:t>
      </w:r>
      <w:r w:rsidR="00486EF3" w:rsidRPr="003D739A">
        <w:fldChar w:fldCharType="end"/>
      </w:r>
      <w:r w:rsidR="009304BA" w:rsidRPr="003D739A">
        <w:t xml:space="preserve">. </w:t>
      </w:r>
      <w:r w:rsidRPr="003D739A">
        <w:t>This is because TPH consists of medium length chains, whereas SOM mainly composes of long -CH</w:t>
      </w:r>
      <w:r w:rsidRPr="001D09F5">
        <w:rPr>
          <w:vertAlign w:val="subscript"/>
          <w:rPrChange w:id="106" w:author="mldinis" w:date="2022-08-04T17:45:00Z">
            <w:rPr/>
          </w:rPrChange>
        </w:rPr>
        <w:t>2</w:t>
      </w:r>
      <w:r w:rsidRPr="003D739A">
        <w:t xml:space="preserve"> chains, and relatively low amounts of -CH</w:t>
      </w:r>
      <w:r w:rsidRPr="001D09F5">
        <w:rPr>
          <w:vertAlign w:val="subscript"/>
          <w:rPrChange w:id="107" w:author="mldinis" w:date="2022-08-04T17:45:00Z">
            <w:rPr/>
          </w:rPrChange>
        </w:rPr>
        <w:t>3</w:t>
      </w:r>
      <w:r w:rsidRPr="003D739A">
        <w:t xml:space="preserve"> (Forrester et al., 2013). For example, it has been found that spiking TPH contaminated soils with SOM has little effect on observed NIR absorption spectra, but it may affect the MIR region (especially 1980, 1870, and 1790 </w:t>
      </w:r>
      <m:oMath>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-1</m:t>
            </m:r>
          </m:sup>
        </m:sSup>
        <m:r>
          <w:rPr>
            <w:rFonts w:ascii="Cambria Math" w:eastAsiaTheme="minorEastAsia" w:hAnsi="Cambria Math"/>
          </w:rPr>
          <m:t xml:space="preserve"> </m:t>
        </m:r>
      </m:oMath>
      <w:r w:rsidRPr="003D739A">
        <w:t xml:space="preserve">peaks) </w:t>
      </w:r>
      <w:r w:rsidR="00486EF3" w:rsidRPr="003D739A">
        <w:fldChar w:fldCharType="begin" w:fldLock="1"/>
      </w:r>
      <w:r w:rsidR="00455936">
        <w:instrText>ADDIN CSL_CITATION {"citationItems":[{"id":"ITEM-1","itemData":{"DOI":"10.1016/j.geoderma.2016.11.030","ISSN":"00167061","abstract":"Soil sensing using infrared spectroscopy has been proposed as an alternative to conventional soil analysis to detect soil contamination. This study evaluated the use of field portable and laboratory benchtop infrared spectrometers in both the near infrared (NIR) and mid infrared (MIR) region for rapid, non-destructive assessment of petroleum contaminated soils. A laboratory study of soils spiked with petroleum products showed that several factors can affect the infrared absorbance. These include soil texture, organic matter content, and the types and concentrations of contaminants. Despite these factors, infrared regions that are affected by hydrocarbon contamination can be readily found in 2990–2810 cm− 1 in the MIR range, and 2300–2340 nm in the NIR range. Using continuum-removed spectra, the effects of soil and contaminant factors on the absorbance peaks were isolated. This study also created statistical models to predict total recoverable petroleum hydrocarbons concentration in soils by utilizing the absorption features found in the mid-infrared region spectra. Subsequently, three different approaches were tested for the prediction of Total Recoverable Hydrocarbon (TRH) concentration on 72 field contaminated samples: (i) linear regression using only 1 infrared region, (ii) multiple linear regression (MLR) using 4 regions in the MIR, and (iii) partial least square regression (PLSR) which use the whole spectra. The model created using MLR approach for portable MIR spectrometer outperformed the benchtop MIR spectrometer with a coefficient of determination (R2) of 0.71 and 0.53 respectively. While PLSR model for portable spectrometer show a better prediction for TRH prediction (R2 = 0.75), the MLR can also achieve a similar performance (R2 = 0.71) by using only 4 regions in the MIR spectra as predictors.","author":[{"dropping-particle":"","family":"Ng","given":"Wartini","non-dropping-particle":"","parse-names":false,"suffix":""},{"dropping-particle":"","family":"Malone","given":"Brendan P.","non-dropping-particle":"","parse-names":false,"suffix":""},{"dropping-particle":"","family":"Minasny","given":"Budiman","non-dropping-particle":"","parse-names":false,"suffix":""}],"container-title":"Geoderma","id":"ITEM-1","issued":{"date-parts":[["2017"]]},"page":"150-160","title":"Rapid assessment of petroleum-contaminated soils with infrared spectroscopy","type":"article-journal","volume":"289"},"uris":["http://www.mendeley.com/documents/?uuid=a80d8782-c491-43e3-b149-bbf70bd3720e"]}],"mendeley":{"formattedCitation":"[69]","plainTextFormattedCitation":"[69]","previouslyFormattedCitation":"[69]"},"properties":{"noteIndex":0},"schema":"https://github.com/citation-style-language/schema/raw/master/csl-citation.json"}</w:instrText>
      </w:r>
      <w:r w:rsidR="00486EF3" w:rsidRPr="003D739A">
        <w:fldChar w:fldCharType="separate"/>
      </w:r>
      <w:r w:rsidR="00601B2A" w:rsidRPr="00601B2A">
        <w:rPr>
          <w:noProof/>
        </w:rPr>
        <w:t>[69]</w:t>
      </w:r>
      <w:r w:rsidR="00486EF3" w:rsidRPr="003D739A">
        <w:fldChar w:fldCharType="end"/>
      </w:r>
      <w:r w:rsidRPr="003D739A">
        <w:t>. Forrester et al.</w:t>
      </w:r>
      <w:ins w:id="108" w:author="mldinis" w:date="2022-08-04T17:45:00Z">
        <w:r w:rsidR="001D09F5">
          <w:t xml:space="preserve"> </w:t>
        </w:r>
      </w:ins>
      <w:r w:rsidR="00486EF3" w:rsidRPr="003D739A">
        <w:fldChar w:fldCharType="begin" w:fldLock="1"/>
      </w:r>
      <w:r w:rsidR="00455936">
        <w:instrText>ADDIN CSL_CITATION {"citationItems":[{"id":"ITEM-1","itemData":{"DOI":"10.2136/sssaj2012.0201","ISSN":"14350661","abstract":"Partial least squares (PLS) calibration models, from diffuse reflectance infrared Fourier-transform (DRIFT) spectra, were developed for the prediction of total petroleum hydrocarbon (TPH) concentrations in contaminated soils. Soils were collected from sites in southeastern Australia known to be contaminated with TPH. Regression models were derived for concentration ranges of 0 to 32,600, 0 to 5000, 0 to 15,000, and 15,000 to 32,600 mg kg-1. For each range, PLS models using selected near-infrared (NIR) and mid-infrared (MIR) frequencies were tested. The aliphatic alkyl stretching vibration regions were the most sensitive to TPH: NIR frequencies at 4500 to 4100 cm-1 and MIR at 3000 to 4600 cm-1. The MIR range included two -CH3 peaks, one at 2950 cm-1 and the other near 2730 cm-1, having strong correlation with TPH at low and high TPH concentrations, respectively. These peaks were considered to be either weak or absent in natural soil organic matter relative to the usual -CH2 region at 2930 to 2850 cm-1. The PLS regression analysis using the combined 2980 to 2950 and 2777 to 2650 cm-1 MIR frequency regions for the 0 to 15,000 mg kg-1 set resulted in a ratio of prediction deviation of 3.7 (\"analytical quality\"), coefficient of determination (R2) = 0.93, and root mean square error of cross-validation of 564 mg kg-1. Using these MIR frequencies, the DRIFT infrared technique showed the potential to be a rapid and accurate nondestructive method to determine TPH concentrations in contaminated soils, potentially adaptable to in-field use. Copyright © 2013 by the Soil Science Society of America, Inc.","author":[{"dropping-particle":"","family":"Forrester","given":"Sean T.","non-dropping-particle":"","parse-names":false,"suffix":""},{"dropping-particle":"","family":"Janik","given":"Les J.","non-dropping-particle":"","parse-names":false,"suffix":""},{"dropping-particle":"","family":"McLaughlin","given":"Michael J.","non-dropping-particle":"","parse-names":false,"suffix":""},{"dropping-particle":"","family":"Soriano-Disla","given":"José M.","non-dropping-particle":"","parse-names":false,"suffix":""},{"dropping-particle":"","family":"Stewart","given":"Richard","non-dropping-particle":"","parse-names":false,"suffix":""},{"dropping-particle":"","family":"Dearman","given":"Ben","non-dropping-particle":"","parse-names":false,"suffix":""}],"container-title":"Soil Science Society of America Journal","id":"ITEM-1","issue":"2","issued":{"date-parts":[["2013"]]},"page":"450-460","title":"Total Petroleum Hydrocarbon Concentration Prediction in Soils Using Diffuse Reflectance Infrared Spectroscopy","type":"article-journal","volume":"77"},"uris":["http://www.mendeley.com/documents/?uuid=4b08c750-0ee6-47fc-ad33-dcf528bbf0d5"]}],"mendeley":{"formattedCitation":"[65]","plainTextFormattedCitation":"[65]","previouslyFormattedCitation":"[65]"},"properties":{"noteIndex":0},"schema":"https://github.com/citation-style-language/schema/raw/master/csl-citation.json"}</w:instrText>
      </w:r>
      <w:r w:rsidR="00486EF3" w:rsidRPr="003D739A">
        <w:fldChar w:fldCharType="separate"/>
      </w:r>
      <w:r w:rsidR="00601B2A" w:rsidRPr="00601B2A">
        <w:rPr>
          <w:noProof/>
        </w:rPr>
        <w:t>[65]</w:t>
      </w:r>
      <w:r w:rsidR="00486EF3" w:rsidRPr="003D739A">
        <w:fldChar w:fldCharType="end"/>
      </w:r>
      <w:r w:rsidRPr="003D739A">
        <w:t xml:space="preserve"> noted several characteristic absorption peaks in the spectrum of TPH contaminated soil with the presence of SOM, which were attributed to the vibrational overtone of terminal methyl in the MIR region. The presence of such peaks can fortuitously aid TPH detection.</w:t>
      </w:r>
    </w:p>
    <w:p w14:paraId="7EC79D3C" w14:textId="77777777" w:rsidR="0032780A" w:rsidRPr="003D739A" w:rsidRDefault="0032780A" w:rsidP="004E7AA9">
      <w:pPr>
        <w:pStyle w:val="ListParagraph"/>
        <w:numPr>
          <w:ilvl w:val="1"/>
          <w:numId w:val="6"/>
        </w:numPr>
        <w:rPr>
          <w:rFonts w:ascii="Times New Roman" w:hAnsi="Times New Roman" w:cs="Times New Roman"/>
          <w:b/>
          <w:bCs/>
          <w:sz w:val="20"/>
          <w:szCs w:val="20"/>
          <w:lang w:bidi="fa-IR"/>
        </w:rPr>
      </w:pPr>
      <w:r w:rsidRPr="003D739A">
        <w:rPr>
          <w:rFonts w:ascii="Times New Roman" w:hAnsi="Times New Roman" w:cs="Times New Roman"/>
          <w:b/>
          <w:bCs/>
          <w:sz w:val="20"/>
          <w:szCs w:val="20"/>
        </w:rPr>
        <w:t>Soil properties</w:t>
      </w:r>
    </w:p>
    <w:p w14:paraId="4AE7F6AB" w14:textId="77777777" w:rsidR="0032780A" w:rsidRPr="003D739A" w:rsidRDefault="0032780A" w:rsidP="004E7AA9">
      <w:pPr>
        <w:pStyle w:val="ListParagraph"/>
        <w:numPr>
          <w:ilvl w:val="2"/>
          <w:numId w:val="6"/>
        </w:numPr>
        <w:rPr>
          <w:rFonts w:ascii="Times New Roman" w:hAnsi="Times New Roman" w:cs="Times New Roman"/>
          <w:b/>
          <w:bCs/>
          <w:sz w:val="20"/>
          <w:szCs w:val="20"/>
          <w:lang w:bidi="fa-IR"/>
        </w:rPr>
      </w:pPr>
      <w:r w:rsidRPr="003D739A">
        <w:rPr>
          <w:rFonts w:ascii="Times New Roman" w:hAnsi="Times New Roman" w:cs="Times New Roman"/>
          <w:b/>
          <w:bCs/>
          <w:sz w:val="20"/>
          <w:szCs w:val="20"/>
        </w:rPr>
        <w:t>Soil organic matter</w:t>
      </w:r>
    </w:p>
    <w:p w14:paraId="3FEECFDE" w14:textId="77777777" w:rsidR="009304BA" w:rsidRPr="003D739A" w:rsidRDefault="00486EF3" w:rsidP="009304BA">
      <w:pPr>
        <w:pStyle w:val="ListParagraph"/>
        <w:ind w:firstLine="360"/>
        <w:jc w:val="both"/>
      </w:pPr>
      <w:r w:rsidRPr="003D739A">
        <w:t xml:space="preserve">Soil organic matter (SOM) derives from the breakdown of plant and animal debris. Many studies have shown that the combination of molecular vibration and overtones in SOM, including O-H, C-H, C=O groups, can be identified in Vis-NIR spectra </w:t>
      </w:r>
      <w:r w:rsidR="00226D2B" w:rsidRPr="003D739A">
        <w:fldChar w:fldCharType="begin" w:fldLock="1"/>
      </w:r>
      <w:r w:rsidR="00DF45C3">
        <w:instrText>ADDIN CSL_CITATION {"citationItems":[{"id":"ITEM-1","itemData":{"DOI":"10.1016/S0003-2670(01)01265-X","ISSN":"00032670","abstract":"During the past decades, large amounts of diffuse cadmium (Cd) and zinc (Zn) contaminated soil material have been deposited in the floodplains of the river Rhine in the Netherlands. As spatial information on soil quality is required at different scale levels covering the whole area, characterisation exclusively based on soil sampling and analysis is time-consuming and very expensive. A quicker method is developed based on a multivariate calibration procedure using partial least squares (PLS) regression to establish a relationship between reflectance spectra in the visible-near-infrared (VNIR) region and spectrally active soil characteristics (organic matter and clay content) that are inter-correlated with concentration levels of Cd and Zn. Several spectral pre-processing methods (normalisation, multiplicative scatter correction (MSC), derivation, standard normal variate (SNV) transform) were employed to improve the robustness and performance of the calibration models. No pre-processing gave the best results for Cd and Zn with RMSECV equal to 0.676 and 80.97 mg kg-1, respectively. Application of the calibration models for soil quality characterisation in river floodplains is promising. The future possibilities of multivariate calibration and pre-processing in remote sensing have to be explored. © 2001 Elsevier Science B.V. All rights reserved.","author":[{"dropping-particle":"","family":"Kooistra","given":"L.","non-dropping-particle":"","parse-names":false,"suffix":""},{"dropping-particle":"","family":"Wehrens","given":"R.","non-dropping-particle":"","parse-names":false,"suffix":""},{"dropping-particle":"","family":"Leuven","given":"R. S.E.W.","non-dropping-particle":"","parse-names":false,"suffix":""},{"dropping-particle":"","family":"Buydens","given":"L. M.C.","non-dropping-particle":"","parse-names":false,"suffix":""}],"container-title":"Analytica Chimica Acta","id":"ITEM-1","issue":"1-2","issued":{"date-parts":[["2001"]]},"page":"97-105","title":"Possibilities of visible-near-infrared spectroscopy for the assessment of soil contamination in river floodplains","type":"article-journal","volume":"446"},"uris":["http://www.mendeley.com/documents/?uuid=c20bd557-fdb8-47ef-9ad8-122a4a4b0dd3"]}],"mendeley":{"formattedCitation":"[32]","plainTextFormattedCitation":"[32]","previouslyFormattedCitation":"[32]"},"properties":{"noteIndex":0},"schema":"https://github.com/citation-style-language/schema/raw/master/csl-citation.json"}</w:instrText>
      </w:r>
      <w:r w:rsidR="00226D2B" w:rsidRPr="003D739A">
        <w:fldChar w:fldCharType="separate"/>
      </w:r>
      <w:r w:rsidR="004437CD" w:rsidRPr="004437CD">
        <w:rPr>
          <w:noProof/>
        </w:rPr>
        <w:t>[32]</w:t>
      </w:r>
      <w:r w:rsidR="00226D2B" w:rsidRPr="003D739A">
        <w:fldChar w:fldCharType="end"/>
      </w:r>
      <w:r w:rsidRPr="003D739A">
        <w:t xml:space="preserve">. Because humic and fulvic acids in SOM bind with heavy metal cations, through COOH, OH, and C=O interactions </w:t>
      </w:r>
      <w:r w:rsidR="00226D2B" w:rsidRPr="003D739A">
        <w:fldChar w:fldCharType="begin" w:fldLock="1"/>
      </w:r>
      <w:r w:rsidR="00455936">
        <w:instrText>ADDIN CSL_CITATION {"citationItems":[{"id":"ITEM-1","itemData":{"DOI":"10.1016/0016-7061(82)90030-1","ISSN":"00167061","abstract":"An infrared spectroscopic investigation of the complexes of Cu2+, Pb2+, and Ca2+ with humic and fulvic acids demonstrated the participation of OH and CO groups in addition to COOH in the binding of heavy-metal cations. The degree to which metal-carboxylate linkages are ionic or covalent cannot be accurately determined from the positions of antisymmetric and symmetric carboxylate stretching vibrations due to interference from covalent bonding with other groups. The apparent order of the reaction of three divalent cations with humic and fulvic acids was Cu2+ &gt; Pb2+ &gt; Ca2+. © 1982.","author":[{"dropping-particle":"","family":"Piccolo","given":"A.","non-dropping-particle":"","parse-names":false,"suffix":""},{"dropping-particle":"","family":"Stevenson","given":"F. J.","non-dropping-particle":"","parse-names":false,"suffix":""}],"container-title":"Geoderma","id":"ITEM-1","issue":"3","issued":{"date-parts":[["1982"]]},"page":"195-208","title":"Infrared spectra of Cu2+ Pb2+ and Ca2+ complexes of soil humic substances","type":"article-journal","volume":"27"},"uris":["http://www.mendeley.com/documents/?uuid=df9c1b7f-f94d-43e2-9cd5-51aa5634e2f5"]}],"mendeley":{"formattedCitation":"[73]","plainTextFormattedCitation":"[73]","previouslyFormattedCitation":"[73]"},"properties":{"noteIndex":0},"schema":"https://github.com/citation-style-language/schema/raw/master/csl-citation.json"}</w:instrText>
      </w:r>
      <w:r w:rsidR="00226D2B" w:rsidRPr="003D739A">
        <w:fldChar w:fldCharType="separate"/>
      </w:r>
      <w:r w:rsidR="00601B2A" w:rsidRPr="00601B2A">
        <w:rPr>
          <w:noProof/>
        </w:rPr>
        <w:t>[73]</w:t>
      </w:r>
      <w:r w:rsidR="00226D2B" w:rsidRPr="003D739A">
        <w:fldChar w:fldCharType="end"/>
      </w:r>
      <w:r w:rsidRPr="003D739A">
        <w:t xml:space="preserve">, correlation between SOM and heavy metals levels has been observed </w:t>
      </w:r>
      <w:r w:rsidR="00226D2B" w:rsidRPr="003D739A">
        <w:fldChar w:fldCharType="begin" w:fldLock="1"/>
      </w:r>
      <w:r w:rsidR="00455936">
        <w:instrText>ADDIN CSL_CITATION {"citationItems":[{"id":"ITEM-1","itemData":{"DOI":"10.1016/S0269-7491(99)00040-8","ISSN":"02697491","abstract":"Measurements of heavy metal content (Pb, Cd, Zn) were made in the period 1969-93 in a forested ecosystem near Mohlin (north-western part of Switzerland). Some distinct changes were found in the soil, especially in the subsoil (30-35 cm). The main and most likely driving force of the induced changes in the subsoil can be traced back to the observed decomposition of organic matter which strongly influenced the behaviour of major and minor chemical constituents of the soil. These changes are presumably mostly due to incidents that occurred in the past caused by the nearby aluminium industry. Generally, the observed changes in soil chemistry increase with decreasing distance to the aluminium plant in the time span 1969-93. The influence, if any, of the vegetation type and the forest management on the changes in the subsoil could not be figured out. Changes in the Pb content primarily correlate with soil organic matter (with a significant decrease in the subsoil). Good correlations are also found with Fe and partially with Al and Mn. Cd correlates well with pH, (earth)alkali ions, and generally to a lower degree with Mn, Fe and Al, but almost no correlation was found with the organic matter of the soil. Zn holds an intermediate position: significant correlations with organic C, (earth)alkali ions, Fe, Al and Mn were found but pH correlated only very weakly. The main transportation mechanism of Pb in the subsoil is believed to be primarily in colloidal form. Colloid release mechanisms are hypothesised to be due to the humus disintegration and the consequent reaction chain. In contrast to Pb, the elements Cd and Zn have, presumably, been translocated to a great extent as aqueous species. Copyright (C) 1999 Elsevier Science Ltd.","author":[{"dropping-particle":"","family":"Egli","given":"M.","non-dropping-particle":"","parse-names":false,"suffix":""},{"dropping-particle":"","family":"Fitze","given":"P.","non-dropping-particle":"","parse-names":false,"suffix":""},{"dropping-particle":"","family":"Oswald","given":"M.","non-dropping-particle":"","parse-names":false,"suffix":""}],"container-title":"Environmental Pollution","id":"ITEM-1","issue":"3","issued":{"date-parts":[["1999"]]},"page":"367-379","title":"Changes in heavy metal contents in an acidic forest soil affected by depletion of soil organic matter within the time span 1969-93","type":"article-journal","volume":"105"},"uris":["http://www.mendeley.com/documents/?uuid=c8b3b7f3-eefa-426f-8038-72c5209d6a25"]}],"mendeley":{"formattedCitation":"[74]","plainTextFormattedCitation":"[74]","previouslyFormattedCitation":"[74]"},"properties":{"noteIndex":0},"schema":"https://github.com/citation-style-language/schema/raw/master/csl-citation.json"}</w:instrText>
      </w:r>
      <w:r w:rsidR="00226D2B" w:rsidRPr="003D739A">
        <w:fldChar w:fldCharType="separate"/>
      </w:r>
      <w:r w:rsidR="00601B2A" w:rsidRPr="00601B2A">
        <w:rPr>
          <w:noProof/>
        </w:rPr>
        <w:t>[74]</w:t>
      </w:r>
      <w:r w:rsidR="00226D2B" w:rsidRPr="003D739A">
        <w:fldChar w:fldCharType="end"/>
      </w:r>
      <w:r w:rsidRPr="003D739A">
        <w:t xml:space="preserve">. Several studies have exploited SOM spectral bands to predict heavy metal concentrations in soil. For example, at an agricultural site contaminated by polluted irrigation water, it was found that Cd levels were positively correlated with SOM. Measurement of 410, 581-626, and 670-690 nm wavelengths were found to be effective for predicting Cd levels </w:t>
      </w:r>
      <w:r w:rsidR="00226D2B" w:rsidRPr="003D739A">
        <w:fldChar w:fldCharType="begin" w:fldLock="1"/>
      </w:r>
      <w:r w:rsidR="00455936">
        <w:instrText>ADDIN CSL_CITATION {"citationItems":[{"id":"ITEM-1","itemData":{"DOI":"10.1016/j.envpol.2015.07.009","ISSN":"18736424","PMID":"26188912","abstract":"Abstract Soil heavy metal pollution due to long-term sewage irrigation is a serious environmental problem in many irrigation areas in northern China. Quickly identifying its pollution status is an important basis for remediation. Visible-near-infrared reflectance spectroscopy (VNIRS) provides a useful tool. In a case study, 76 soil samples were collected and their reflectance spectra were used to estimate cadmium (Cd) concentration by partial least squares regression (PLSR) and back propagation neural network (BPNN). To reduce noise, six pre-treatments were compared, in which orthogonal signal correction (OSC) was first used in soil Cd estimation. Spectral analysis and geostatistics were combined to identify Cd pollution hotspots. Results showed that Cd was accumulated in topsoil at the study area. OSC can effectively remove irrelevant information to improve prediction accuracy. More accurate estimation was achieved by applying a BPNN. Soil Cd pollution hotspots could be identified by interpolating the predicted values obtained from spectral estimates.","author":[{"dropping-particle":"","family":"Chen","given":"Tao","non-dropping-particle":"","parse-names":false,"suffix":""},{"dropping-particle":"","family":"Chang","given":"Qingrui","non-dropping-particle":"","parse-names":false,"suffix":""},{"dropping-particle":"","family":"Clevers","given":"J. G.P.W.","non-dropping-particle":"","parse-names":false,"suffix":""},{"dropping-particle":"","family":"Kooistra","given":"L.","non-dropping-particle":"","parse-names":false,"suffix":""}],"container-title":"Environmental Pollution","id":"ITEM-1","issued":{"date-parts":[["2015"]]},"page":"217-226","title":"Rapid identification of soil cadmium pollution risk at regional scale based on visible and near-infrared spectroscopy","type":"article-journal","volume":"206"},"uris":["http://www.mendeley.com/documents/?uuid=14c01787-c140-4e3c-9c06-6cdd5bc48f6e"]}],"mendeley":{"formattedCitation":"[75]","plainTextFormattedCitation":"[75]","previouslyFormattedCitation":"[75]"},"properties":{"noteIndex":0},"schema":"https://github.com/citation-style-language/schema/raw/master/csl-citation.json"}</w:instrText>
      </w:r>
      <w:r w:rsidR="00226D2B" w:rsidRPr="003D739A">
        <w:fldChar w:fldCharType="separate"/>
      </w:r>
      <w:r w:rsidR="00601B2A" w:rsidRPr="00601B2A">
        <w:rPr>
          <w:noProof/>
        </w:rPr>
        <w:t>[75]</w:t>
      </w:r>
      <w:r w:rsidR="00226D2B" w:rsidRPr="003D739A">
        <w:fldChar w:fldCharType="end"/>
      </w:r>
      <w:r w:rsidRPr="003D739A">
        <w:t xml:space="preserve">. Chakraborty et al. </w:t>
      </w:r>
      <w:r w:rsidR="00226D2B" w:rsidRPr="003D739A">
        <w:fldChar w:fldCharType="begin" w:fldLock="1"/>
      </w:r>
      <w:r w:rsidR="00455936">
        <w:instrText>ADDIN CSL_CITATION {"citationItems":[{"id":"ITEM-1","itemData":{"DOI":"10.1016/j.geoderma.2016.11.024","ISSN":"00167061","abstract":"Soil arsenic (As) contamination by anthropogenic and industrial activities is a problem of global concern. This pilot study demonstrates the feasibility of adapting the diffuse reflectance spectroscopy (DRS) approach using the visible near infrared (VisNIR) spectra for detecting soil As pollution. Further, spatial variability of soil As contamination was evaluated combining DRS based predictions and two geostatistical algorithms. The raw reflectance spectra were preprocessed using three spectral transformations for predicting soil As contamination using three multivariate algorithms. Quantitatively, better accuracy was produced by the elastic net-first derivative model (R2 = 0.97, residual prediction deviation = 6.32, RPIQ = 7.33, RMSE = 0.24 mg kg− 1). The prediction of soil As was dependent on the close association between soil As and spectrally active soil organic matter and Fe-/Al-oxides. Moreover, the As pollution risks hotspots were reasonably identified using ordinary kriging and indicator kriging interpolations based on DRS predicted As values.","author":[{"dropping-particle":"","family":"Chakraborty","given":"Somsubhra","non-dropping-particle":"","parse-names":false,"suffix":""},{"dropping-particle":"","family":"Weindorf","given":"David C.","non-dropping-particle":"","parse-names":false,"suffix":""},{"dropping-particle":"","family":"Deb","given":"Shovik","non-dropping-particle":"","parse-names":false,"suffix":""},{"dropping-particle":"","family":"Li","given":"Bin","non-dropping-particle":"","parse-names":false,"suffix":""},{"dropping-particle":"","family":"Paul","given":"Sathi","non-dropping-particle":"","parse-names":false,"suffix":""},{"dropping-particle":"","family":"Choudhury","given":"Ashok","non-dropping-particle":"","parse-names":false,"suffix":""},{"dropping-particle":"","family":"Ray","given":"Deb Prasad","non-dropping-particle":"","parse-names":false,"suffix":""}],"container-title":"Geoderma","id":"ITEM-1","issued":{"date-parts":[["2017"]]},"page":"72-81","title":"Rapid assessment of regional soil arsenic pollution risk via diffuse reflectance spectroscopy","type":"article-journal","volume":"289"},"uris":["http://www.mendeley.com/documents/?uuid=be8b36d3-afd9-43ff-8899-291cd9ef54b3"]}],"mendeley":{"formattedCitation":"[76]","plainTextFormattedCitation":"[76]","previouslyFormattedCitation":"[76]"},"properties":{"noteIndex":0},"schema":"https://github.com/citation-style-language/schema/raw/master/csl-citation.json"}</w:instrText>
      </w:r>
      <w:r w:rsidR="00226D2B" w:rsidRPr="003D739A">
        <w:fldChar w:fldCharType="separate"/>
      </w:r>
      <w:r w:rsidR="00601B2A" w:rsidRPr="00601B2A">
        <w:rPr>
          <w:noProof/>
        </w:rPr>
        <w:t>[76]</w:t>
      </w:r>
      <w:r w:rsidR="00226D2B" w:rsidRPr="003D739A">
        <w:fldChar w:fldCharType="end"/>
      </w:r>
      <w:r w:rsidRPr="003D739A">
        <w:t xml:space="preserve"> used VIS-NIR spectroscopy to determine As concentrations using the absorption feature associated with O-H and C-H bonds in SOM at a wavelength of around 1290-1310 nm.</w:t>
      </w:r>
    </w:p>
    <w:p w14:paraId="47A95802" w14:textId="77777777" w:rsidR="009304BA" w:rsidRPr="003D739A" w:rsidRDefault="009304BA" w:rsidP="009304BA">
      <w:pPr>
        <w:pStyle w:val="ListParagraph"/>
        <w:ind w:firstLine="360"/>
        <w:jc w:val="both"/>
      </w:pPr>
    </w:p>
    <w:p w14:paraId="46A20ED5" w14:textId="77777777" w:rsidR="0032780A" w:rsidRPr="003D739A" w:rsidRDefault="0032780A" w:rsidP="009304BA">
      <w:pPr>
        <w:pStyle w:val="ListParagraph"/>
        <w:numPr>
          <w:ilvl w:val="2"/>
          <w:numId w:val="6"/>
        </w:numPr>
        <w:spacing w:after="0"/>
        <w:rPr>
          <w:rFonts w:ascii="Times New Roman" w:hAnsi="Times New Roman" w:cs="Times New Roman"/>
          <w:b/>
          <w:bCs/>
          <w:sz w:val="20"/>
          <w:szCs w:val="20"/>
          <w:lang w:bidi="fa-IR"/>
        </w:rPr>
      </w:pPr>
      <w:r w:rsidRPr="003D739A">
        <w:rPr>
          <w:rFonts w:ascii="Times New Roman" w:hAnsi="Times New Roman" w:cs="Times New Roman"/>
          <w:b/>
          <w:bCs/>
          <w:sz w:val="20"/>
          <w:szCs w:val="20"/>
        </w:rPr>
        <w:t>Fe-oxides</w:t>
      </w:r>
    </w:p>
    <w:p w14:paraId="521FCD81" w14:textId="77777777" w:rsidR="006E2150" w:rsidRPr="003D739A" w:rsidRDefault="006E2150" w:rsidP="009304BA">
      <w:pPr>
        <w:spacing w:after="0"/>
        <w:ind w:left="720" w:firstLine="720"/>
        <w:jc w:val="both"/>
      </w:pPr>
      <w:r w:rsidRPr="003D739A">
        <w:t xml:space="preserve">Iron oxides and hydroxides are widely found in the earth’s surface, especially iron oxyhydroxide (goethite), which forms from weathered iron-rich minerals </w:t>
      </w:r>
      <w:r w:rsidR="00226D2B" w:rsidRPr="003D739A">
        <w:fldChar w:fldCharType="begin" w:fldLock="1"/>
      </w:r>
      <w:r w:rsidR="00455936">
        <w:instrText>ADDIN CSL_CITATION {"citationItems":[{"id":"ITEM-1","itemData":{"DOI":"10.1016/j.jhazmat.2013.11.059","ISSN":"18733336","PMID":"24361494","abstract":"Soil contamination by heavy metals is an increasingly important problem worldwide. Quick and reliable access to heavy metal concentration data is crucial for soil monitoring and remediation. Visible and near-infrared reflectance spectroscopy, which is known as a noninvasive, cost-effective, and environmentally friendly technique, has potential for the simultaneous estimation of the various heavy metal concentrations in soil. Moreover, it provides a valid alternative method for the estimation of heavy metal concentrations over large areas and long periods of time. This paper reviews the state of the art and presents the mechanisms, data, and methods for the estimation of heavy metal concentrations by the use of visible and near-infrared reflectance spectroscopy. The challenges facing the application of hyperspectral images in mapping soil contamination over large areas are also discussed. © 2013.","author":[{"dropping-particle":"","family":"Shi","given":"Tiezhu","non-dropping-particle":"","parse-names":false,"suffix":""},{"dropping-particle":"","family":"Chen","given":"Yiyun","non-dropping-particle":"","parse-names":false,"suffix":""},{"dropping-particle":"","family":"Liu","given":"Yaolin","non-dropping-particle":"","parse-names":false,"suffix":""},{"dropping-particle":"","family":"Wu","given":"Guofeng","non-dropping-particle":"","parse-names":false,"suffix":""}],"container-title":"Journal of Hazardous Materials","id":"ITEM-1","issued":{"date-parts":[["2014"]]},"page":"166-176","title":"Visible and near-infrared reflectance spectroscopy-An alternative for monitoring soil contamination by heavy metals","type":"article-journal","volume":"265"},"uris":["http://www.mendeley.com/documents/?uuid=8745ba50-d063-4c56-80eb-4fc5ef0751d7"]},{"id":"ITEM-2","itemData":{"DOI":"10.2136/sssaj2006.0285","ISSN":"03615995","abstract":"Conventional methods for investigating heavy metal contamination in soil are time consuming and expensive. In this study, we (i) explored reflectance spectroscopy as an alternative method for assessing heavy metals, and (ii) further explored the physicochemical mechanism that allows estimation of heavy metals with the reflectance spectroscopy method. We first investigated the spectral response of changing concentrations of heavy metals in soils. The results indicated that only at very high concentration can transition elements exhibit their inherent absorption features. In spite of this observation, we successfully predicted low levels of heavy metals in agricultural soils. The best prediction accuracies were obtained for the siderophile elements Ni, Cr, and Co. The poorest prediction was for Cd. The order of prediction accuracy for metals was approximately the same as the order of their correlation coefficients with Fe. Complementary to some previous studies that found that the intercorrelation between heavy metals and active soil components (such as Fe oxides, organic matter, and clay) is the major predictive mechanism, in the present study we concluded that the correlation with total Fe (including active and residual Fe) is the major mechanism. This conclusion was further supported by both correlation analysis and chemical sequential extraction. Correlation analysis showed that all metals are negatively correlated with reflectance while positively correlated with the absorption depth at about 500 nm, a feature resulting from goethite. The chemical forms of heavy metals, which showed that besides the crystalline Fe oxide and organic matter fractions, heavy metals have significant amounts in the residual fraction, also strengthened the conclusion. © Soil Science Society of America.","author":[{"dropping-particle":"","family":"Wu","given":"Yunzhao","non-dropping-particle":"","parse-names":false,"suffix":""},{"dropping-particle":"","family":"Chen","given":"Jun","non-dropping-particle":"","parse-names":false,"suffix":""},{"dropping-particle":"","family":"Ji","given":"Junfeng","non-dropping-particle":"","parse-names":false,"suffix":""},{"dropping-particle":"","family":"Gong","given":"Peng","non-dropping-particle":"","parse-names":false,"suffix":""},{"dropping-particle":"","family":"Liao","given":"Qilin","non-dropping-particle":"","parse-names":false,"suffix":""},{"dropping-particle":"","family":"Tian","given":"Qingjiu","non-dropping-particle":"","parse-names":false,"suffix":""},{"dropping-particle":"","family":"Ma","given":"Hongrui","non-dropping-particle":"","parse-names":false,"suffix":""}],"container-title":"Soil Science Society of America Journal","id":"ITEM-2","issue":"3","issued":{"date-parts":[["2007"]]},"page":"918-926","title":"A Mechanism Study of Reflectance Spectroscopy for Investigating Heavy Metals in Soils","type":"article-journal","volume":"71"},"uris":["http://www.mendeley.com/documents/?uuid=691373fa-61e5-4c87-af87-d57d980c95f8"]}],"mendeley":{"formattedCitation":"[52], [56]","plainTextFormattedCitation":"[52], [56]","previouslyFormattedCitation":"[52], [56]"},"properties":{"noteIndex":0},"schema":"https://github.com/citation-style-language/schema/raw/master/csl-citation.json"}</w:instrText>
      </w:r>
      <w:r w:rsidR="00226D2B" w:rsidRPr="003D739A">
        <w:fldChar w:fldCharType="separate"/>
      </w:r>
      <w:r w:rsidR="00601B2A" w:rsidRPr="00601B2A">
        <w:rPr>
          <w:noProof/>
        </w:rPr>
        <w:t>[52], [56]</w:t>
      </w:r>
      <w:r w:rsidR="00226D2B" w:rsidRPr="003D739A">
        <w:fldChar w:fldCharType="end"/>
      </w:r>
      <w:r w:rsidRPr="003D739A">
        <w:t xml:space="preserve">. Because Fe-oxides are characterized by high surface charge, large surface area and strong adsorption capacity, they play a crucial role in the fate and transport of heavy metals in the subsurface </w:t>
      </w:r>
      <w:r w:rsidR="00226D2B" w:rsidRPr="003D739A">
        <w:fldChar w:fldCharType="begin" w:fldLock="1"/>
      </w:r>
      <w:r w:rsidR="00455936">
        <w:instrText>ADDIN CSL_CITATION {"citationItems":[{"id":"ITEM-1","itemData":{"DOI":"10.2136/sssaj1982.03615995004600050044x","ISSN":"03615995","abstract":"Sincesodiumdithionite(Na2S20.)isoftencontaminatedwithzinc (ZJl)andcanformmetalsuL</w:instrText>
      </w:r>
      <w:r w:rsidR="00455936">
        <w:rPr>
          <w:rFonts w:ascii="MS Gothic" w:eastAsia="MS Gothic" w:hAnsi="MS Gothic" w:cs="MS Gothic" w:hint="eastAsia"/>
        </w:rPr>
        <w:instrText>丘</w:instrText>
      </w:r>
      <w:r w:rsidR="00455936">
        <w:instrText>deprecipitates,itisnotsuitablefor SOlubiLizingiron(Fe)oxidesinfractionationschemesforsoiJmi</w:instrText>
      </w:r>
      <w:r w:rsidR="00455936">
        <w:rPr>
          <w:rFonts w:ascii="MS Gothic" w:eastAsia="MS Gothic" w:hAnsi="MS Gothic" w:cs="MS Gothic" w:hint="eastAsia"/>
        </w:rPr>
        <w:instrText>･</w:instrText>
      </w:r>
      <w:r w:rsidR="00455936">
        <w:instrText xml:space="preserve"> CroeLement5.TheobjectivewastoandaLnalternatemethodtosoLu</w:instrText>
      </w:r>
      <w:r w:rsidR="00455936">
        <w:rPr>
          <w:rFonts w:ascii="MS Gothic" w:eastAsia="MS Gothic" w:hAnsi="MS Gothic" w:cs="MS Gothic" w:hint="eastAsia"/>
        </w:rPr>
        <w:instrText>･</w:instrText>
      </w:r>
      <w:r w:rsidR="00455936">
        <w:instrText xml:space="preserve"> baizecrystallineFeoxidesthatwould</w:instrText>
      </w:r>
      <w:r w:rsidR="00455936">
        <w:rPr>
          <w:rFonts w:ascii="MS Gothic" w:eastAsia="MS Gothic" w:hAnsi="MS Gothic" w:cs="MS Gothic" w:hint="eastAsia"/>
        </w:rPr>
        <w:instrText>丘</w:instrText>
      </w:r>
      <w:r w:rsidR="00455936">
        <w:instrText>tintoaschemeinchding extractant5foramorphotlSFeandmanganese(Mn)oxides.three soilsweree7EtraCtedwithseyenreagent5designedtoremoyeamorphottsand/ orcrystallineFeorMnoxides</w:instrText>
      </w:r>
      <w:r w:rsidR="00455936">
        <w:rPr>
          <w:rFonts w:ascii="MS Gothic" w:eastAsia="MS Gothic" w:hAnsi="MS Gothic" w:cs="MS Gothic" w:hint="eastAsia"/>
        </w:rPr>
        <w:instrText>【</w:instrText>
      </w:r>
      <w:r w:rsidR="00455936">
        <w:instrText>0</w:instrText>
      </w:r>
      <w:r w:rsidR="00455936">
        <w:rPr>
          <w:rFonts w:ascii="MS Gothic" w:eastAsia="MS Gothic" w:hAnsi="MS Gothic" w:cs="MS Gothic" w:hint="eastAsia"/>
        </w:rPr>
        <w:instrText>･</w:instrText>
      </w:r>
      <w:r w:rsidR="00455936">
        <w:instrText>lM Na.Plo,,pH10.0; 0</w:instrText>
      </w:r>
      <w:r w:rsidR="00455936">
        <w:rPr>
          <w:rFonts w:ascii="MS Gothic" w:eastAsia="MS Gothic" w:hAnsi="MS Gothic" w:cs="MS Gothic" w:hint="eastAsia"/>
        </w:rPr>
        <w:instrText>･</w:instrText>
      </w:r>
      <w:r w:rsidR="00455936">
        <w:instrText>LW(NH.)2CzO.inO</w:instrText>
      </w:r>
      <w:r w:rsidR="00455936">
        <w:rPr>
          <w:rFonts w:ascii="MS Gothic" w:eastAsia="MS Gothic" w:hAnsi="MS Gothic" w:cs="MS Gothic" w:hint="eastAsia"/>
        </w:rPr>
        <w:instrText>･</w:instrText>
      </w:r>
      <w:r w:rsidR="00455936">
        <w:instrText>2MH2C20.,pH3.0(oxahte);0.1MNH2011-HCL, pI12</w:instrText>
      </w:r>
      <w:r w:rsidR="00455936">
        <w:rPr>
          <w:rFonts w:ascii="MS Gothic" w:eastAsia="MS Gothic" w:hAnsi="MS Gothic" w:cs="MS Gothic" w:hint="eastAsia"/>
        </w:rPr>
        <w:instrText>･</w:instrText>
      </w:r>
      <w:r w:rsidR="00455936">
        <w:instrText>0;l</w:instrText>
      </w:r>
      <w:r w:rsidR="00455936">
        <w:rPr>
          <w:rFonts w:ascii="MS Gothic" w:eastAsia="MS Gothic" w:hAnsi="MS Gothic" w:cs="MS Gothic" w:hint="eastAsia"/>
        </w:rPr>
        <w:instrText>･</w:instrText>
      </w:r>
      <w:r w:rsidR="00455936">
        <w:instrText>OM NHzOHIHCLin25% aceticacid;0.1M ascorbicadd intheoxalatesolution;0</w:instrText>
      </w:r>
      <w:r w:rsidR="00455936">
        <w:rPr>
          <w:rFonts w:ascii="MS Gothic" w:eastAsia="MS Gothic" w:hAnsi="MS Gothic" w:cs="MS Gothic" w:hint="eastAsia"/>
        </w:rPr>
        <w:instrText>･</w:instrText>
      </w:r>
      <w:r w:rsidR="00455936">
        <w:instrText>lgSnCIzpergramofsoilintheoxaLate solution;aLnd1.0gdithionitepergraJnOfsoilincitratebu</w:instrText>
      </w:r>
      <w:r w:rsidR="00455936">
        <w:rPr>
          <w:rFonts w:ascii="MS Gothic" w:eastAsia="MS Gothic" w:hAnsi="MS Gothic" w:cs="MS Gothic" w:hint="eastAsia"/>
        </w:rPr>
        <w:instrText>恥</w:instrText>
      </w:r>
      <w:r w:rsidR="00455936">
        <w:instrText>r].The Na4P207,aneXlractantforeJementsassociatedwiththeorganicfrac</w:instrText>
      </w:r>
      <w:r w:rsidR="00455936">
        <w:rPr>
          <w:rFonts w:ascii="MS Gothic" w:eastAsia="MS Gothic" w:hAnsi="MS Gothic" w:cs="MS Gothic" w:hint="eastAsia"/>
        </w:rPr>
        <w:instrText>･</w:instrText>
      </w:r>
      <w:r w:rsidR="00455936">
        <w:instrText xml:space="preserve"> lion,extractedamounts0rFesimiJarlothatfortheoxahtesoJution. ThetwoNHIOH-HCLextractantssoJubilizedveryLittJeFe(&lt;1% totaJ),butNH2011-HClaJonesoLtlbilizedasmuchMnasmostofthe otherextractant5indicatingthatitisspeciGcforMnoxjdes</w:instrText>
      </w:r>
      <w:r w:rsidR="00455936">
        <w:rPr>
          <w:rFonts w:ascii="MS Gothic" w:eastAsia="MS Gothic" w:hAnsi="MS Gothic" w:cs="MS Gothic" w:hint="eastAsia"/>
        </w:rPr>
        <w:instrText>･</w:instrText>
      </w:r>
      <w:r w:rsidR="00455936">
        <w:instrText>The ascorbicacid-oxalateaLndSnCJ2-0XaJateexperimentdmethodsex</w:instrText>
      </w:r>
      <w:r w:rsidR="00455936">
        <w:rPr>
          <w:rFonts w:ascii="MS Gothic" w:eastAsia="MS Gothic" w:hAnsi="MS Gothic" w:cs="MS Gothic" w:hint="eastAsia"/>
        </w:rPr>
        <w:instrText>･</w:instrText>
      </w:r>
      <w:r w:rsidR="00455936">
        <w:instrText xml:space="preserve"> tractedamountsofFesimihrtothedithionitemethodaLndamounts ofALhigherthnthedithiomiteJnethod.OEtheamorphousFe</w:instrText>
      </w:r>
      <w:r w:rsidR="00455936">
        <w:rPr>
          <w:rFonts w:ascii="MS Gothic" w:eastAsia="MS Gothic" w:hAnsi="MS Gothic" w:cs="MS Gothic" w:hint="eastAsia"/>
        </w:rPr>
        <w:instrText>･</w:instrText>
      </w:r>
      <w:r w:rsidR="00455936">
        <w:instrText>oxide extractantsltheoxalatesoJtllionsobbilizedthemostZnandCu, WhereasofthecrystaIJineFe</w:instrText>
      </w:r>
      <w:r w:rsidR="00455936">
        <w:rPr>
          <w:rFonts w:ascii="MS Gothic" w:eastAsia="MS Gothic" w:hAnsi="MS Gothic" w:cs="MS Gothic" w:hint="eastAsia"/>
        </w:rPr>
        <w:instrText>･</w:instrText>
      </w:r>
      <w:r w:rsidR="00455936">
        <w:instrText>oxideextractants,theascorbicacid</w:instrText>
      </w:r>
      <w:r w:rsidR="00455936">
        <w:rPr>
          <w:rFonts w:ascii="MS Gothic" w:eastAsia="MS Gothic" w:hAnsi="MS Gothic" w:cs="MS Gothic" w:hint="eastAsia"/>
        </w:rPr>
        <w:instrText>･</w:instrText>
      </w:r>
      <w:r w:rsidR="00455936">
        <w:instrText xml:space="preserve"> qxaLateso)ubiJizedthehighestamotlntSOfZnandCu.Theextractants stlggeStedforafractiomtionscJlemeareNfI20H-HCJforMnoxides, oxaLatesolutionshakenwiththesoilinthedarkforamorphousFe oxides,andascorbicacid-oxalateforcrystallineFeoxides.","author":[{"dropping-particle":"","family":"Shuman","given":"L. M.","non-dropping-particle":"","parse-names":false,"suffix":""}],"container-title":"Soil Science Society of America Journal","id":"ITEM-1","issue":"5","issued":{"date-parts":[["1982"]]},"page":"1099-1102","title":"Separating Soil Iron- and Manganese-Oxide Fractions for Microelement Analysis","type":"article-journal","volume":"46"},"uris":["http://www.mendeley.com/documents/?uuid=a0bb8ec8-a0ef-4542-bb96-986344605695"]}],"mendeley":{"formattedCitation":"[77]","plainTextFormattedCitation":"[77]","previouslyFormattedCitation":"[77]"},"properties":{"noteIndex":0},"schema":"https://github.com/citation-style-language/schema/raw/master/csl-citation.json"}</w:instrText>
      </w:r>
      <w:r w:rsidR="00226D2B" w:rsidRPr="003D739A">
        <w:fldChar w:fldCharType="separate"/>
      </w:r>
      <w:r w:rsidR="00601B2A" w:rsidRPr="00601B2A">
        <w:rPr>
          <w:noProof/>
        </w:rPr>
        <w:t>[77]</w:t>
      </w:r>
      <w:r w:rsidR="00226D2B" w:rsidRPr="003D739A">
        <w:fldChar w:fldCharType="end"/>
      </w:r>
      <w:r w:rsidRPr="003D739A">
        <w:t xml:space="preserve">. For this reason, concentrations of soil heavy metals often correlate to those of Fe-oxides </w:t>
      </w:r>
      <w:r w:rsidR="00226D2B" w:rsidRPr="003D739A">
        <w:fldChar w:fldCharType="begin" w:fldLock="1"/>
      </w:r>
      <w:r w:rsidR="00455936">
        <w:instrText>ADDIN CSL_CITATION {"citationItems":[{"id":"ITEM-1","itemData":{"DOI":"10.2136/sssaj2006.0285","ISSN":"03615995","abstract":"Conventional methods for investigating heavy metal contamination in soil are time consuming and expensive. In this study, we (i) explored reflectance spectroscopy as an alternative method for assessing heavy metals, and (ii) further explored the physicochemical mechanism that allows estimation of heavy metals with the reflectance spectroscopy method. We first investigated the spectral response of changing concentrations of heavy metals in soils. The results indicated that only at very high concentration can transition elements exhibit their inherent absorption features. In spite of this observation, we successfully predicted low levels of heavy metals in agricultural soils. The best prediction accuracies were obtained for the siderophile elements Ni, Cr, and Co. The poorest prediction was for Cd. The order of prediction accuracy for metals was approximately the same as the order of their correlation coefficients with Fe. Complementary to some previous studies that found that the intercorrelation between heavy metals and active soil components (such as Fe oxides, organic matter, and clay) is the major predictive mechanism, in the present study we concluded that the correlation with total Fe (including active and residual Fe) is the major mechanism. This conclusion was further supported by both correlation analysis and chemical sequential extraction. Correlation analysis showed that all metals are negatively correlated with reflectance while positively correlated with the absorption depth at about 500 nm, a feature resulting from goethite. The chemical forms of heavy metals, which showed that besides the crystalline Fe oxide and organic matter fractions, heavy metals have significant amounts in the residual fraction, also strengthened the conclusion. © Soil Science Society of America.","author":[{"dropping-particle":"","family":"Wu","given":"Yunzhao","non-dropping-particle":"","parse-names":false,"suffix":""},{"dropping-particle":"","family":"Chen","given":"Jun","non-dropping-particle":"","parse-names":false,"suffix":""},{"dropping-particle":"","family":"Ji","given":"Junfeng","non-dropping-particle":"","parse-names":false,"suffix":""},{"dropping-particle":"","family":"Gong","given":"Peng","non-dropping-particle":"","parse-names":false,"suffix":""},{"dropping-particle":"","family":"Liao","given":"Qilin","non-dropping-particle":"","parse-names":false,"suffix":""},{"dropping-particle":"","family":"Tian","given":"Qingjiu","non-dropping-particle":"","parse-names":false,"suffix":""},{"dropping-particle":"","family":"Ma","given":"Hongrui","non-dropping-particle":"","parse-names":false,"suffix":""}],"container-title":"Soil Science Society of America Journal","id":"ITEM-1","issue":"3","issued":{"date-parts":[["2007"]]},"page":"918-926","title":"A Mechanism Study of Reflectance Spectroscopy for Investigating Heavy Metals in Soils","type":"article-journal","volume":"71"},"uris":["http://www.mendeley.com/documents/?uuid=691373fa-61e5-4c87-af87-d57d980c95f8"]}],"mendeley":{"formattedCitation":"[56]","plainTextFormattedCitation":"[56]","previouslyFormattedCitation":"[56]"},"properties":{"noteIndex":0},"schema":"https://github.com/citation-style-language/schema/raw/master/csl-citation.json"}</w:instrText>
      </w:r>
      <w:r w:rsidR="00226D2B" w:rsidRPr="003D739A">
        <w:fldChar w:fldCharType="separate"/>
      </w:r>
      <w:r w:rsidR="00601B2A" w:rsidRPr="00601B2A">
        <w:rPr>
          <w:noProof/>
        </w:rPr>
        <w:t>[56]</w:t>
      </w:r>
      <w:r w:rsidR="00226D2B" w:rsidRPr="003D739A">
        <w:fldChar w:fldCharType="end"/>
      </w:r>
      <w:r w:rsidRPr="003D739A">
        <w:t xml:space="preserve">. VIRS detection is possible because various peaks, including 565, 435, 500 </w:t>
      </w:r>
      <w:r w:rsidRPr="003D739A">
        <w:lastRenderedPageBreak/>
        <w:t>nm and band</w:t>
      </w:r>
      <w:r w:rsidR="00E34345">
        <w:t>s between 650 and 760 nm (Fig. 1</w:t>
      </w:r>
      <w:r w:rsidRPr="003D739A">
        <w:t xml:space="preserve">), have been associated with Fe-oxides, with significant correlations identified with soil heavy metals </w:t>
      </w:r>
      <w:r w:rsidR="00226D2B" w:rsidRPr="003D739A">
        <w:fldChar w:fldCharType="begin" w:fldLock="1"/>
      </w:r>
      <w:r w:rsidR="00455936">
        <w:instrText>ADDIN CSL_CITATION {"citationItems":[{"id":"ITEM-1","itemData":{"DOI":"10.1021/es0624422","ISSN":"0013936X","PMID":"17547162","abstract":"Sediments of the Changjiang River have been found in recent studies to be enriched in cadmium (Cd). The possibility and mechanisms for evaluating total Cd concentration and its binding form using reflectance spectroscopy within the visible-near-infrared (VNIR) region (400-2500 nm) have been investigated. Bottom sediments (69 samples) in the lower reaches of the river were collected for chemical analyses and spectral measurements. Total Cd concentration in the sediments was found to be exponentially related to the spectral proxies for organic matter (spectral reflectance at 400-530 nm), clay minerals (first derivative (FD) values at the shoulders related to absorption bands near 1400, 1900, and 2200 nm), and Fe oxides (FD values at 560-760 nm). The results indicated that the spectrally featureless Cd was mostly bound to these spectrally active materials, which made it possible for Cd concentration to be determined from reflectance spectra. This conclusion was also confirmed by the results of chemically sequential extraction of Cd. This study has demonstrated the usage and theoretical basis of reflectance spectroscopy, which is a rapid and inexpensive analytical method, for evaluating contamination by heavy metals and their binding forms in sediments. © 2007 American Chemical Society.","author":[{"dropping-particle":"","family":"Xue","given":"Qi Xia","non-dropping-particle":"","parse-names":false,"suffix":""},{"dropping-particle":"","family":"Yu","given":"Qian Mao","non-dropping-particle":"","parse-names":false,"suffix":""},{"dropping-particle":"","family":"Jun","given":"Feng Ji","non-dropping-particle":"","parse-names":false,"suffix":""},{"dropping-particle":"","family":"Hong","given":"Rui Ma","non-dropping-particle":"","parse-names":false,"suffix":""},{"dropping-particle":"","family":"Chen","given":"Jun","non-dropping-particle":"","parse-names":false,"suffix":""},{"dropping-particle":"","family":"Qi","given":"Lin Liao","non-dropping-particle":"","parse-names":false,"suffix":""}],"container-title":"Environmental Science and Technology","id":"ITEM-1","issue":"10","issued":{"date-parts":[["2007"]]},"page":"3449-3454","title":"Reflectance spectroscopy study of Cd contamination in the sediments of the Changjiang River, China","type":"article-journal","volume":"41"},"uris":["http://www.mendeley.com/documents/?uuid=291d4f07-b485-4da3-b220-bc697bfd14a4"]}],"mendeley":{"formattedCitation":"[57]","plainTextFormattedCitation":"[57]","previouslyFormattedCitation":"[57]"},"properties":{"noteIndex":0},"schema":"https://github.com/citation-style-language/schema/raw/master/csl-citation.json"}</w:instrText>
      </w:r>
      <w:r w:rsidR="00226D2B" w:rsidRPr="003D739A">
        <w:fldChar w:fldCharType="separate"/>
      </w:r>
      <w:r w:rsidR="00601B2A" w:rsidRPr="00601B2A">
        <w:rPr>
          <w:noProof/>
        </w:rPr>
        <w:t>[57]</w:t>
      </w:r>
      <w:r w:rsidR="00226D2B" w:rsidRPr="003D739A">
        <w:fldChar w:fldCharType="end"/>
      </w:r>
      <w:r w:rsidRPr="003D739A">
        <w:t xml:space="preserve">. Kemper and Sommer </w:t>
      </w:r>
      <w:r w:rsidR="00226D2B" w:rsidRPr="003D739A">
        <w:fldChar w:fldCharType="begin" w:fldLock="1"/>
      </w:r>
      <w:r w:rsidR="00455936">
        <w:instrText>ADDIN CSL_CITATION {"citationItems":[{"id":"ITEM-1","itemData":{"DOI":"10.1021/es015747j","ISSN":"0013936X","PMID":"12099473","abstract":"The possibility to adapt chemometrics approaches for the quantitative estimation of heavy metals in soils polluted by a mining accident was explored. In April 1998, the dam of a mine tailings pond in Aznalcóllar (Spain) collapsed and flooded an area of more than 4000 ha with pyritic sludge contaminated with high concentrations of heavy metals. Six months after the end of the first remediation campaign, soil samples were collected for chemical analysis and measurement of visible to near-infrared reflectance (0.35-2.4 μm). Concentrations for As, Cd, Cu, Fe, Hg, Pb, S, Sb, and Zn were well above background values. Prediction of heavy metals was achieved by stepwise multiple linear regression analysis (MLR) and an artificial neural network (ANN) approach. It was possible to predict six out of nine elements with high accuracy. Best R2 between predicted and chemically analyzed concentrations were As, 0.84; Fe, 0.72; Hg, 0.96; Pb, 0.95; S, 0.87; and Sb, 0.93. Results for Cd (0.51), Cu (0.43), and Zn (0.24) were not significant. MLR and ANN both achieved similar results. Correlation analysis revealed that most wavelengths important for prediction could be attributed to absorptions features of iron and iron oxides. These results indicate that it is feasible to predict heavy metals in soils contaminated by mining residuals using the rapid and cost-effective reflectance spectroscopy.","author":[{"dropping-particle":"","family":"Kemper","given":"Thomas","non-dropping-particle":"","parse-names":false,"suffix":""},{"dropping-particle":"","family":"Sommer","given":"Stefan","non-dropping-particle":"","parse-names":false,"suffix":""}],"container-title":"Environmental Science and Technology","id":"ITEM-1","issue":"12","issued":{"date-parts":[["2002"]]},"page":"2742-2747","title":"Estimate of heavy metal contamination in soils after a mining accident using reflectance spectroscopy","type":"article-journal","volume":"36"},"uris":["http://www.mendeley.com/documents/?uuid=6226f9c1-35f0-46f7-a533-5ed21875b614"]}],"mendeley":{"formattedCitation":"[78]","plainTextFormattedCitation":"[78]","previouslyFormattedCitation":"[78]"},"properties":{"noteIndex":0},"schema":"https://github.com/citation-style-language/schema/raw/master/csl-citation.json"}</w:instrText>
      </w:r>
      <w:r w:rsidR="00226D2B" w:rsidRPr="003D739A">
        <w:fldChar w:fldCharType="separate"/>
      </w:r>
      <w:r w:rsidR="00601B2A" w:rsidRPr="00601B2A">
        <w:rPr>
          <w:noProof/>
        </w:rPr>
        <w:t>[78]</w:t>
      </w:r>
      <w:r w:rsidR="00226D2B" w:rsidRPr="003D739A">
        <w:fldChar w:fldCharType="end"/>
      </w:r>
      <w:r w:rsidRPr="003D739A">
        <w:t xml:space="preserve"> found that As closely correlated with the reflectance of Fe oxide related bands at ~550 nm wavelength. Wu et al. </w:t>
      </w:r>
      <w:r w:rsidR="00226D2B" w:rsidRPr="003D739A">
        <w:fldChar w:fldCharType="begin" w:fldLock="1"/>
      </w:r>
      <w:r w:rsidR="00455936">
        <w:instrText>ADDIN CSL_CITATION {"citationItems":[{"id":"ITEM-1","itemData":{"DOI":"10.1097/SS.0b013e3182114717","ISSN":"0038075X","abstract":"In this article, we propose that reflectance spectroscopy or remote sensing technology is a rapid and inexpensive tool to monitor heavy-metal contamination in soils. We analyzed three data sets by both chemical and reflectance spectroscopy methods. Despite the data sets being obtained from different locations and at different times, all three data sets gave similar results; that is, those that were well correlated with Fe also had higher predictive accuracy: Ni, Cr, and Co in Baguazhou Island; Ni, Cr, and Cu in Jiangning County; Ni, Cu, and As in some areas of Baguazhou Island had close correlations with Fe, with greater R2. Cd and Pb in Baguazhou Island; Cd, As, and Hg in Jiangning County; Hg, Pb, and Cd in some areas of Baguazhou Island had low correlations with Fe. The predictions of these elements were also the least among all the elements. The same results were found for the prediction of global calibration. The consistent trends acquired by the four performances, that is, the order of prediction accuracy for contaminant elements was approximately the same as the order of their correlation coefficients with Fe, strongly suggesting that the successful prediction of the spectrally featureless contaminant elements by reflectance spectra is not only statistically coincident, but representative of an underlying or general relationship between the spectra and the elements. The relationship is indicative of a physical mechanism between reflectance spectra and trace elements. The F statistic shows that the performance of the simulated HyMap, TM, and QuickBird bands also gave satisfactory results. These two observations demonstrate that heavy-metal contamination can be monitored successfully using remote sensing technology. Copyright © 2011 by Lippincott Williams &amp; Wilkins.","author":[{"dropping-particle":"","family":"Wu","given":"Yunzhao","non-dropping-particle":"","parse-names":false,"suffix":""},{"dropping-particle":"","family":"Zhang","given":"Xia","non-dropping-particle":"","parse-names":false,"suffix":""},{"dropping-particle":"","family":"Liao","given":"Qilin","non-dropping-particle":"","parse-names":false,"suffix":""},{"dropping-particle":"","family":"Ji","given":"Junfeng","non-dropping-particle":"","parse-names":false,"suffix":""}],"container-title":"Soil Science","id":"ITEM-1","issue":"4","issued":{"date-parts":[["2011"]]},"page":"196-205","title":"Can contaminant elements in soils be assessed by remote sensing technology: A case study with simulated data","type":"article-journal","volume":"176"},"uris":["http://www.mendeley.com/documents/?uuid=8a926000-6d0b-43b9-bf0d-9d7f8b27e1a2"]}],"mendeley":{"formattedCitation":"[79]","plainTextFormattedCitation":"[79]","previouslyFormattedCitation":"[79]"},"properties":{"noteIndex":0},"schema":"https://github.com/citation-style-language/schema/raw/master/csl-citation.json"}</w:instrText>
      </w:r>
      <w:r w:rsidR="00226D2B" w:rsidRPr="003D739A">
        <w:fldChar w:fldCharType="separate"/>
      </w:r>
      <w:r w:rsidR="00601B2A" w:rsidRPr="00601B2A">
        <w:rPr>
          <w:noProof/>
        </w:rPr>
        <w:t>[79]</w:t>
      </w:r>
      <w:r w:rsidR="00226D2B" w:rsidRPr="003D739A">
        <w:fldChar w:fldCharType="end"/>
      </w:r>
      <w:r w:rsidRPr="003D739A">
        <w:t xml:space="preserve"> reported that Ni concentrations can exhibit a negative correlation with iron oxides, especially in the 480-580 nm wavelength region. Chakraborty et al. </w:t>
      </w:r>
      <w:r w:rsidR="00226D2B" w:rsidRPr="003D739A">
        <w:fldChar w:fldCharType="begin" w:fldLock="1"/>
      </w:r>
      <w:r w:rsidR="00455936">
        <w:instrText>ADDIN CSL_CITATION {"citationItems":[{"id":"ITEM-1","itemData":{"DOI":"10.1016/j.geoderma.2016.11.024","ISSN":"00167061","abstract":"Soil arsenic (As) contamination by anthropogenic and industrial activities is a problem of global concern. This pilot study demonstrates the feasibility of adapting the diffuse reflectance spectroscopy (DRS) approach using the visible near infrared (VisNIR) spectra for detecting soil As pollution. Further, spatial variability of soil As contamination was evaluated combining DRS based predictions and two geostatistical algorithms. The raw reflectance spectra were preprocessed using three spectral transformations for predicting soil As contamination using three multivariate algorithms. Quantitatively, better accuracy was produced by the elastic net-first derivative model (R2 = 0.97, residual prediction deviation = 6.32, RPIQ = 7.33, RMSE = 0.24 mg kg− 1). The prediction of soil As was dependent on the close association between soil As and spectrally active soil organic matter and Fe-/Al-oxides. Moreover, the As pollution risks hotspots were reasonably identified using ordinary kriging and indicator kriging interpolations based on DRS predicted As values.","author":[{"dropping-particle":"","family":"Chakraborty","given":"Somsubhra","non-dropping-particle":"","parse-names":false,"suffix":""},{"dropping-particle":"","family":"Weindorf","given":"David C.","non-dropping-particle":"","parse-names":false,"suffix":""},{"dropping-particle":"","family":"Deb","given":"Shovik","non-dropping-particle":"","parse-names":false,"suffix":""},{"dropping-particle":"","family":"Li","given":"Bin","non-dropping-particle":"","parse-names":false,"suffix":""},{"dropping-particle":"","family":"Paul","given":"Sathi","non-dropping-particle":"","parse-names":false,"suffix":""},{"dropping-particle":"","family":"Choudhury","given":"Ashok","non-dropping-particle":"","parse-names":false,"suffix":""},{"dropping-particle":"","family":"Ray","given":"Deb Prasad","non-dropping-particle":"","parse-names":false,"suffix":""}],"container-title":"Geoderma","id":"ITEM-1","issued":{"date-parts":[["2017"]]},"page":"72-81","title":"Rapid assessment of regional soil arsenic pollution risk via diffuse reflectance spectroscopy","type":"article-journal","volume":"289"},"uris":["http://www.mendeley.com/documents/?uuid=be8b36d3-afd9-43ff-8899-291cd9ef54b3"]}],"mendeley":{"formattedCitation":"[76]","plainTextFormattedCitation":"[76]","previouslyFormattedCitation":"[76]"},"properties":{"noteIndex":0},"schema":"https://github.com/citation-style-language/schema/raw/master/csl-citation.json"}</w:instrText>
      </w:r>
      <w:r w:rsidR="00226D2B" w:rsidRPr="003D739A">
        <w:fldChar w:fldCharType="separate"/>
      </w:r>
      <w:r w:rsidR="00601B2A" w:rsidRPr="00601B2A">
        <w:rPr>
          <w:noProof/>
        </w:rPr>
        <w:t>[76]</w:t>
      </w:r>
      <w:r w:rsidR="00226D2B" w:rsidRPr="003D739A">
        <w:fldChar w:fldCharType="end"/>
      </w:r>
      <w:r w:rsidRPr="003D739A">
        <w:t xml:space="preserve"> reported that As concentrations had a strong correlation with Fe oxides, meaning that high levels of regression fitness with diffuse reflectance data could be achieved.</w:t>
      </w:r>
    </w:p>
    <w:p w14:paraId="291BBCAF" w14:textId="77777777" w:rsidR="006E2150" w:rsidRPr="003D739A" w:rsidRDefault="006E2150" w:rsidP="00E34345">
      <w:pPr>
        <w:ind w:left="720" w:firstLine="720"/>
        <w:jc w:val="center"/>
      </w:pPr>
      <w:r w:rsidRPr="003D739A">
        <w:rPr>
          <w:noProof/>
          <w:lang w:val="pt-PT" w:eastAsia="pt-PT"/>
        </w:rPr>
        <w:drawing>
          <wp:inline distT="0" distB="0" distL="0" distR="0" wp14:anchorId="52C380BA" wp14:editId="312E3E22">
            <wp:extent cx="2934268" cy="166793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74" b="13276"/>
                    <a:stretch/>
                  </pic:blipFill>
                  <pic:spPr bwMode="auto">
                    <a:xfrm>
                      <a:off x="0" y="0"/>
                      <a:ext cx="2966157" cy="1686060"/>
                    </a:xfrm>
                    <a:prstGeom prst="rect">
                      <a:avLst/>
                    </a:prstGeom>
                    <a:ln>
                      <a:noFill/>
                    </a:ln>
                    <a:extLst>
                      <a:ext uri="{53640926-AAD7-44D8-BBD7-CCE9431645EC}">
                        <a14:shadowObscured xmlns:a14="http://schemas.microsoft.com/office/drawing/2010/main"/>
                      </a:ext>
                    </a:extLst>
                  </pic:spPr>
                </pic:pic>
              </a:graphicData>
            </a:graphic>
          </wp:inline>
        </w:drawing>
      </w:r>
    </w:p>
    <w:p w14:paraId="282251DA" w14:textId="77777777" w:rsidR="009304BA" w:rsidRPr="00E34345" w:rsidRDefault="00E34345" w:rsidP="00E34345">
      <w:pPr>
        <w:ind w:left="720" w:firstLine="720"/>
        <w:jc w:val="center"/>
        <w:rPr>
          <w:sz w:val="18"/>
          <w:szCs w:val="18"/>
        </w:rPr>
      </w:pPr>
      <w:r w:rsidRPr="00E34345">
        <w:rPr>
          <w:sz w:val="18"/>
          <w:szCs w:val="18"/>
        </w:rPr>
        <w:t>Fig 1</w:t>
      </w:r>
      <w:r w:rsidR="009304BA" w:rsidRPr="00E34345">
        <w:rPr>
          <w:sz w:val="18"/>
          <w:szCs w:val="18"/>
        </w:rPr>
        <w:t xml:space="preserve">. </w:t>
      </w:r>
      <w:r w:rsidR="009304BA" w:rsidRPr="00E34345">
        <w:rPr>
          <w:rFonts w:ascii="AdvOT863180fb" w:hAnsi="AdvOT863180fb" w:cs="AdvOT863180fb"/>
          <w:sz w:val="9"/>
          <w:szCs w:val="9"/>
        </w:rPr>
        <w:t xml:space="preserve"> </w:t>
      </w:r>
      <w:r w:rsidR="009304BA" w:rsidRPr="00E34345">
        <w:rPr>
          <w:sz w:val="18"/>
          <w:szCs w:val="18"/>
        </w:rPr>
        <w:t>Key wavelengths for soil contamination prediction based on VIRS.</w:t>
      </w:r>
    </w:p>
    <w:p w14:paraId="47AAEE96" w14:textId="77777777" w:rsidR="0032780A" w:rsidRPr="003D739A" w:rsidRDefault="0032780A" w:rsidP="004E7AA9">
      <w:pPr>
        <w:pStyle w:val="ListParagraph"/>
        <w:numPr>
          <w:ilvl w:val="2"/>
          <w:numId w:val="6"/>
        </w:numPr>
        <w:rPr>
          <w:rFonts w:ascii="Times New Roman" w:hAnsi="Times New Roman" w:cs="Times New Roman"/>
          <w:b/>
          <w:bCs/>
          <w:sz w:val="20"/>
          <w:szCs w:val="20"/>
          <w:lang w:bidi="fa-IR"/>
        </w:rPr>
      </w:pPr>
      <w:r w:rsidRPr="003D739A">
        <w:rPr>
          <w:rFonts w:ascii="Times New Roman" w:hAnsi="Times New Roman" w:cs="Times New Roman"/>
          <w:b/>
          <w:bCs/>
          <w:sz w:val="20"/>
          <w:szCs w:val="20"/>
        </w:rPr>
        <w:t>Clay minerals</w:t>
      </w:r>
    </w:p>
    <w:p w14:paraId="038FDAE5" w14:textId="77777777" w:rsidR="006E2150" w:rsidRPr="003D739A" w:rsidRDefault="006E2150" w:rsidP="009304BA">
      <w:pPr>
        <w:ind w:left="720"/>
        <w:jc w:val="both"/>
        <w:rPr>
          <w:rFonts w:ascii="Times New Roman" w:hAnsi="Times New Roman" w:cs="Times New Roman"/>
          <w:b/>
          <w:bCs/>
          <w:sz w:val="20"/>
          <w:szCs w:val="20"/>
          <w:lang w:bidi="fa-IR"/>
        </w:rPr>
      </w:pPr>
      <w:r w:rsidRPr="003D739A">
        <w:t xml:space="preserve">Hydroxyl absorption associated with molecular water can be detected at 1400 nm, 1900 nm and 2200 nm, which is associated with clay minerals </w:t>
      </w:r>
      <w:r w:rsidR="00226D2B" w:rsidRPr="003D739A">
        <w:fldChar w:fldCharType="begin" w:fldLock="1"/>
      </w:r>
      <w:r w:rsidR="00455936">
        <w:instrText>ADDIN CSL_CITATION {"citationItems":[{"id":"ITEM-1","itemData":{"DOI":"10.1366/000370208783759795","ISSN":"00037028","PMID":"18339239","abstract":"The greater Cairo region is the most populated area in Egypt. The aquatic environment of the Nile River in this area is being affected by industrial activities. The study of the molecular structure of sediment may provide a good trace for such changes. Both Fourier transform infrared spectroscopy (FT-IR) and density functional theory (DFT) were used to study the effect of industrial waste disposal south of Cairo on the molecular structure of Nile River sediment. Four seasonal samples were collected from six sites covering 75 km along the Nile River. Grain sizes of 200 μm, 125 μm, 65 μm, and 32 μm, respectively, were examined. The results indicate that hydrated aluminum hydroxide controls the distribution of organic matter in the different grain sizes. Furthermore, the hydration of phenol may take place in grain sizes lower than 200 μm, which is indicated by the OH stretching at 3550 cm-1 and verified by the obtained model. The formation of metal carboxylate bonds at 1638 cm-1 (asymmetric) and 1382 cm-1 (symmetric) indicate the possible interaction between heavy metals and other organic structures, mainly humic substances. © 2008 Society for Applied Spectroscopy.","author":[{"dropping-particle":"","family":"Ibrahim","given":"Medhat","non-dropping-particle":"","parse-names":false,"suffix":""},{"dropping-particle":"","family":"Hameed","given":"Ali Jameel","non-dropping-particle":"","parse-names":false,"suffix":""},{"dropping-particle":"","family":"Jalbout","given":"Abraham","non-dropping-particle":"","parse-names":false,"suffix":""}],"container-title":"Applied Spectroscopy","id":"ITEM-1","issue":"3","issued":{"date-parts":[["2008"]]},"page":"306-311","title":"Molecular spectroscopic study of River Nile sediment in the greater Cairo region","type":"article-journal","volume":"62"},"uris":["http://www.mendeley.com/documents/?uuid=5e399a17-7e07-4735-bd0e-5a5844f27826"]},{"id":"ITEM-2","itemData":{"DOI":"10.1021/es015747j","ISSN":"0013936X","PMID":"12099473","abstract":"The possibility to adapt chemometrics approaches for the quantitative estimation of heavy metals in soils polluted by a mining accident was explored. In April 1998, the dam of a mine tailings pond in Aznalcóllar (Spain) collapsed and flooded an area of more than 4000 ha with pyritic sludge contaminated with high concentrations of heavy metals. Six months after the end of the first remediation campaign, soil samples were collected for chemical analysis and measurement of visible to near-infrared reflectance (0.35-2.4 μm). Concentrations for As, Cd, Cu, Fe, Hg, Pb, S, Sb, and Zn were well above background values. Prediction of heavy metals was achieved by stepwise multiple linear regression analysis (MLR) and an artificial neural network (ANN) approach. It was possible to predict six out of nine elements with high accuracy. Best R2 between predicted and chemically analyzed concentrations were As, 0.84; Fe, 0.72; Hg, 0.96; Pb, 0.95; S, 0.87; and Sb, 0.93. Results for Cd (0.51), Cu (0.43), and Zn (0.24) were not significant. MLR and ANN both achieved similar results. Correlation analysis revealed that most wavelengths important for prediction could be attributed to absorptions features of iron and iron oxides. These results indicate that it is feasible to predict heavy metals in soils contaminated by mining residuals using the rapid and cost-effective reflectance spectroscopy.","author":[{"dropping-particle":"","family":"Kemper","given":"Thomas","non-dropping-particle":"","parse-names":false,"suffix":""},{"dropping-particle":"","family":"Sommer","given":"Stefan","non-dropping-particle":"","parse-names":false,"suffix":""}],"container-title":"Environmental Science and Technology","id":"ITEM-2","issue":"12","issued":{"date-parts":[["2002"]]},"page":"2742-2747","title":"Estimate of heavy metal contamination in soils after a mining accident using reflectance spectroscopy","type":"article-journal","volume":"36"},"uris":["http://www.mendeley.com/documents/?uuid=6226f9c1-35f0-46f7-a533-5ed21875b614"]},{"id":"ITEM-3","itemData":{"DOI":"10.3390/su10072474","ISSN":"20711050","abstract":"Mercury is one of the five most toxic heavy metals to the human body. In order to select a high-precision method for predicting the mercury content in soil using hyperspectral techniques, 75 soil samples were collected in Guangdong Province to obtain the soil mercury content by chemical analysis and hyperspectral data based on an indoor hyperspectral experiment. A multiple linear regression (MLR), a back-propagation neural network (BPNN), and a genetic algorithm optimization of the BPNN (GA-BPNN) were used to establish a relationship between the hyperspectral data and the soil mercury content and to predict the soil mercury content. In addition, the feasibility and modeling effects of the three modeling methods were compared and discussed. The results show that the GA-BPNN provided the best soil mercury prediction model. The modeling R2 is 0.842, the root mean square error (RMSE) is 0.052, and the mean absolute error (MAE) is 0.037; the testing R2 is 0.923, the RMSE is 0.042, and the MAE is 0.033. Thus, the GA-BPNN method is the optimum method to predict soil mercury content and the results provide a scientific basis and technical support for the hyperspectral inversion of the soil mercury content.","author":[{"dropping-particle":"","family":"Zhao","given":"Li","non-dropping-particle":"","parse-names":false,"suffix":""},{"dropping-particle":"","family":"Hu","given":"Yue Ming","non-dropping-particle":"","parse-names":false,"suffix":""},{"dropping-particle":"","family":"Zhou","given":"Wu","non-dropping-particle":"","parse-names":false,"suffix":""},{"dropping-particle":"","family":"Liu","given":"Zhen Hua","non-dropping-particle":"","parse-names":false,"suffix":""},{"dropping-particle":"","family":"Pan","given":"Yu Chun","non-dropping-particle":"","parse-names":false,"suffix":""},{"dropping-particle":"","family":"Shi","given":"Zhou","non-dropping-particle":"","parse-names":false,"suffix":""},{"dropping-particle":"","family":"Wang","given":"Lu","non-dropping-particle":"","parse-names":false,"suffix":""},{"dropping-particle":"","family":"Wang","given":"Guang Xing","non-dropping-particle":"","parse-names":false,"suffix":""}],"container-title":"Sustainability (Switzerland)","id":"ITEM-3","issue":"7","issued":{"date-parts":[["2018"]]},"title":"Estimation methods for soil mercury content using hyperspectral remote sensing","type":"article-journal","volume":"10"},"uris":["http://www.mendeley.com/documents/?uuid=831387c1-548f-4d47-80d5-2ce5ac606c7e"]}],"mendeley":{"formattedCitation":"[59], [78], [80]","plainTextFormattedCitation":"[59], [78], [80]","previouslyFormattedCitation":"[59], [78], [80]"},"properties":{"noteIndex":0},"schema":"https://github.com/citation-style-language/schema/raw/master/csl-citation.json"}</w:instrText>
      </w:r>
      <w:r w:rsidR="00226D2B" w:rsidRPr="003D739A">
        <w:fldChar w:fldCharType="separate"/>
      </w:r>
      <w:r w:rsidR="00601B2A" w:rsidRPr="00601B2A">
        <w:rPr>
          <w:noProof/>
        </w:rPr>
        <w:t>[59], [78], [80]</w:t>
      </w:r>
      <w:r w:rsidR="00226D2B" w:rsidRPr="003D739A">
        <w:fldChar w:fldCharType="end"/>
      </w:r>
      <w:r w:rsidRPr="003D739A">
        <w:t xml:space="preserve">. Bands at 538 nm wavelength correspond with the Si-O and Si-O-Al bonds in clay minerals </w:t>
      </w:r>
      <w:r w:rsidR="00226D2B" w:rsidRPr="003D739A">
        <w:fldChar w:fldCharType="begin" w:fldLock="1"/>
      </w:r>
      <w:r w:rsidR="00226D2B" w:rsidRPr="003D739A">
        <w:instrText>ADDIN CSL_CITATION {"citationItems":[{"id":"ITEM-1","itemData":{"DOI":"10.1016/j.clay.2011.09.010","ISSN":"01691317","abstract":"The correlations between six toxic elements (Cd, Cr, Pb, Cu, Hg and As) and soil diffuse reflectance spectra within the visible and near-infrared (Vis/NIR, 400-2500nm) and the mid-infrared (MIR, 4000-400cm -1) regions were studied to assess their binding forms and predict their concentrations. Based on the correlation patterns with spectra reflectance, the six potentially toxic elements studied could be categorised into two groups. The first group (Cr, Cu and As) have stronger negative correlation coefficients with the spectral bands attributed to the absorption features of iron oxides, clays and organic matter, suggesting they are strongly bound to these soil constituents. The second group (Cd, Pb and Hg) only display a significant correlation with the spectral region related to organic matter, indicating that binding with organic matter is important for these metals. Univariate models were built using spectral bands with highest correlation coefficients for these elements. In contrast, partial least-square (PLS) regression models were also constructed for avoiding colinearity. Overall, univariate and PLS models for the Vis/NIR spectra showed better prediction capabilities than the corresponding MIR spectra, and are feasible to predict the toxic metals levels in agricultural soils. © 2010 Elsevier B.V.","author":[{"dropping-particle":"","family":"Song","given":"Yinxian","non-dropping-particle":"","parse-names":false,"suffix":""},{"dropping-particle":"","family":"Li","given":"Fengling","non-dropping-particle":"","parse-names":false,"suffix":""},{"dropping-particle":"","family":"Yang","given":"Zhongfang","non-dropping-particle":"","parse-names":false,"suffix":""},{"dropping-particle":"","family":"Ayoko","given":"Godwin A.","non-dropping-particle":"","parse-names":false,"suffix":""},{"dropping-particle":"","family":"Frost","given":"Ray L.","non-dropping-particle":"","parse-names":false,"suffix":""},{"dropping-particle":"","family":"Ji","given":"Junfeng","non-dropping-particle":"","parse-names":false,"suffix":""}],"container-title":"Applied Clay Science","id":"ITEM-1","issued":{"date-parts":[["2012"]]},"note":"blue: 49","page":"75-83","title":"Diffuse reflectance spectroscopy for monitoring potentially toxic elements in the agricultural soils of Changjiang River Delta, China","type":"article-journal","volume":"64"},"uris":["http://www.mendeley.com/documents/?uuid=5862d816-e4e3-4578-afb6-a16183e9a468"]}],"mendeley":{"formattedCitation":"[21]","plainTextFormattedCitation":"[21]","previouslyFormattedCitation":"[21]"},"properties":{"noteIndex":0},"schema":"https://github.com/citation-style-language/schema/raw/master/csl-citation.json"}</w:instrText>
      </w:r>
      <w:r w:rsidR="00226D2B" w:rsidRPr="003D739A">
        <w:fldChar w:fldCharType="separate"/>
      </w:r>
      <w:r w:rsidR="00226D2B" w:rsidRPr="003D739A">
        <w:rPr>
          <w:noProof/>
        </w:rPr>
        <w:t>[21]</w:t>
      </w:r>
      <w:r w:rsidR="00226D2B" w:rsidRPr="003D739A">
        <w:fldChar w:fldCharType="end"/>
      </w:r>
      <w:r w:rsidRPr="003D739A">
        <w:t xml:space="preserve">. This is important for soil contamination surveys because the cation exchange capacity (CEC) of clays minerals are often high, meaning that heavy metals cations can easily replace clay mineral cations. Heavy metals tend to sorb to clays by van der Waals forces and hydrogen bonds </w:t>
      </w:r>
      <w:r w:rsidR="00226D2B" w:rsidRPr="003D739A">
        <w:fldChar w:fldCharType="begin" w:fldLock="1"/>
      </w:r>
      <w:r w:rsidR="00455936">
        <w:instrText>ADDIN CSL_CITATION {"citationItems":[{"id":"ITEM-1","itemData":{"DOI":"10.1016/j.envpol.2006.01.037","ISSN":"02697491","PMID":"16540220","abstract":"The stabilization of metal contaminated soil is being tested as an alternative remediation method to landfilling. An evaluation of the changes in Cu and Pb mobility and bioavailability in soil induced by the addition of coal fly ash and natural organic matter (peat) revealed that the amount of leached Cu decreased by 98.2% and Pb by 99.9%, as assessed by a batch test. Metal leaching from the treated soil was lower by two orders of magnitude compared to the untreated soil in the field lysimeters. A possible formation of mineral Cu- and Pb-bearing phases and active surface with oxides were identified by chemical equilibrium calculations. Low metal leaching during a two-year observation period, increased seed germination rate, reduced metal accumulation in plant shoots, and decreased toxicity to plants and bacteria, thereby demonstrating this stabilization method to be a promising technique for in situ remediation of Cu and Pb contaminated soil. © 2006 Elsevier Ltd. All rights reserved.","author":[{"dropping-particle":"","family":"Kumpiene","given":"Jurate","non-dropping-particle":"","parse-names":false,"suffix":""},{"dropping-particle":"","family":"Lagerkvist","given":"Anders","non-dropping-particle":"","parse-names":false,"suffix":""},{"dropping-particle":"","family":"Maurice","given":"Christian","non-dropping-particle":"","parse-names":false,"suffix":""}],"container-title":"Environmental Pollution","id":"ITEM-1","issue":"1","issued":{"date-parts":[["2007"]]},"page":"365-373","title":"Stabilization of Pb- and Cu-contaminated soil using coal fly ash and peat","type":"article-journal","volume":"145"},"uris":["http://www.mendeley.com/documents/?uuid=e781cefe-eb89-4e20-81aa-a0f1600e9e33"]}],"mendeley":{"formattedCitation":"[81]","plainTextFormattedCitation":"[81]","previouslyFormattedCitation":"[81]"},"properties":{"noteIndex":0},"schema":"https://github.com/citation-style-language/schema/raw/master/csl-citation.json"}</w:instrText>
      </w:r>
      <w:r w:rsidR="00226D2B" w:rsidRPr="003D739A">
        <w:fldChar w:fldCharType="separate"/>
      </w:r>
      <w:r w:rsidR="00601B2A" w:rsidRPr="00601B2A">
        <w:rPr>
          <w:noProof/>
        </w:rPr>
        <w:t>[81]</w:t>
      </w:r>
      <w:r w:rsidR="00226D2B" w:rsidRPr="003D739A">
        <w:fldChar w:fldCharType="end"/>
      </w:r>
      <w:r w:rsidRPr="003D739A">
        <w:t xml:space="preserve">. Concentrations of heavy metals in mine tailings can correlate with bands at 1400 nm, 1900 nm and 2200 nm </w:t>
      </w:r>
      <w:r w:rsidR="00226D2B" w:rsidRPr="003D739A">
        <w:fldChar w:fldCharType="begin" w:fldLock="1"/>
      </w:r>
      <w:r w:rsidR="00455936">
        <w:instrText>ADDIN CSL_CITATION {"citationItems":[{"id":"ITEM-1","itemData":{"DOI":"10.1021/es015747j","ISSN":"0013936X","PMID":"12099473","abstract":"The possibility to adapt chemometrics approaches for the quantitative estimation of heavy metals in soils polluted by a mining accident was explored. In April 1998, the dam of a mine tailings pond in Aznalcóllar (Spain) collapsed and flooded an area of more than 4000 ha with pyritic sludge contaminated with high concentrations of heavy metals. Six months after the end of the first remediation campaign, soil samples were collected for chemical analysis and measurement of visible to near-infrared reflectance (0.35-2.4 μm). Concentrations for As, Cd, Cu, Fe, Hg, Pb, S, Sb, and Zn were well above background values. Prediction of heavy metals was achieved by stepwise multiple linear regression analysis (MLR) and an artificial neural network (ANN) approach. It was possible to predict six out of nine elements with high accuracy. Best R2 between predicted and chemically analyzed concentrations were As, 0.84; Fe, 0.72; Hg, 0.96; Pb, 0.95; S, 0.87; and Sb, 0.93. Results for Cd (0.51), Cu (0.43), and Zn (0.24) were not significant. MLR and ANN both achieved similar results. Correlation analysis revealed that most wavelengths important for prediction could be attributed to absorptions features of iron and iron oxides. These results indicate that it is feasible to predict heavy metals in soils contaminated by mining residuals using the rapid and cost-effective reflectance spectroscopy.","author":[{"dropping-particle":"","family":"Kemper","given":"Thomas","non-dropping-particle":"","parse-names":false,"suffix":""},{"dropping-particle":"","family":"Sommer","given":"Stefan","non-dropping-particle":"","parse-names":false,"suffix":""}],"container-title":"Environmental Science and Technology","id":"ITEM-1","issue":"12","issued":{"date-parts":[["2002"]]},"page":"2742-2747","title":"Estimate of heavy metal contamination in soils after a mining accident using reflectance spectroscopy","type":"article-journal","volume":"36"},"uris":["http://www.mendeley.com/documents/?uuid=6226f9c1-35f0-46f7-a533-5ed21875b614"]}],"mendeley":{"formattedCitation":"[78]","plainTextFormattedCitation":"[78]","previouslyFormattedCitation":"[78]"},"properties":{"noteIndex":0},"schema":"https://github.com/citation-style-language/schema/raw/master/csl-citation.json"}</w:instrText>
      </w:r>
      <w:r w:rsidR="00226D2B" w:rsidRPr="003D739A">
        <w:fldChar w:fldCharType="separate"/>
      </w:r>
      <w:r w:rsidR="00601B2A" w:rsidRPr="00601B2A">
        <w:rPr>
          <w:noProof/>
        </w:rPr>
        <w:t>[78]</w:t>
      </w:r>
      <w:r w:rsidR="00226D2B" w:rsidRPr="003D739A">
        <w:fldChar w:fldCharType="end"/>
      </w:r>
      <w:r w:rsidRPr="003D739A">
        <w:t xml:space="preserve">. Choe et al. </w:t>
      </w:r>
      <w:r w:rsidR="00226D2B" w:rsidRPr="003D739A">
        <w:fldChar w:fldCharType="begin" w:fldLock="1"/>
      </w:r>
      <w:r w:rsidR="00DF45C3">
        <w:instrText>ADDIN CSL_CITATION {"citationItems":[{"id":"ITEM-1","itemData":{"DOI":"10.1007/s00254-008-1520-9","ISSN":"09430105","abstract":"Reflectance spectroscopy covering the visible and near-infrared ranges (400-2,400 nm) is known as a rapid and nondestructive method in the characterization and quantitative analysis of many components of interest. In this study, the potential use of spectral absorption feature parameters (SAFPs) in the range of 400-2,400 nm was investigated in terms of the prediction of heavy metals and mapping of their distribution. Parameters such as absorption depth, area, and peak ratio were derived from variations in spectral absorption shape associated with concentrations of heavy metals. Heavy metals were quantified from SAFPs using stepwise multiple linear regression (SMLR) and enter multiple linear regression (EMLR). The EMLR model showed qualitative prediction performance for As and Cu, with R2 values of 0.60 and 0.81, respectively. A contour map of As and Cu concentrations based on EMLR-derived values showed similar spatial patterns to a map based on measured values. © Springer-Verlag 2008.","author":[{"dropping-particle":"","family":"Choe","given":"Eunyoung","non-dropping-particle":"","parse-names":false,"suffix":""},{"dropping-particle":"","family":"Kim","given":"Kyoung Woong","non-dropping-particle":"","parse-names":false,"suffix":""},{"dropping-particle":"","family":"Bang","given":"Sunbaek","non-dropping-particle":"","parse-names":false,"suffix":""},{"dropping-particle":"","family":"Yoon","given":"In Ho","non-dropping-particle":"","parse-names":false,"suffix":""},{"dropping-particle":"","family":"Lee","given":"Keun Young","non-dropping-particle":"","parse-names":false,"suffix":""}],"container-title":"Environmental Geology","id":"ITEM-1","issue":"3","issued":{"date-parts":[["2009"]]},"page":"477-482","title":"Qualitative analysis and mapping of heavy metals in an abandoned Au-Ag mine area using NIR spectroscopy","type":"article-journal","volume":"58"},"uris":["http://www.mendeley.com/documents/?uuid=59abbb52-5791-450b-9be4-9432fa14f30f"]}],"mendeley":{"formattedCitation":"[31]","plainTextFormattedCitation":"[31]","previouslyFormattedCitation":"[31]"},"properties":{"noteIndex":0},"schema":"https://github.com/citation-style-language/schema/raw/master/csl-citation.json"}</w:instrText>
      </w:r>
      <w:r w:rsidR="00226D2B" w:rsidRPr="003D739A">
        <w:fldChar w:fldCharType="separate"/>
      </w:r>
      <w:r w:rsidR="004437CD" w:rsidRPr="004437CD">
        <w:rPr>
          <w:noProof/>
        </w:rPr>
        <w:t>[31]</w:t>
      </w:r>
      <w:r w:rsidR="00226D2B" w:rsidRPr="003D739A">
        <w:fldChar w:fldCharType="end"/>
      </w:r>
      <w:r w:rsidRPr="003D739A">
        <w:t xml:space="preserve"> found that As levels had a statistically significant (p &lt; 0.006) correlation with reflectance at 2200 nm. The calibration R2 value was 0.56. Song et al. </w:t>
      </w:r>
      <w:r w:rsidR="00226D2B" w:rsidRPr="003D739A">
        <w:fldChar w:fldCharType="begin" w:fldLock="1"/>
      </w:r>
      <w:r w:rsidR="00295A73" w:rsidRPr="003D739A">
        <w:instrText>ADDIN CSL_CITATION {"citationItems":[{"id":"ITEM-1","itemData":{"DOI":"10.1016/j.clay.2011.09.010","ISSN":"01691317","abstract":"The correlations between six toxic elements (Cd, Cr, Pb, Cu, Hg and As) and soil diffuse reflectance spectra within the visible and near-infrared (Vis/NIR, 400-2500nm) and the mid-infrared (MIR, 4000-400cm -1) regions were studied to assess their binding forms and predict their concentrations. Based on the correlation patterns with spectra reflectance, the six potentially toxic elements studied could be categorised into two groups. The first group (Cr, Cu and As) have stronger negative correlation coefficients with the spectral bands attributed to the absorption features of iron oxides, clays and organic matter, suggesting they are strongly bound to these soil constituents. The second group (Cd, Pb and Hg) only display a significant correlation with the spectral region related to organic matter, indicating that binding with organic matter is important for these metals. Univariate models were built using spectral bands with highest correlation coefficients for these elements. In contrast, partial least-square (PLS) regression models were also constructed for avoiding colinearity. Overall, univariate and PLS models for the Vis/NIR spectra showed better prediction capabilities than the corresponding MIR spectra, and are feasible to predict the toxic metals levels in agricultural soils. © 2010 Elsevier B.V.","author":[{"dropping-particle":"","family":"Song","given":"Yinxian","non-dropping-particle":"","parse-names":false,"suffix":""},{"dropping-particle":"","family":"Li","given":"Fengling","non-dropping-particle":"","parse-names":false,"suffix":""},{"dropping-particle":"","family":"Yang","given":"Zhongfang","non-dropping-particle":"","parse-names":false,"suffix":""},{"dropping-particle":"","family":"Ayoko","given":"Godwin A.","non-dropping-particle":"","parse-names":false,"suffix":""},{"dropping-particle":"","family":"Frost","given":"Ray L.","non-dropping-particle":"","parse-names":false,"suffix":""},{"dropping-particle":"","family":"Ji","given":"Junfeng","non-dropping-particle":"","parse-names":false,"suffix":""}],"container-title":"Applied Clay Science","id":"ITEM-1","issued":{"date-parts":[["2012"]]},"note":"blue: 49","page":"75-83","title":"Diffuse reflectance spectroscopy for monitoring potentially toxic elements in the agricultural soils of Changjiang River Delta, China","type":"article-journal","volume":"64"},"uris":["http://www.mendeley.com/documents/?uuid=5862d816-e4e3-4578-afb6-a16183e9a468"]}],"mendeley":{"formattedCitation":"[21]","plainTextFormattedCitation":"[21]","previouslyFormattedCitation":"[21]"},"properties":{"noteIndex":0},"schema":"https://github.com/citation-style-language/schema/raw/master/csl-citation.json"}</w:instrText>
      </w:r>
      <w:r w:rsidR="00226D2B" w:rsidRPr="003D739A">
        <w:fldChar w:fldCharType="separate"/>
      </w:r>
      <w:r w:rsidR="00226D2B" w:rsidRPr="003D739A">
        <w:rPr>
          <w:noProof/>
        </w:rPr>
        <w:t>[21]</w:t>
      </w:r>
      <w:r w:rsidR="00226D2B" w:rsidRPr="003D739A">
        <w:fldChar w:fldCharType="end"/>
      </w:r>
      <w:r w:rsidR="00226D2B" w:rsidRPr="003D739A">
        <w:t xml:space="preserve"> </w:t>
      </w:r>
      <w:r w:rsidRPr="003D739A">
        <w:t xml:space="preserve">found that Cu displayed the highest correlation at 538 nm, which was related to Si-O bands, with an R2 value of 0.551 (p &lt; 0.001). A positive correlation between Hg concentration and adsorption at 2210 nm was reported by Wu et al. </w:t>
      </w:r>
      <w:r w:rsidR="00226D2B" w:rsidRPr="003D739A">
        <w:fldChar w:fldCharType="begin" w:fldLock="1"/>
      </w:r>
      <w:r w:rsidR="00455936">
        <w:instrText>ADDIN CSL_CITATION {"citationItems":[{"id":"ITEM-1","itemData":{"DOI":"10.1021/es0492642","ISSN":"0013936X","PMID":"15757352","abstract":"Conventional methods for investigating soil Hg contamination based on raster sampling and chemical analysis are time-consuming and relatively expensive. The objective of this study was to develop a rapid method for investigating Hg concentration in suburban agricultural soils of the Nanjing region using reflectance spectra within the visible-near-infrared (VNIR) region. Several spectral pretreatments (absorbance, Kubelka-Munk transformations and their derivatives) were applied to the reflectance spectra to optimize the accuracy of prediction. The prediction of Hg concentration was achieved by univariate regression and principal component regression (PCR) approaches. The optimal model (R = 0.69, RMSEP = 0.15) for predicting Hg was achieved using the PCR method with the Kubelka-Munk transformation as the spectral predictor. Comparison of three wavelength ranges (0.38-1.1, 1.0-2.5, and 0.38-2.5 μm) on the effect of prediction accuracy showed that the best results were acquired using the 1.0-2.5 μm spectral region. Correlation analysis revealed that Hg concentration was negatively correlated with soil reflectance while positively correlated with the absorption depths of goethite at 0.496 μm and clay minerals at 2.21 μm, suggesting that Hg-sorption by clay-size mineral assemblages in soils was the mechanism by which to predict spectrally featureless Hg. These results indicate that it is feasible to predict Hg levels in agricultural soils using the rapid and cost-effective reflectance spectroscopy. Future study with operational remote sensing techniques and field measurements is strongly recommended.","author":[{"dropping-particle":"","family":"Wu","given":"Yun Zhao","non-dropping-particle":"","parse-names":false,"suffix":""},{"dropping-particle":"","family":"Chen","given":"Jun","non-dropping-particle":"","parse-names":false,"suffix":""},{"dropping-particle":"","family":"Ji","given":"Jun Feng","non-dropping-particle":"","parse-names":false,"suffix":""},{"dropping-particle":"","family":"Tian","given":"Qing Jiu","non-dropping-particle":"","parse-names":false,"suffix":""},{"dropping-particle":"","family":"Wu","given":"Xin Min","non-dropping-particle":"","parse-names":false,"suffix":""}],"container-title":"Environmental Science and Technology","id":"ITEM-1","issue":"3","issued":{"date-parts":[["2005"]]},"page":"873-878","title":"Feasibility of reflectance spectroscopy for the assessment of soil mercury contamination","type":"article-journal","volume":"39"},"uris":["http://www.mendeley.com/documents/?uuid=80ca3d1b-77a8-4e72-ac32-98c633fed1ce"]}],"mendeley":{"formattedCitation":"[58]","plainTextFormattedCitation":"[58]","previouslyFormattedCitation":"[58]"},"properties":{"noteIndex":0},"schema":"https://github.com/citation-style-language/schema/raw/master/csl-citation.json"}</w:instrText>
      </w:r>
      <w:r w:rsidR="00226D2B" w:rsidRPr="003D739A">
        <w:fldChar w:fldCharType="separate"/>
      </w:r>
      <w:r w:rsidR="00601B2A" w:rsidRPr="00601B2A">
        <w:rPr>
          <w:noProof/>
        </w:rPr>
        <w:t>[58]</w:t>
      </w:r>
      <w:r w:rsidR="00226D2B" w:rsidRPr="003D739A">
        <w:fldChar w:fldCharType="end"/>
      </w:r>
      <w:r w:rsidRPr="003D739A">
        <w:t>.</w:t>
      </w:r>
    </w:p>
    <w:p w14:paraId="40CD33F8" w14:textId="77777777" w:rsidR="0032780A" w:rsidRDefault="0032780A" w:rsidP="004E7AA9">
      <w:pPr>
        <w:pStyle w:val="ListParagraph"/>
        <w:numPr>
          <w:ilvl w:val="1"/>
          <w:numId w:val="6"/>
        </w:numPr>
        <w:rPr>
          <w:rFonts w:ascii="Times New Roman" w:hAnsi="Times New Roman" w:cs="Times New Roman"/>
          <w:b/>
          <w:bCs/>
          <w:sz w:val="20"/>
          <w:szCs w:val="20"/>
          <w:lang w:bidi="fa-IR"/>
        </w:rPr>
      </w:pPr>
      <w:r w:rsidRPr="00E816E3">
        <w:rPr>
          <w:rFonts w:ascii="Times New Roman" w:hAnsi="Times New Roman" w:cs="Times New Roman"/>
          <w:b/>
          <w:bCs/>
          <w:sz w:val="20"/>
          <w:szCs w:val="20"/>
        </w:rPr>
        <w:t>Vegetation</w:t>
      </w:r>
    </w:p>
    <w:p w14:paraId="1B4F9474" w14:textId="77777777" w:rsidR="001B4B83" w:rsidRPr="00285E20" w:rsidRDefault="001B4B83" w:rsidP="00BE3E3F">
      <w:pPr>
        <w:spacing w:after="0"/>
        <w:ind w:left="720" w:firstLine="720"/>
        <w:jc w:val="both"/>
      </w:pPr>
      <w:r w:rsidRPr="00285E20">
        <w:t xml:space="preserve">On sites covered by dense vegetation, optical remote sensing remains ineffective for detecting oil leakages directly, because light penetration is strongly limited by the foliage and the spectral signature of soils is thus not accessible. The only information about soil composition can be provided indirectly by vegetation through its optical properties </w:t>
      </w:r>
      <w:r w:rsidR="00295A73" w:rsidRPr="00285E20">
        <w:fldChar w:fldCharType="begin" w:fldLock="1"/>
      </w:r>
      <w:r w:rsidR="00455936">
        <w:instrText>ADDIN CSL_CITATION {"citationItems":[{"id":"ITEM-1","itemData":{"DOI":"10.1007/s12665-017-6536-6","ISSN":"18666299","abstract":"Biophysical and biochemical plant foliage parameters play a key role in assessing vegetation health. Those plant parameters determine the spectral reflectance and transmittance properties of vegetation; therefore, hyperspectral remote sensing, particularly imaging spectroscopy, can provide estimates of leaf and canopy chemical properties. Based on the relationship between spectral response and biochemical/biophysical properties of the leaves and canopies, the PROSPECT radiative transfer model simulates the interaction of light with leaves. In this study, more than 1100 leaf samples from the Amazon forest of Ecuador were collected at several study sites, some of which are affected by petroleum pollution, and across the vertical profile of the forest. For every sample, field spectroscopy at leaf level was conducted with a spectroradiometer. The goal of this study was to assess leaf optical properties of polluted and unpolluted rainforest canopies across the vertical profile and identify vegetation stress expressed in changes of biophysical and biochemical properties of vegetation. An ANOVA followed by Holme’s multiple comparisons of means and a principal component analysis showed that photosynthetic pigments, chlorophyll and carotenoids have significantly lower levels across the vertical profile of the forest, particularly in sites affected by petroleum pollution. On the other hand, foliar water content showed significantly higher levels in the polluted site. Those findings are symptoms of vegetation stress caused by reduced photosynthetic activity and consequently decreased transpiration and water-use efficiency of the plants. Cross-comparison between SPAD-502 chlorophyll content meter index and chlorophyll content showed strong positive correlation coefficients (r = 0.71 and r2 = 0.51) which suggests that using the SPAD-502 chlorophyll index itself is sensitive enough to detect vegetation stress in a multispecies tropical forest. Therefore, the SPAD-502 can be used to assess chlorophyll content of vegetation across polluted and non-polluted sites at different canopy layers. The results presented in this paper contribute to the very limited literature on field spectroscopy and radiative transfer models applied to the vertical profile of the Amazon forest.","author":[{"dropping-particle":"","family":"Arellano","given":"Paul","non-dropping-particle":"","parse-names":false,"suffix":""},{"dropping-particle":"","family":"Tansey","given":"Kevin","non-dropping-particle":"","parse-names":false,"suffix":""},{"dropping-particle":"","family":"Balzter","given":"Heiko","non-dropping-particle":"","parse-names":false,"suffix":""},{"dropping-particle":"","family":"Boyd","given":"Doreen S.","non-dropping-particle":"","parse-names":false,"suffix":""}],"container-title":"Environmental Earth Sciences","id":"ITEM-1","issue":"5","issued":{"date-parts":[["2017"]]},"title":"Field spectroscopy and radiative transfer modelling to assess impacts of petroleum pollution on biophysical and biochemical parameters of the Amazon rainforest","type":"article-journal","volume":"76"},"uris":["http://www.mendeley.com/documents/?uuid=4b8550e6-8d8c-4437-bdc2-abdc3f6dc123"]},{"id":"ITEM-2","itemData":{"DOI":"10.1016/j.scitotenv.2018.11.314","ISSN":"18791026","PMID":"30577105","abstract":"The use of hyperspectral spectroscopy for oil detection recently sparked a growing interest for risk assessment over vegetated areas. In a perspective of image applications, we conducted a greenhouse experiment on a brownfield-established species, Rubus fruticosus L. (bramble), to evaluate the potential of vegetation reflectance to detect and discriminate among various oil-contaminated soils. The species was grown for 32 days on four different soils with mixtures of petroleum hydrocarbons and heavy metals. Additional plants were grown on either uncontaminated control or water-deficient soils for comparison. Repeated reflectance measurements indicated modified spectral signatures under both oil and water-deficit exposure, from leaf to multi-plant scales. The amplitude of the response varied with mixture composition, exposure time, acquisition scale and spectrum region. Reflectance changes were linked to alterations in chlorophyll, carotenoid and water contents using vegetation indices. These indices were used to catch spectral similarities among acquisition scales and to discriminate among treatments using Kendall's coefficient of concordance (W) and regularized logistic regression. Of the 33 vegetation indices tested, 14 were concordant from leaf to multi-plant scales (W &gt; 0.75, p &lt; 0.05) and strongly related to leaf biochemistry (R 2 &gt; 0.7). The 14 indices allowed discriminating between each mixture and the control treatment with no or minor confusions (≤5%) at all acquisition scales, depending on exposure time. Some of the mixtures remained difficult to discriminate among them and from the water-deficit treatment. The approach was tested at the canopy scale under natural conditions and performed well for identifying bramble exposed to either one of the experimentally-tested mixtures (90% accuracy) or to uncontaminated soil (83% accuracy). This study provided better understanding of vegetation spectral response to oil mixtures and opens up promising perspectives for future applications.","author":[{"dropping-particle":"","family":"Lassalle","given":"Guillaume","non-dropping-particle":"","parse-names":false,"suffix":""},{"dropping-particle":"","family":"Fabre","given":"Sophie","non-dropping-particle":"","parse-names":false,"suffix":""},{"dropping-particle":"","family":"Credoz","given":"Anthony","non-dropping-particle":"","parse-names":false,"suffix":""},{"dropping-particle":"","family":"Hédacq","given":"Rémy","non-dropping-particle":"","parse-names":false,"suffix":""},{"dropping-particle":"","family":"Borderies","given":"Pierre","non-dropping-particle":"","parse-names":false,"suffix":""},{"dropping-particle":"","family":"Bertoni","given":"Georges","non-dropping-particle":"","parse-names":false,"suffix":""},{"dropping-particle":"","family":"Erudel","given":"Thierry","non-dropping-particle":"","parse-names":false,"suffix":""},{"dropping-particle":"","family":"Buffan-Dubau","given":"Evelyne","non-dropping-particle":"","parse-names":false,"suffix":""},{"dropping-particle":"","family":"Dubucq","given":"Dominique","non-dropping-particle":"","parse-names":false,"suffix":""},{"dropping-particle":"","family":"Elger","given":"Arnaud","non-dropping-particle":"","parse-names":false,"suffix":""}],"container-title":"Science of the Total Environment","id":"ITEM-2","issued":{"date-parts":[["2019"]]},"page":"1113-1124","publisher":"Elsevier B.V.","title":"Detection and discrimination of various oil-contaminated soils using vegetation reflectance","type":"article-journal","volume":"655"},"uris":["http://www.mendeley.com/documents/?uuid=0a8b8a52-2b40-4b9c-b3dd-cca1593a66c1"]},{"id":"ITEM-3","itemData":{"DOI":"10.1016/j.jhazmat.2019.05.093","ISSN":"18733336","PMID":"31176076","abstract":"Recent advances in hyperspectral spectroscopy suggest making use of leaf optical properties for monitoring soil contamination in oil production regions by detecting pigment alterations induced by Total Petroleum Hydrocarbons (TPH). However, this provides no quantitative information about the level of contamination. To achieve this, we propose an approach based on the inversion of the PROSPECT model. 1620 leaves from five species were collected on a site contaminated by 16 to 77 g.kg−1 of TPH over a 14-month period. Their spectral signature was measured and used in PROSPECT model inversions to retrieve leaf biochemistry. The model performed well for simulating the spectral signatures (RMSE &lt; 2%) and for estimating leaf pigment contents (RMSE ≤ 2.95 μg.cm-2 for chlorophylls). Four out of the five species exhibited alterations in pigment contents when exposed to TPH. A strong correlation was established between leaf chlorophyll content and soil TPH concentrations (R2 ≥ 0.74) for three of them, allowing accurate predictions of TPH (RMSE =3.20 g.kg−1 and RPD = 5.17). The accuracy of predictions varied by season and improved after the growing period. This study demonstrates the capacity of PROSPECT to estimate oil contamination and opens up promising perspectives for larger-scale applications.","author":[{"dropping-particle":"","family":"Lassalle","given":"Guillaume","non-dropping-particle":"","parse-names":false,"suffix":""},{"dropping-particle":"","family":"Fabre","given":"Sophie","non-dropping-particle":"","parse-names":false,"suffix":""},{"dropping-particle":"","family":"Credoz","given":"Anthony","non-dropping-particle":"","parse-names":false,"suffix":""},{"dropping-particle":"","family":"Hédacq","given":"Rémy","non-dropping-particle":"","parse-names":false,"suffix":""},{"dropping-particle":"","family":"Bertoni","given":"Georges","non-dropping-particle":"","parse-names":false,"suffix":""},{"dropping-particle":"","family":"Dubucq","given":"Dominique","non-dropping-particle":"","parse-names":false,"suffix":""},{"dropping-particle":"","family":"Elger","given":"Arnaud","non-dropping-particle":"","parse-names":false,"suffix":""}],"container-title":"Journal of Hazardous Materials","id":"ITEM-3","issued":{"date-parts":[["2019"]]},"page":"409-417","title":"Application of PROSPECT for estimating total petroleum hydrocarbons in contaminated soils from leaf optical properties","type":"article-journal","volume":"377"},"uris":["http://www.mendeley.com/documents/?uuid=d8b70326-0889-4ec7-9d88-43a5211497f0"]}],"mendeley":{"formattedCitation":"[82]–[84]","plainTextFormattedCitation":"[82]–[84]","previouslyFormattedCitation":"[82]–[84]"},"properties":{"noteIndex":0},"schema":"https://github.com/citation-style-language/schema/raw/master/csl-citation.json"}</w:instrText>
      </w:r>
      <w:r w:rsidR="00295A73" w:rsidRPr="00285E20">
        <w:fldChar w:fldCharType="separate"/>
      </w:r>
      <w:r w:rsidR="00601B2A" w:rsidRPr="00601B2A">
        <w:rPr>
          <w:noProof/>
        </w:rPr>
        <w:t>[82]–[84]</w:t>
      </w:r>
      <w:r w:rsidR="00295A73" w:rsidRPr="00285E20">
        <w:fldChar w:fldCharType="end"/>
      </w:r>
      <w:r w:rsidRPr="00285E20">
        <w:t xml:space="preserve">. Consequently, unfavorable growing conditions in soils result in modifications of vegetation health and optical properties that can be tracked using hyperspectral remote sensing </w:t>
      </w:r>
      <w:r w:rsidR="00295A73" w:rsidRPr="00285E20">
        <w:fldChar w:fldCharType="begin" w:fldLock="1"/>
      </w:r>
      <w:r w:rsidR="00455936">
        <w:instrText>ADDIN CSL_CITATION {"citationItems":[{"id":"ITEM-1","itemData":{"DOI":"10.3390/s8063733","ISSN":"14248220","abstract":"Hydrocarbon leakage into the environment has large economic and environmental impact. Traditional methods for investigating seepages and their resulting pollution, such as drilling, are destructive, time consuming and expensive. Remote sensing is an efficient tool that offers a non-destructive investigation method. Optical remote sensing has been extensively tested for exploration of onshore hydrocarbon reservoirs and detection of hydrocarbons at the Earth's surface. In this research, we investigate indirect manifestations of pipeline leakage by way of visualizing vegetation anomalies in airborne hyperspectral imagery. Agricultural land-use causes a heterogeneous landcover; variation in red edge position between fields was much larger than infield red edge position variation that could be related to hydrocarbon pollution. A moving and growing kernel procedure was developed to normalzie red edge values relative to values of neighbouring pixels to enhance pollution related anomalies in the image. Comparison of the spatial distribution of anomalies with geochemical data obtained by drilling showed that 8 out of 10 polluted sites were predicted correctly while 2 out of 30 sites that were predicted clean were actually polluted.","author":[{"dropping-particle":"","family":"Werff","given":"Harald","non-dropping-particle":"Van Der","parse-names":false,"suffix":""},{"dropping-particle":"","family":"Meijde","given":"Mark","non-dropping-particle":"Van Der","parse-names":false,"suffix":""},{"dropping-particle":"","family":"Jansma","given":"Fokke","non-dropping-particle":"","parse-names":false,"suffix":""},{"dropping-particle":"","family":"Meer","given":"Freek","non-dropping-particle":"Van Der","parse-names":false,"suffix":""},{"dropping-particle":"","family":"Groothuis","given":"Gert Jan","non-dropping-particle":"","parse-names":false,"suffix":""}],"container-title":"Sensors","id":"ITEM-1","issue":"6","issued":{"date-parts":[["2008"]]},"page":"3733-3743","title":"A spatial-spectral approach for visualization of vegetation stress resulting from pipeline leakage","type":"article-journal","volume":"8"},"uris":["http://www.mendeley.com/documents/?uuid=957e850c-ce46-4fdc-866a-abc1a70155ae"]},{"id":"ITEM-2","itemData":{"DOI":"10.1016/j.envpol.2015.05.041","ISSN":"18736424","PMID":"26074164","abstract":"The global demand for fossil energy is triggering oil exploration and production projects in remote areas of the world. During the last few decades hydrocarbon production has caused pollution in the Amazon forest inflicting considerable environmental impact. Until now it is not clear how hydrocarbon pollution affects the health of the tropical forest flora. During a field campaign in polluted and pristine forest, more than 1100 leaf samples were collected and analysed for biophysical and biochemical parameters. The results revealed that tropical forests exposed to hydrocarbon pollution show reduced levels of chlorophyll content, higher levels of foliar water content and leaf structural changes. In order to map this impact over wider geographical areas, vegetation indices were applied to hyperspectral Hyperion satellite imagery. Three vegetation indices (SR, NDVI and NDVI&lt;inf&gt;705&lt;/inf&gt;) were found to be the most appropriate indices to detect the effects of petroleum pollution in the Amazon forest.","author":[{"dropping-particle":"","family":"Arellano","given":"Paul","non-dropping-particle":"","parse-names":false,"suffix":""},{"dropping-particle":"","family":"Tansey","given":"Kevin","non-dropping-particle":"","parse-names":false,"suffix":""},{"dropping-particle":"","family":"Balzter","given":"Heiko","non-dropping-particle":"","parse-names":false,"suffix":""},{"dropping-particle":"","family":"Boyd","given":"Doreen S.","non-dropping-particle":"","parse-names":false,"suffix":""}],"container-title":"Environmental Pollution","id":"ITEM-2","issued":{"date-parts":[["2015"]]},"page":"225-239","publisher":"Elsevier Ltd","title":"Detecting the effects of hydrocarbon pollution in the Amazon forest using hyperspectral satellite images","type":"article-journal","volume":"205"},"uris":["http://www.mendeley.com/documents/?uuid=bee4ff94-12b3-46bd-8a91-817311f7f675"]},{"id":"ITEM-3","itemData":{"DOI":"10.1016/j.ecoinf.2012.01.001","ISSN":"15749541","abstract":"Recent studies have shown that the presence of anomalous concentrations of gases in the root zone can cause changes in leaf or canopy reflectance. Changes in vegetation patterns due to anomalous hydrocarbon concentrations in the soil were not taken into account in these studies. Since all changes in reflectance found thus far were general stress indicators, the detection of hydrocarbon leaks using remote sensing must be supported by additional indicators of hydrocarbon leakage, such as changes in vegetation patterns. In this study four reflectance indices selected from previous studies were used to detect long term effects of hydrocarbon seepage on vegetation patterns in a meadow near Ojai in the United States. Up to a distance of 20. m from the source of the gas seep, a circle of bare soil prevailed, which was surrounded by a ring of dense vegetation. The patterns observed in the field were translated into a 3. ×. 3 pixel wide convolution filter, which was applied to a Probe-1 image of the area. Filtering resulted in fewer false anomalies for all tested indices, but the only index that both reduced the number of false anomalies and improved the detection accuracy was the Lichtenthaler index (. R440/. R740). This index resulted in the best distinction between bare soil and vegetation and could map all four seeps present in the area. Although the three other indices have shown to be successful in mapping chlorophyll differences in gas-affected vegetation, the Lichtenthaler index proves to be a better indicator when the seep is characterised by bare soil contrasting with dense vegetation. Although a scene will never be completely free of false anomalies when vegetation indices as in this study are used to map hydrocarbon seepage, combining spectral information with a filter that searches for specific spatial patterns related to seepage will reduce the number of false anomalies. © 2012 Elsevier B.V.","author":[{"dropping-particle":"","family":"Noomen","given":"Marleen F.","non-dropping-particle":"","parse-names":false,"suffix":""},{"dropping-particle":"","family":"Werff","given":"Harald M.A.","non-dropping-particle":"van der","parse-names":false,"suffix":""},{"dropping-particle":"","family":"Meer","given":"Freek D.","non-dropping-particle":"van der","parse-names":false,"suffix":""}],"container-title":"Ecological Informatics","id":"ITEM-3","issued":{"date-parts":[["2012"]]},"note":"blue: 40","page":"55-64","title":"Spectral and spatial indicators of botanical changes caused by long-term hydrocarbon seepage","type":"article-journal","volume":"8"},"uris":["http://www.mendeley.com/documents/?uuid=d715204b-54ef-40ef-aab0-6f6413be753a"]}],"mendeley":{"formattedCitation":"[10], [85], [86]","plainTextFormattedCitation":"[10], [85], [86]","previouslyFormattedCitation":"[10], [85], [86]"},"properties":{"noteIndex":0},"schema":"https://github.com/citation-style-language/schema/raw/master/csl-citation.json"}</w:instrText>
      </w:r>
      <w:r w:rsidR="00295A73" w:rsidRPr="00285E20">
        <w:fldChar w:fldCharType="separate"/>
      </w:r>
      <w:r w:rsidR="00601B2A" w:rsidRPr="00601B2A">
        <w:rPr>
          <w:noProof/>
        </w:rPr>
        <w:t>[10], [85], [86]</w:t>
      </w:r>
      <w:r w:rsidR="00295A73" w:rsidRPr="00285E20">
        <w:fldChar w:fldCharType="end"/>
      </w:r>
      <w:r w:rsidRPr="00285E20">
        <w:t xml:space="preserve">. Therefore, since crude oil and petroleum products affect vegetation health, they can be detected and quantified indirectly using optical imagery </w:t>
      </w:r>
      <w:r w:rsidR="00295A73" w:rsidRPr="00285E20">
        <w:fldChar w:fldCharType="begin" w:fldLock="1"/>
      </w:r>
      <w:r w:rsidR="00455936">
        <w:instrText>ADDIN CSL_CITATION {"citationItems":[{"id":"ITEM-1","itemData":{"DOI":"10.1021/acs.est.7b04618","ISSN":"15205851","PMID":"29376321","abstract":"The remote assessment of soil contamination remains difficult in vegetated areas. Recent advances in hyperspectral spectroscopy suggest making use of plant reflectance to monitor oil and gas leakage from industrial facilities. However, knowledge about plant response to oil contamination is still limited, so only very few imaging applications are possible at this stage. We therefore conducted a greenhouse experiment on three species long-term exposed to either oil-contaminated or water-deficient soils. Reflectance measurements were regularly performed at leaf and plant scale over 61 days of exposure. Results showed an increase of reflectance in the visible (VIS), the red-edge and the short-wave infrared (SWIR) under both oil and water-deficit stress exposure. A contrasted response in the near-infrared (NIR) was also observed among species. Spectra underwent transformations to discriminate species' responses to the different treatments using linear discriminant analysis (LDA) with a stepwise procedure. Original and transformed spectra enabled to discriminate the plants' responses to the different treatments without confusion after 61 days. The discriminating wavelengths were consistent with the spectral differences observed. These results suggest differential changes in plant pigments, structure and water content as a response to various stressors, and open up promising perspectives for airborne and satellite applications.","author":[{"dropping-particle":"","family":"Lassalle","given":"Guillaume","non-dropping-particle":"","parse-names":false,"suffix":""},{"dropping-particle":"","family":"Credoz","given":"Anthony","non-dropping-particle":"","parse-names":false,"suffix":""},{"dropping-particle":"","family":"Hédacq","given":"Rémy","non-dropping-particle":"","parse-names":false,"suffix":""},{"dropping-particle":"","family":"Fabre","given":"Sophie","non-dropping-particle":"","parse-names":false,"suffix":""},{"dropping-particle":"","family":"Dubucq","given":"Dominique","non-dropping-particle":"","parse-names":false,"suffix":""},{"dropping-particle":"","family":"Elger","given":"Arnaud","non-dropping-particle":"","parse-names":false,"suffix":""}],"container-title":"Environmental Science and Technology","id":"ITEM-1","issue":"4","issued":{"date-parts":[["2018"]]},"page":"1756-1764","title":"Assessing Soil Contamination Due to Oil and Gas Production Using Vegetation Hyperspectral Reflectance","type":"article-journal","volume":"52"},"uris":["http://www.mendeley.com/documents/?uuid=c18fbec7-2b19-4576-aa2a-8bb9ecdf6f32"]},{"id":"ITEM-2","itemData":{"DOI":"10.3390/rs11192241","ISSN":"20724292","abstract":"Recent remote sensing studies have suggested exploiting vegetation optical properties for assessing oil contamination, especially total petroleum hydrocarbons (TPH) in vegetated areas. Methods based on the tracking of alterations in leaf biochemistry have been proposed for detecting and quantifying TPH under controlled and field conditions. In this study, we expand their use to airborne imagery, in order to monitor oil contamination at a larger scale. Airborne hyperspectral images with very high spatial and spectral resolutions were acquired over an industrial site with oil-contamination (mud pits) and control sites both colonized by Rubus fruticosus L. The method of oil detection exploiting 14 vegetation indices succeeded in classifying the sites in the case of high TPH contamination (overall accuracy ≥ 91.8%). Two methods, based on either the PROSAIL (PROSPECT + SAIL) radiative transfer model or elastic net multiple regression, were also developed for quantifying TPH. Both methods were tested on reflectance measurements in the field, at leaf and canopy scales, and on the image, and achieved accurate predictions of TPH concentrations (RMSE ≤ 3.28 g/kg-1 and RPD ≥ 1.90). The methods were validated on additional sites and open up promising perspectives of operational application for oil and gas companies, with the emergence of new hyperspectral satellite sensors.","author":[{"dropping-particle":"","family":"Lassalle","given":"Guillaume","non-dropping-particle":"","parse-names":false,"suffix":""},{"dropping-particle":"","family":"Elger","given":"Arnaud","non-dropping-particle":"","parse-names":false,"suffix":""},{"dropping-particle":"","family":"Credoz","given":"Anthony","non-dropping-particle":"","parse-names":false,"suffix":""},{"dropping-particle":"","family":"H'dacq","given":"R'my","non-dropping-particle":"","parse-names":false,"suffix":""},{"dropping-particle":"","family":"Bertoni","given":"Georges","non-dropping-particle":"","parse-names":false,"suffix":""},{"dropping-particle":"","family":"Dubucq","given":"Dominique","non-dropping-particle":"","parse-names":false,"suffix":""},{"dropping-particle":"","family":"Fabre","given":"Sophie","non-dropping-particle":"","parse-names":false,"suffix":""}],"container-title":"Remote Sensing","id":"ITEM-2","issue":"19","issued":{"date-parts":[["2019"]]},"title":"Toward quantifying oil contamination in vegetated areas using very high spatial and spectral resolution imagery","type":"article-journal","volume":"11"},"uris":["http://www.mendeley.com/documents/?uuid=d5e5eabe-1bcb-4ad2-b63d-255a672a6d61"]},{"id":"ITEM-3","itemData":{"DOI":"10.1016/j.isprsjprs.2013.01.007","ISSN":"09242716","abstract":"This paper assesses the capability of hyperspectral remote sensing to detect hydrocarbon leakages in pipelines using vegetation status as an indicator of contamination. A field experiment in real scale and in tropical weather was conducted in which Brachiaria brizantha H.S. pasture plants were grown over soils contaminated with small volumes of liquid hydrocarbons (HCs). The contaminations involved volumes of hydrocarbons that ranged between 2L and 12.7L of gasoline and diesel per m3 of soil, which were applied to the crop parcels over the course of 30days. The leaf and canopy reflectance spectra of contaminated and control plants were acquired within 350-2500nm wavelengths. The leaf and canopy reflectance spectra were mathematically transformed by means of first derivative (FD) and continuum removal (CR) techniques. Using principal component analysis (PCA), the spectral measurements could be grouped into either two or three contamination groups. Wavelengths in the red edge were found to contain the largest spectral differences between plants at distinct, evolving contamination stages. Wavelengths centred on water absorption bands were also important to differentiating contaminated from healthy plants. The red edge position of contaminated plants, calculated on the basis of FD spectra, shifted substantially to shorter wavelengths with increasing contamination, whereas non-contaminated plants displayed a red shift (in leaf spectra) or small blue shift (in canopy spectra). At leaf scale, contaminated plants were differentiated from healthy plants between 550-750nm, 1380-1550nm, 1850-2000nm and 2006-2196nm. At canopy scale, differences were substantial between 470-518nm, 550-750nm, 910-1081nm, 1116-1284nm, 1736-1786nm, 2006-2196nm and 2222-2378nm. The results of this study suggests that remote sensing of B. brizantha H.S. at both leaf and canopy scales can be used as an indicator of gasoline and diesel contaminations for the detection of small leakages in pipelines. © 2013 International Society for Photogrammetry and Remote Sensing, Inc. (ISPRS). Published by Elsevier B.V.","author":[{"dropping-particle":"","family":"Sanches","given":"I. D.","non-dropping-particle":"","parse-names":false,"suffix":""},{"dropping-particle":"","family":"Souza Filho","given":"C. R.","non-dropping-particle":"","parse-names":false,"suffix":""},{"dropping-particle":"","family":"Magalhães","given":"L. A.","non-dropping-particle":"","parse-names":false,"suffix":""},{"dropping-particle":"","family":"Quitério","given":"G. C.M.","non-dropping-particle":"","parse-names":false,"suffix":""},{"dropping-particle":"","family":"Alves","given":"M. N.","non-dropping-particle":"","parse-names":false,"suffix":""},{"dropping-particle":"","family":"Oliveira","given":"W. J.","non-dropping-particle":"","parse-names":false,"suffix":""}],"container-title":"ISPRS Journal of Photogrammetry and Remote Sensing","id":"ITEM-3","issued":{"date-parts":[["2013"]]},"page":"85-101","title":"Assessing the impact of hydrocarbon leakages on vegetation using reflectance spectroscopy","type":"article-journal","volume":"78"},"uris":["http://www.mendeley.com/documents/?uuid=9feff263-1bb4-4c68-97f5-544c4a3fbbf6"]},{"id":"ITEM-4","itemData":{"DOI":"10.1117/1.jrs.7.073596","ISSN":"1931-3195","abstract":"Oil pollution is a major source of environmental degradation, and requires accurate monitoring and timely detection for an effective control of its occurrence. This paper examines the potential of a remote sensing approach using the spectral and thermal responses of crops for the early detection of stress caused by oil pollution. In a glasshouse, pot-grown maize was treated with oil at sublethal and lethal applications. Thereafter, leaf thermal, spectral and physiological measurements were taken every two to three days to monitor the development of stress responses. Our results indicate that absolute leaf temperature was a poor indicator of developing stress. However, a derived thermal index (IG) responded consistently in the early stages of physiological damage. Various spectral reflectance features were highly sensitive to oil-induced stress. A narrow-band index using wavelengths in the near-infrared and red-edge region, (R-755 - R-716)/(R755 + R-716), was optimal for previsual detection of oil-induced stress. This index had a strong linear relationship with photosynthetic rate. This indicates that by detecting vegetation stress, thermal and hyperspectral remote sensing has considerable potential for the timely detection of oil pollution in the environment. (C) 2013 Society of Photo-Optical Instrumentation Engineers (SPIE). [DOI: 10.1117/1.JRS.7.073596]","author":[{"dropping-particle":"","family":"Emengini","given":"Ebele Josephine","non-dropping-particle":"","parse-names":false,"suffix":""},{"dropping-particle":"","family":"Blackburn","given":"George Alan","non-dropping-particle":"","parse-names":false,"suffix":""},{"dropping-particle":"","family":"Theobald","given":"Julian Charles","non-dropping-particle":"","parse-names":false,"suffix":""}],"container-title":"Journal of Applied Remote Sensing","id":"ITEM-4","issue":"1","issued":{"date-parts":[["2013"]]},"page":"073596","title":"Early detection of oil-induced stress in crops using spectral and thermal responses","type":"article-journal","volume":"7"},"uris":["http://www.mendeley.com/documents/?uuid=77eb8779-1a5a-4c29-a90e-21a68fec4d22"]}],"mendeley":{"formattedCitation":"[87]–[90]","plainTextFormattedCitation":"[87]–[90]","previouslyFormattedCitation":"[87]–[90]"},"properties":{"noteIndex":0},"schema":"https://github.com/citation-style-language/schema/raw/master/csl-citation.json"}</w:instrText>
      </w:r>
      <w:r w:rsidR="00295A73" w:rsidRPr="00285E20">
        <w:fldChar w:fldCharType="separate"/>
      </w:r>
      <w:r w:rsidR="00601B2A" w:rsidRPr="00601B2A">
        <w:rPr>
          <w:noProof/>
        </w:rPr>
        <w:t>[87]–[90]</w:t>
      </w:r>
      <w:r w:rsidR="00295A73" w:rsidRPr="00285E20">
        <w:fldChar w:fldCharType="end"/>
      </w:r>
      <w:r w:rsidRPr="00285E20">
        <w:t>. To achieve this, several conditions must be fulfilled: (1) The contamination must affect the biophysical and biochemical parameters of vegetation, (2) alterations in these parameters must modify the spectral signature of vegetation and (3) the specifications of imaging sensors (</w:t>
      </w:r>
      <w:r w:rsidRPr="00285E20">
        <w:rPr>
          <w:i/>
          <w:iCs/>
        </w:rPr>
        <w:t xml:space="preserve">e.g. </w:t>
      </w:r>
      <w:r w:rsidRPr="00285E20">
        <w:t>the spatial and spectral resolutions) must make it possible to track these alterations.</w:t>
      </w:r>
    </w:p>
    <w:p w14:paraId="56FED412" w14:textId="77777777" w:rsidR="001B4B83" w:rsidRPr="00285E20" w:rsidRDefault="001B4B83" w:rsidP="00BE3E3F">
      <w:pPr>
        <w:ind w:left="720" w:firstLine="720"/>
        <w:jc w:val="both"/>
      </w:pPr>
      <w:r w:rsidRPr="00285E20">
        <w:t xml:space="preserve">Wavelengths around 540, 690, 730, and 780 nm are closely associated with chlorophyll-a/-b contents in plant leaves and pigment composition </w:t>
      </w:r>
      <w:r w:rsidR="00295A73" w:rsidRPr="00285E20">
        <w:fldChar w:fldCharType="begin" w:fldLock="1"/>
      </w:r>
      <w:r w:rsidR="00455936">
        <w:instrText>ADDIN CSL_CITATION {"citationItems":[{"id":"ITEM-1","itemData":{"DOI":"10.1016/S0034-4257(98)00059-5","ISSN":"00344257","abstract":"An investigation was undertaken into the effectiveness of a range of hyperspectral approaches for estimating the concentrations of chlorophyll a, chlorophyll b, and the carotenoids at the plant canopy and leaf scales. Measurements of spectral reflectance, biophysical characteristics and pigment composition were made for a bracken (Pteridium aquilinum) canopy, and its components, throughout a growing season. The results indicate that narrow-band reflectance indices, such as the pigment-specific simple ratio (PSSR), can be developed which have extremely strong relationships with the concentration per unit area of individual pigments at the canopy scale. Spectral derivative approaches, particularly those based on pseudo absorbance (Log I/R), are also closely related to canopy pigment concentration per unit area, but are more useful for deriving estimates of the concentration per unit mass of photosynthetic pigments at both canopy and leaf scales.","author":[{"dropping-particle":"","family":"Blackburn","given":"George Alan","non-dropping-particle":"","parse-names":false,"suffix":""}],"container-title":"Remote Sensing of Environment","id":"ITEM-1","issue":"3","issued":{"date-parts":[["1998"]]},"page":"273-285","title":"Quantifying chlorophylls and carotenoids at leaf and canopy scales: An evaluation of some hyperspectral approaches","type":"article-journal","volume":"66"},"uris":["http://www.mendeley.com/documents/?uuid=4c52d524-aac8-417f-84ff-0ca0465e33f0"]}],"mendeley":{"formattedCitation":"[91]","plainTextFormattedCitation":"[91]","previouslyFormattedCitation":"[91]"},"properties":{"noteIndex":0},"schema":"https://github.com/citation-style-language/schema/raw/master/csl-citation.json"}</w:instrText>
      </w:r>
      <w:r w:rsidR="00295A73" w:rsidRPr="00285E20">
        <w:fldChar w:fldCharType="separate"/>
      </w:r>
      <w:r w:rsidR="00601B2A" w:rsidRPr="00601B2A">
        <w:rPr>
          <w:noProof/>
        </w:rPr>
        <w:t>[91]</w:t>
      </w:r>
      <w:r w:rsidR="00295A73" w:rsidRPr="00285E20">
        <w:fldChar w:fldCharType="end"/>
      </w:r>
      <w:r w:rsidRPr="00285E20">
        <w:t xml:space="preserve">. Leaf anatomical features, including mass per area and structure differences (i.e., cell morphology and parenchyma structure) can present significant correlation with NIR peaks </w:t>
      </w:r>
      <w:r w:rsidR="00295A73" w:rsidRPr="00285E20">
        <w:fldChar w:fldCharType="begin" w:fldLock="1"/>
      </w:r>
      <w:r w:rsidR="00455936">
        <w:instrText>ADDIN CSL_CITATION {"citationItems":[{"id":"ITEM-1","itemData":{"DOI":"10.1046/j.1469-8137.1999.00456.x","ISSN":"0028646X","abstract":"Leaf anatomical parameters such as leaf mass per area (LMA) and biochemical composition can be used as indicators of leaf photosynthetic capacity. The aims of this study are to evaluate the potential of reflectance spectroscopy of fresh leaves for assessing and predicting various parameters, anatomical (LMA and tissue thickness) and biochemical (nitrogen concentration). This paper describes results obtained with fresh leaves of holm oak (Quercus ilex), an evergreen oak that is widely distributed from mesic to xeric habitats in the Mediterranean. Fresh leaves (560) were collected over 3 yr at six different sites, from the top to the bottom of the canopy. The reflectance of each leaf was obtained within 1 h of sampling with an NIRSystems 6500 spectrophotometer over the range 400-2500 nm. LMA was determined for all samples; biochemical and anatomical measurements were conducted over representative subsample populations of 92 and 87 leaves, respectively. Stepwise regression calibrations and partial least squares (PLS) calibrations were developed and compared with different spectral regions and mathematical treatments. Calibration equations had high coefficients of determination (r2 ranging from 0.94 for nitrogen to 0.98 for LMA and tissue thickness). The PLS regressions gave better results than stepwise regressions for all parameters studied. Compared with regressions calculated on raw spectral data, calculations on second derivatives of spectra improved results in all cases. The use of scatter corrections also improved results. These results show that visible and near-infra red reflectance can be used for accurately predicting anatomical parameters and the nitrogen concentration of fresh holm oak leaves. The results support the suggestion that high spectral resolution imaging spectrometry can be a useful tool for assessing functional processes in forest ecosystems.","author":[{"dropping-particle":"","family":"Ourcival","given":"J. M.","non-dropping-particle":"","parse-names":false,"suffix":""},{"dropping-particle":"","family":"Joffre","given":"R.","non-dropping-particle":"","parse-names":false,"suffix":""},{"dropping-particle":"","family":"Rambal","given":"S.","non-dropping-particle":"","parse-names":false,"suffix":""}],"container-title":"New Phytologist","id":"ITEM-1","issue":"2","issued":{"date-parts":[["1999"]]},"page":"351-364","title":"Exploring the relationships between reflectance and anatomical and biochemical properties in Quercus ilex leaves","type":"article-journal","volume":"143"},"uris":["http://www.mendeley.com/documents/?uuid=3a154c82-6f01-4f7b-a0c1-64956b884a4f"]}],"mendeley":{"formattedCitation":"[92]","plainTextFormattedCitation":"[92]","previouslyFormattedCitation":"[92]"},"properties":{"noteIndex":0},"schema":"https://github.com/citation-style-language/schema/raw/master/csl-citation.json"}</w:instrText>
      </w:r>
      <w:r w:rsidR="00295A73" w:rsidRPr="00285E20">
        <w:fldChar w:fldCharType="separate"/>
      </w:r>
      <w:r w:rsidR="00601B2A" w:rsidRPr="00601B2A">
        <w:rPr>
          <w:noProof/>
        </w:rPr>
        <w:t>[92]</w:t>
      </w:r>
      <w:r w:rsidR="00295A73" w:rsidRPr="00285E20">
        <w:fldChar w:fldCharType="end"/>
      </w:r>
      <w:r w:rsidRPr="00285E20">
        <w:t>. By combining VIS, NIR and shortwave infrared, the water content in vegetation can be monitored</w:t>
      </w:r>
      <w:r w:rsidR="00E34345">
        <w:t xml:space="preserve"> (Fig 2</w:t>
      </w:r>
      <w:r w:rsidR="00274557" w:rsidRPr="00285E20">
        <w:t>.)</w:t>
      </w:r>
      <w:r w:rsidRPr="00285E20">
        <w:t xml:space="preserve"> </w:t>
      </w:r>
      <w:r w:rsidR="00295A73" w:rsidRPr="00285E20">
        <w:fldChar w:fldCharType="begin" w:fldLock="1"/>
      </w:r>
      <w:r w:rsidR="00455936">
        <w:instrText>ADDIN CSL_CITATION {"citationItems":[{"id":"ITEM-1","itemData":{"DOI":"10.1007/s12665-012-1989-0","ISSN":"18666280","abstract":"Transpiration, an essential component of surface evapotranspiration, is particularly important in the research of surface evapotranspiration in arid areas. The paper explores the spectral information of the arid vegetal evapotranspiration from a semi-empirical perspective by the measured data and the up-scaling method. The paper inverted the transpiration of Haloxylon ammodendron at the canopy, pixel and regional scales in the southern edge of the Gurbantunggut desert in Xinjiang, China. The results are as follows: at the canopy scale, the optimal exponential model of the sap flow rate based on the hyperspectrum is y = 0.0015e3.8922x, R 2 = 0.806. At the pixel scale, there was a good linear relationship between the sap flow and the SR index, with a relationship of y = -1197.38x 3 + 1048.43x 2 - 305.47x + 455.15, R 2 = 0.845. At the regional scale, based on the optimal exponential model and the EO-1 Hyperion remote-sensing data, the transpiration of the study area was inverted. Comparing the results of the SEBAL and SEBS models, the errors of the simulation results were 7.78 and 8.80 %. The paper made full use of the knowledge flow at different scales, bridging the scale difference in canopy and remote-sensing images to avoid the information bottleneck in the up-scaling. However, there are many constraints in the data acquirement, the efficiency of the models, the endmembers determination, the temporal-spatial up-scaling, and the accuracy assessment, which would be improved in future studies. © 2012 Springer-Verlag.","author":[{"dropping-particle":"","family":"Cao","given":"Xiaoming","non-dropping-particle":"","parse-names":false,"suffix":""},{"dropping-particle":"","family":"Wang","given":"Juanle","non-dropping-particle":"","parse-names":false,"suffix":""},{"dropping-particle":"","family":"Chen","given":"Xi","non-dropping-particle":"","parse-names":false,"suffix":""},{"dropping-particle":"","family":"Gao","given":"Zhiqiang","non-dropping-particle":"","parse-names":false,"suffix":""},{"dropping-particle":"","family":"Yang","given":"Fei","non-dropping-particle":"","parse-names":false,"suffix":""},{"dropping-particle":"","family":"Shi","given":"Jiankang","non-dropping-particle":"","parse-names":false,"suffix":""}],"container-title":"Environmental Earth Sciences","id":"ITEM-1","issue":"5","issued":{"date-parts":[["2013"]]},"page":"1549-1558","title":"Multiscale remote-sensing retrieval in the evapotranspiration of Haloxylon ammodendron in the Gurbantunggut desert, China","type":"article-journal","volume":"69"},"uris":["http://www.mendeley.com/documents/?uuid=89ecbe3d-a529-4c77-9539-8d3a65e9884d"]}],"mendeley":{"formattedCitation":"[93]","plainTextFormattedCitation":"[93]","previouslyFormattedCitation":"[93]"},"properties":{"noteIndex":0},"schema":"https://github.com/citation-style-language/schema/raw/master/csl-citation.json"}</w:instrText>
      </w:r>
      <w:r w:rsidR="00295A73" w:rsidRPr="00285E20">
        <w:fldChar w:fldCharType="separate"/>
      </w:r>
      <w:r w:rsidR="00601B2A" w:rsidRPr="00601B2A">
        <w:rPr>
          <w:noProof/>
        </w:rPr>
        <w:t>[93]</w:t>
      </w:r>
      <w:r w:rsidR="00295A73" w:rsidRPr="00285E20">
        <w:fldChar w:fldCharType="end"/>
      </w:r>
      <w:r w:rsidRPr="00285E20">
        <w:t xml:space="preserve">. Because pigments, anatomical features, and plant water content relate to plant health </w:t>
      </w:r>
      <w:r w:rsidR="00295A73" w:rsidRPr="00285E20">
        <w:fldChar w:fldCharType="begin" w:fldLock="1"/>
      </w:r>
      <w:r w:rsidR="00792D1D">
        <w:instrText>ADDIN CSL_CITATION {"citationItems":[{"id":"ITEM-1","itemData":{"id":"ITEM-1","issued":{"date-parts":[["0"]]},"title":"Shi, T., Wang, J., Chen, Y., and Wu, G. (2016). Improving the prediction of arsenic contents in agricultural soils by combining the reflectance spectroscopy of soils and rice plants. International Journal of Applied Earth Observation and Geoinformation 52","type":"article-journal"},"uris":["http://www.mendeley.com/documents/?uuid=cc3c1bed-0873-4f3f-b78c-ec946ff83cb4"]}],"mendeley":{"formattedCitation":"[1]","plainTextFormattedCitation":"[1]","previouslyFormattedCitation":"[1]"},"properties":{"noteIndex":0},"schema":"https://github.com/citation-style-language/schema/raw/master/csl-citation.json"}</w:instrText>
      </w:r>
      <w:r w:rsidR="00295A73" w:rsidRPr="00285E20">
        <w:fldChar w:fldCharType="separate"/>
      </w:r>
      <w:r w:rsidR="00792D1D" w:rsidRPr="00792D1D">
        <w:rPr>
          <w:noProof/>
        </w:rPr>
        <w:t>[1]</w:t>
      </w:r>
      <w:r w:rsidR="00295A73" w:rsidRPr="00285E20">
        <w:fldChar w:fldCharType="end"/>
      </w:r>
      <w:r w:rsidRPr="00285E20">
        <w:t xml:space="preserve">, vegetation reflectance can be used for assessing soil contamination levels </w:t>
      </w:r>
      <w:r w:rsidR="00295A73" w:rsidRPr="00285E20">
        <w:fldChar w:fldCharType="begin" w:fldLock="1"/>
      </w:r>
      <w:r w:rsidR="00792D1D">
        <w:instrText>ADDIN CSL_CITATION {"citationItems":[{"id":"ITEM-1","itemData":{"DOI":"10.1016/j.chnaes.2009.09.011","ISSN":"18722032","abstract":"A pot experiment was conducted to evaluate the bioaccumulation of heavy metals and growth response of rice plants after exposure to single and combined contamination by Cu, Cd and Pb. The results showed that the biomass production was not significantly affected by either single or combined treatment of Cu, Cd and Pb. Adding Cu (Cd, or Pb) separately all increased concentrations of the respective element in root and shoot (p &lt; 0.001). In the combined contamination, Pb promoted both root and shoot absorption of Cu and Cd (p &lt; 0.001), and Cu affected Cd and Pb absorption in the root, but Pb concentrations in both root and shoot were not affected by Cd application. The formation of iron plaques varied obviously with soil types. Heavy metal accumulation in iron plaques was induced by the three elements (p &lt; 0.001). Furthermore, the three heavy metals exhibited an interactive relationship as measured by the Cu, Cd, Pb and Fe concentrations in root surface iron plaques. The iron plaques partially inhibited transfer of Pb to root and shoot, but no such effect was observed for Cu and Cd. This research indicates that the interaction among different heavy metal elements is very complex. It is very important to have a clear understanding on the associated mechanism and the consequential impact on plant growth.","author":[{"dropping-particle":"","family":"Huang","given":"Yizong","non-dropping-particle":"","parse-names":false,"suffix":""},{"dropping-particle":"","family":"Hu","given":"Ying","non-dropping-particle":"","parse-names":false,"suffix":""},{"dropping-particle":"","family":"Liu","given":"Yunxia","non-dropping-particle":"","parse-names":false,"suffix":""}],"container-title":"Acta Ecologica Sinica","id":"ITEM-1","issue":"6","issued":{"date-parts":[["2009"]]},"page":"320-326","title":"Heavy metal accumulation in iron plaque and growth of rice plants upon exposure to single and combined contamination by copper, cadmium and lead","type":"article-journal","volume":"29"},"uris":["http://www.mendeley.com/documents/?uuid=483d895c-32c4-4c69-8de3-8867d93c578b"]}],"mendeley":{"formattedCitation":"[94]","plainTextFormattedCitation":"[94]","previouslyFormattedCitation":"[94]"},"properties":{"noteIndex":0},"schema":"https://github.com/citation-style-language/schema/raw/master/csl-citation.json"}</w:instrText>
      </w:r>
      <w:r w:rsidR="00295A73" w:rsidRPr="00285E20">
        <w:fldChar w:fldCharType="separate"/>
      </w:r>
      <w:r w:rsidR="00792D1D" w:rsidRPr="00792D1D">
        <w:rPr>
          <w:noProof/>
        </w:rPr>
        <w:t>[94]</w:t>
      </w:r>
      <w:r w:rsidR="00295A73" w:rsidRPr="00285E20">
        <w:fldChar w:fldCharType="end"/>
      </w:r>
      <w:r w:rsidRPr="00285E20">
        <w:t xml:space="preserve">. Changes to the physicochemical and biological properties of soils also cause an effect on vegetation reflectance </w:t>
      </w:r>
      <w:r w:rsidR="00295A73" w:rsidRPr="00285E20">
        <w:fldChar w:fldCharType="begin" w:fldLock="1"/>
      </w:r>
      <w:r w:rsidR="00792D1D">
        <w:instrText>ADDIN CSL_CITATION {"citationItems":[{"id":"ITEM-1","itemData":{"DOI":"10.1016/j.ejsobi.2009.10.001","ISSN":"11645563","abstract":"The threat of heavy metal contamination to food and human health in south and east China has become a public concern as industrial development continues. The aims of this study were to investigate the influence of repeated phytoextraction over a two-year period by successive crops of the Zn and Cd hyperaccumulator Sedum plumbizincicola on multiple metal contaminated soils and to assess recovery of soil quality. Total and NH4OAc-extractable Zn and Cd concentrations were significantly reduced in planted soils compared to unplanted soils. Microbial biomass C (Cmic), basal respiration and microbial quotient (qM) were significantly and positively correlated and soil metabolic quotient (qCO2) was negatively correlated with heavy metal concentrations in unplanted soils (P &lt; 0.05). However, Cmic, basal respiration and qM values increased significantly after phytoremediation by five crops over two years compared to unplanted soil. Urease, β-glucosidase, neutral phosphatase and arylsulfatase activities also increased significantly with decreasing heavy metal contents and hydrolase activity was enhanced in planted soil (P &lt; 0.05) compared to the unplanted control. The data indicate the capacity of S. plumbizincicola to extract Zn and Cd from contaminated soil and also that phytoremediation had beneficial effects on soil microbial and hydrolase activities, with the metal phytoextraction procedure restoring soil quality. © 2009 Elsevier Masson SAS. All rights reserved.","author":[{"dropping-particle":"","family":"Jiang","given":"Jinping","non-dropping-particle":"","parse-names":false,"suffix":""},{"dropping-particle":"","family":"Wu","given":"Longhua","non-dropping-particle":"","parse-names":false,"suffix":""},{"dropping-particle":"","family":"Li","given":"Na","non-dropping-particle":"","parse-names":false,"suffix":""},{"dropping-particle":"","family":"Luo","given":"Yongming","non-dropping-particle":"","parse-names":false,"suffix":""},{"dropping-particle":"","family":"Liu","given":"Ling","non-dropping-particle":"","parse-names":false,"suffix":""},{"dropping-particle":"","family":"Zhao","given":"Qiguo","non-dropping-particle":"","parse-names":false,"suffix":""},{"dropping-particle":"","family":"Zhang","given":"Lei","non-dropping-particle":"","parse-names":false,"suffix":""},{"dropping-particle":"","family":"Christie","given":"Peter","non-dropping-particle":"","parse-names":false,"suffix":""}],"container-title":"European Journal of Soil Biology","id":"ITEM-1","issue":"1","issued":{"date-parts":[["2010"]]},"page":"18-26","title":"Effects of multiple heavy metal contamination and repeated phytoextraction by Sedum plumbizincicola on soil microbial properties","type":"article-journal","volume":"46"},"uris":["http://www.mendeley.com/documents/?uuid=6260c2fe-12c1-4da9-bfb1-d3119dc419a2"]},{"id":"ITEM-2","itemData":{"DOI":"10.1021/acs.est.7b04618","ISSN":"15205851","PMID":"29376321","abstract":"The remote assessment of soil contamination remains difficult in vegetated areas. Recent advances in hyperspectral spectroscopy suggest making use of plant reflectance to monitor oil and gas leakage from industrial facilities. However, knowledge about plant response to oil contamination is still limited, so only very few imaging applications are possible at this stage. We therefore conducted a greenhouse experiment on three species long-term exposed to either oil-contaminated or water-deficient soils. Reflectance measurements were regularly performed at leaf and plant scale over 61 days of exposure. Results showed an increase of reflectance in the visible (VIS), the red-edge and the short-wave infrared (SWIR) under both oil and water-deficit stress exposure. A contrasted response in the near-infrared (NIR) was also observed among species. Spectra underwent transformations to discriminate species' responses to the different treatments using linear discriminant analysis (LDA) with a stepwise procedure. Original and transformed spectra enabled to discriminate the plants' responses to the different treatments without confusion after 61 days. The discriminating wavelengths were consistent with the spectral differences observed. These results suggest differential changes in plant pigments, structure and water content as a response to various stressors, and open up promising perspectives for airborne and satellite applications.","author":[{"dropping-particle":"","family":"Lassalle","given":"Guillaume","non-dropping-particle":"","parse-names":false,"suffix":""},{"dropping-particle":"","family":"Credoz","given":"Anthony","non-dropping-particle":"","parse-names":false,"suffix":""},{"dropping-particle":"","family":"Hédacq","given":"Rémy","non-dropping-particle":"","parse-names":false,"suffix":""},{"dropping-particle":"","family":"Fabre","given":"Sophie","non-dropping-particle":"","parse-names":false,"suffix":""},{"dropping-particle":"","family":"Dubucq","given":"Dominique","non-dropping-particle":"","parse-names":false,"suffix":""},{"dropping-particle":"","family":"Elger","given":"Arnaud","non-dropping-particle":"","parse-names":false,"suffix":""}],"container-title":"Environmental Science and Technology","id":"ITEM-2","issue":"4","issued":{"date-parts":[["2018"]]},"page":"1756-1764","title":"Assessing Soil Contamination Due to Oil and Gas Production Using Vegetation Hyperspectral Reflectance","type":"article-journal","volume":"52"},"uris":["http://www.mendeley.com/documents/?uuid=fceeb4f3-16f0-4a8b-b403-15103736a98b"]},{"id":"ITEM-3","itemData":{"DOI":"10.1016/j.envpol.2005.02.025","ISSN":"02697491","PMID":"15908087","abstract":"Wetland ecosystems of California are located in highly populated areas and subject to high levels of contamination. Monitoring of wetlands to assess degrees of pollution damage requires periodic retrieval of information over large areas, which can be effectively accomplished by rapidly evolving remote sensing technologies. The biophysical principles of remote sensing of vegetation under stress need to be understood in order to correctly interpret the information obtained at the scale of canopies. To determine the potential to remotely characterize and monitor pollution, plants of Salicornia virginica, a major component of wetland communities in California, were treated with two metals and two crude oil types to study their sensitivity to pollutants and how this impacted their reflectance characteristics. Several growth and physiological parameters, as well as shoot reflectance were measured and correlated with symptoms and contamination levels. Significant differences between treatments were found in at least some of the measured parameters in all pollutants. Reflectance was sensitive to early stress levels only for cadmium and the lightweight petroleum. Pollutants that differ in their way of action also had different plant reflectance signatures. The high degree of correlation between reflectance features and stress indicators highlights the potential of using remote sensing to assess the type and degree of pollution damage. © 2005 Elsevier Ltd. All rights reserved.","author":[{"dropping-particle":"","family":"Rosso","given":"Pablo H.","non-dropping-particle":"","parse-names":false,"suffix":""},{"dropping-particle":"","family":"Pushnik","given":"James C.","non-dropping-particle":"","parse-names":false,"suffix":""},{"dropping-particle":"","family":"Lay","given":"Mui","non-dropping-particle":"","parse-names":false,"suffix":""},{"dropping-particle":"","family":"Ustin","given":"Susan L.","non-dropping-particle":"","parse-names":false,"suffix":""}],"container-title":"Environmental Pollution","id":"ITEM-3","issue":"2","issued":{"date-parts":[["2005"]]},"page":"241-252","title":"Reflectance properties and physiological responses of Salicornia virginica to heavy metal and petroleum contamination","type":"article-journal","volume":"137"},"uris":["http://www.mendeley.com/documents/?uuid=cda83157-f3bf-4de6-8d83-e9879a8c65e0"]}],"mendeley":{"formattedCitation":"[87], [95], [96]","plainTextFormattedCitation":"[87], [95], [96]","previouslyFormattedCitation":"[87], [95], [96]"},"properties":{"noteIndex":0},"schema":"https://github.com/citation-style-language/schema/raw/master/csl-citation.json"}</w:instrText>
      </w:r>
      <w:r w:rsidR="00295A73" w:rsidRPr="00285E20">
        <w:fldChar w:fldCharType="separate"/>
      </w:r>
      <w:r w:rsidR="00792D1D" w:rsidRPr="00792D1D">
        <w:rPr>
          <w:noProof/>
        </w:rPr>
        <w:t>[87], [95], [96]</w:t>
      </w:r>
      <w:r w:rsidR="00295A73" w:rsidRPr="00285E20">
        <w:fldChar w:fldCharType="end"/>
      </w:r>
      <w:r w:rsidRPr="00285E20">
        <w:t xml:space="preserve">. Shi et al. </w:t>
      </w:r>
      <w:r w:rsidR="00295A73" w:rsidRPr="00285E20">
        <w:fldChar w:fldCharType="begin" w:fldLock="1"/>
      </w:r>
      <w:r w:rsidR="00455936">
        <w:instrText>ADDIN CSL_CITATION {"citationItems":[{"id":"ITEM-1","itemData":{"DOI":"10.1080/05704928.2018.1442346","ISSN":"1520569X","abstract":"Heavy metal soil contamination is a severe environmental problem globally, and its mapping is vital for environmental managers and policymakers to determine its distributions and hotspots. This paper reviewed multiple proximal and remote sensing spectroscopy for convenient and inexpensive method of obtaining soil reflectance spectroscopy or environmental covariates, which can be used for mapping heavy metal soil contamination. Furthermore, spatial prediction using proximal remote-sensed data and environmental covariates was discussed. We suggested that mapping of the spatial distributions of metal species may be important due to the different bioavailabilities and toxicities of various species. The assimilation of multiple proximal/remote-sensed sensors may promote the horizontal and vertical mapping of soil heavy metals. Moreover, combining the advantages of satellite and unmanned aerial vehicle-based hyperspectral imaging systems will facilitate the development of a space–aeronautic incorporation hyperspectral observation technology that can monitor soil environment rapidly and accurately at a large scale.","author":[{"dropping-particle":"","family":"Shi","given":"Tiezhu","non-dropping-particle":"","parse-names":false,"suffix":""},{"dropping-particle":"","family":"Guo","given":"Long","non-dropping-particle":"","parse-names":false,"suffix":""},{"dropping-particle":"","family":"Chen","given":"Yiyun","non-dropping-particle":"","parse-names":false,"suffix":""},{"dropping-particle":"","family":"Wang","given":"Weixi","non-dropping-particle":"","parse-names":false,"suffix":""},{"dropping-particle":"","family":"Shi","given":"Zhou","non-dropping-particle":"","parse-names":false,"suffix":""},{"dropping-particle":"","family":"Li","given":"Qingquan","non-dropping-particle":"","parse-names":false,"suffix":""},{"dropping-particle":"","family":"Wu","given":"Guofeng","non-dropping-particle":"","parse-names":false,"suffix":""}],"container-title":"Applied Spectroscopy Reviews","id":"ITEM-1","issue":"10","issued":{"date-parts":[["2018"]]},"page":"783-805","publisher":"Taylor &amp; Francis","title":"Proximal and remote sensing techniques for mapping of soil contamination with heavy metals","type":"article-journal","volume":"53"},"uris":["http://www.mendeley.com/documents/?uuid=57959e9a-67e4-40d7-b459-98728b726fb0"]}],"mendeley":{"formattedCitation":"[51]","plainTextFormattedCitation":"[51]","previouslyFormattedCitation":"[51]"},"properties":{"noteIndex":0},"schema":"https://github.com/citation-style-language/schema/raw/master/csl-citation.json"}</w:instrText>
      </w:r>
      <w:r w:rsidR="00295A73" w:rsidRPr="00285E20">
        <w:fldChar w:fldCharType="separate"/>
      </w:r>
      <w:r w:rsidR="00455936" w:rsidRPr="00455936">
        <w:rPr>
          <w:noProof/>
        </w:rPr>
        <w:t>[51]</w:t>
      </w:r>
      <w:r w:rsidR="00295A73" w:rsidRPr="00285E20">
        <w:fldChar w:fldCharType="end"/>
      </w:r>
      <w:r w:rsidRPr="00285E20">
        <w:t xml:space="preserve"> explored the reflectance of rice plants to predict soil As concentrations. It was found that 768, 939, 953, 1132, and 1145 nm wavelengths correlated to As levels, while 768, 939 and 953 nm wavelengths were related to the leaf area index and chlorophyll density, and 1132 and 1145 nm wavelengths were associated with the cellular structure, which could be used for indirect measurement of As levels. A partial least squares regression (PLSR) model was developed with an R2 of 0.77 </w:t>
      </w:r>
      <w:r w:rsidR="00295A73" w:rsidRPr="00285E20">
        <w:fldChar w:fldCharType="begin" w:fldLock="1"/>
      </w:r>
      <w:r w:rsidR="00792D1D">
        <w:instrText>ADDIN CSL_CITATION {"citationItems":[{"id":"ITEM-1","itemData":{"DOI":"10.1021/es405361n","ISSN":"15205851","PMID":"24804926","abstract":"The objective of this study was to explore the feasibility and to investigate the mechanism for rapidly monitoring arsenic (As) contamination in agricultural soils with the reflectance spectra of rice plants. Several data pretreatment methods were applied to improve the prediction accuracy. The prediction of soil As contents was achieved by partial least-squares regression (PLSR) using laboratory and field spectra of rice plants, as well as linear regression employing normalized difference spectral index (NDSI) calculated from fild spectra. For laboratory spectra, the optimal PLSR model for predicting soil As contents was achieved using Savitzky-Golay smoothing (SG), first derivative and mean center (MC) (root-mean-square error of prediction (RMSEP) = 14.7 mg kg-1; r = 0.64; residual predictive deviation (RPD) = 1.31). For field spectra, the optimal PLSR model was also achieved using SG, first derivative and MC (RMSEP = 13.7 mg kg-1; r = 0.71; RPD = 1.43). In addition, the NDSI with 812 and 782 nm obtained a prediction accuracy with r = 0.68, RMSEP = 13.7 mg kg-1, and RPD = 1.36. These results indicated that it was feasible to monitor the As contamination in agricultural soils using the reflectance spectra of rice plants. The prediction mechanism might be the relationship between the As contents in soils and the chlorophyll-a/-b contents and cell structure in leaves or canopies of rice plants. © 2014 American Chemical Society.","author":[{"dropping-particle":"","family":"Shi","given":"Tiezhu","non-dropping-particle":"","parse-names":false,"suffix":""},{"dropping-particle":"","family":"Liu","given":"Huizeng","non-dropping-particle":"","parse-names":false,"suffix":""},{"dropping-particle":"","family":"Wang","given":"Junjie","non-dropping-particle":"","parse-names":false,"suffix":""},{"dropping-particle":"","family":"Chen","given":"Yiyun","non-dropping-particle":"","parse-names":false,"suffix":""},{"dropping-particle":"","family":"Fei","given":"Teng","non-dropping-particle":"","parse-names":false,"suffix":""},{"dropping-particle":"","family":"Wu","given":"Guofeng","non-dropping-particle":"","parse-names":false,"suffix":""}],"container-title":"Environmental Science and Technology","id":"ITEM-1","issue":"11","issued":{"date-parts":[["2014"]]},"page":"6264-6272","title":"Monitoring arsenic contamination in agricultural soils with reflectance spectroscopy of rice plants","type":"article-journal","volume":"48"},"uris":["http://www.mendeley.com/documents/?uuid=8e094a38-8c01-4917-8313-6e59986c0bf5"]}],"mendeley":{"formattedCitation":"[97]","plainTextFormattedCitation":"[97]","previouslyFormattedCitation":"[97]"},"properties":{"noteIndex":0},"schema":"https://github.com/citation-style-language/schema/raw/master/csl-citation.json"}</w:instrText>
      </w:r>
      <w:r w:rsidR="00295A73" w:rsidRPr="00285E20">
        <w:fldChar w:fldCharType="separate"/>
      </w:r>
      <w:r w:rsidR="00792D1D" w:rsidRPr="00792D1D">
        <w:rPr>
          <w:noProof/>
        </w:rPr>
        <w:t>[97]</w:t>
      </w:r>
      <w:r w:rsidR="00295A73" w:rsidRPr="00285E20">
        <w:fldChar w:fldCharType="end"/>
      </w:r>
      <w:r w:rsidRPr="00285E20">
        <w:t xml:space="preserve">. Two-band and three-band vegetation indices have been used </w:t>
      </w:r>
      <w:r w:rsidRPr="00285E20">
        <w:lastRenderedPageBreak/>
        <w:t>to predict As levels by leaner and polymeric regression models. The three-band index (</w:t>
      </w:r>
      <m:oMath>
        <m:sSub>
          <m:sSubPr>
            <m:ctrlPr>
              <w:rPr>
                <w:rFonts w:ascii="Cambria Math" w:hAnsi="Cambria Math"/>
                <w:i/>
              </w:rPr>
            </m:ctrlPr>
          </m:sSubPr>
          <m:e>
            <m:r>
              <w:rPr>
                <w:rFonts w:ascii="Cambria Math" w:hAnsi="Cambria Math"/>
              </w:rPr>
              <m:t>R</m:t>
            </m:r>
          </m:e>
          <m:sub>
            <m:r>
              <w:rPr>
                <w:rFonts w:ascii="Cambria Math" w:hAnsi="Cambria Math"/>
              </w:rPr>
              <m:t>716</m:t>
            </m:r>
          </m:sub>
        </m:sSub>
      </m:oMath>
      <w:r w:rsidR="00BE3E3F" w:rsidRPr="00285E20">
        <w:t>-</w:t>
      </w:r>
      <m:oMath>
        <m:sSub>
          <m:sSubPr>
            <m:ctrlPr>
              <w:rPr>
                <w:rFonts w:ascii="Cambria Math" w:hAnsi="Cambria Math"/>
                <w:i/>
              </w:rPr>
            </m:ctrlPr>
          </m:sSubPr>
          <m:e>
            <m:r>
              <w:rPr>
                <w:rFonts w:ascii="Cambria Math" w:hAnsi="Cambria Math"/>
              </w:rPr>
              <m:t>R</m:t>
            </m:r>
          </m:e>
          <m:sub>
            <m:r>
              <w:rPr>
                <w:rFonts w:ascii="Cambria Math" w:hAnsi="Cambria Math"/>
              </w:rPr>
              <m:t>568</m:t>
            </m:r>
          </m:sub>
        </m:sSub>
      </m:oMath>
      <w:r w:rsidRPr="00285E20">
        <w:t>)/(</w:t>
      </w: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552</m:t>
            </m:r>
          </m:sub>
        </m:sSub>
      </m:oMath>
      <w:r w:rsidRPr="00285E20">
        <w:t>-</w:t>
      </w:r>
      <m:oMath>
        <m:sSub>
          <m:sSubPr>
            <m:ctrlPr>
              <w:rPr>
                <w:rFonts w:ascii="Cambria Math" w:hAnsi="Cambria Math"/>
                <w:i/>
              </w:rPr>
            </m:ctrlPr>
          </m:sSubPr>
          <m:e>
            <m:r>
              <w:rPr>
                <w:rFonts w:ascii="Cambria Math" w:hAnsi="Cambria Math"/>
              </w:rPr>
              <m:t>R</m:t>
            </m:r>
          </m:e>
          <m:sub>
            <m:r>
              <w:rPr>
                <w:rFonts w:ascii="Cambria Math" w:hAnsi="Cambria Math"/>
              </w:rPr>
              <m:t>568</m:t>
            </m:r>
          </m:sub>
        </m:sSub>
      </m:oMath>
      <w:r w:rsidRPr="00285E20">
        <w:t xml:space="preserve">) is the more effective of these </w:t>
      </w:r>
      <w:del w:id="109" w:author="mldinis" w:date="2022-08-04T17:48:00Z">
        <w:r w:rsidRPr="00285E20" w:rsidDel="001D09F5">
          <w:delText>(</w:delText>
        </w:r>
      </w:del>
      <w:r w:rsidR="00295A73" w:rsidRPr="00285E20">
        <w:fldChar w:fldCharType="begin" w:fldLock="1"/>
      </w:r>
      <w:r w:rsidR="00455936">
        <w:instrText>ADDIN CSL_CITATION {"citationItems":[{"id":"ITEM-1","itemData":{"DOI":"10.1016/j.jhazmat.2016.01.022","ISSN":"18733336","PMID":"26844405","abstract":"This study systematically analyzed the performance of multivariate hyperspectral vegetation indices of rice (Oryza sativa L.) in estimating the arsenic content in agricultural soils. Field canopy reflectance spectra was obtained in the jointing-booting growth stage of rice. Newly developed and published multivariate vegetation indices were initially calculated to estimate soil arsenic content. The well-performing vegetation indices were then selected using successive projections algorithm (SPA), and the SPA selected vegetation indices were adopted to calibrate a multiple linear regression model for estimating soil arsenic content. Results showed that a three-band vegetation index (R716 - R568)/(R552 - R568) performed best in the newly developed vegetation indices in estimating soil arsenic content. The photochemical reflectance index (PRI) and red edge position (REP) performed well in the published vegetation indices. Moreover, the linear combination of two vegetation indices ((R716 - R568)/(R552 - R568) and REP) selected using SPA improved the estimation of soil arsenic content. These results indicated that the newly developed three-band vegetation index (R716 - R568)/(R552 - R568) might be recommended as an indicator for estimating soil arsenic content in the study area. PRI and REP could be used as universal vegetation indices for monitoring soil arsenic contamination.","author":[{"dropping-particle":"","family":"Shi","given":"Tiezhu","non-dropping-particle":"","parse-names":false,"suffix":""},{"dropping-particle":"","family":"Liu","given":"Huizeng","non-dropping-particle":"","parse-names":false,"suffix":""},{"dropping-particle":"","family":"Chen","given":"Yiyun","non-dropping-particle":"","parse-names":false,"suffix":""},{"dropping-particle":"","family":"Wang","given":"Junjie","non-dropping-particle":"","parse-names":false,"suffix":""},{"dropping-particle":"","family":"Wu","given":"Guofeng","non-dropping-particle":"","parse-names":false,"suffix":""}],"container-title":"Journal of Hazardous Materials","id":"ITEM-1","issued":{"date-parts":[["2016"]]},"page":"243-252","title":"Estimation of arsenic in agricultural soils using hyperspectral vegetation indices of rice","type":"article-journal","volume":"308"},"uris":["http://www.mendeley.com/documents/?uuid=f86bc3cc-7c0f-46ae-b8bc-61e342d76005"]}],"mendeley":{"formattedCitation":"[50]","plainTextFormattedCitation":"[50]","previouslyFormattedCitation":"[50]"},"properties":{"noteIndex":0},"schema":"https://github.com/citation-style-language/schema/raw/master/csl-citation.json"}</w:instrText>
      </w:r>
      <w:r w:rsidR="00295A73" w:rsidRPr="00285E20">
        <w:fldChar w:fldCharType="separate"/>
      </w:r>
      <w:r w:rsidR="00601B2A" w:rsidRPr="00601B2A">
        <w:rPr>
          <w:noProof/>
        </w:rPr>
        <w:t>[50]</w:t>
      </w:r>
      <w:r w:rsidR="00295A73" w:rsidRPr="00285E20">
        <w:fldChar w:fldCharType="end"/>
      </w:r>
      <w:del w:id="110" w:author="mldinis" w:date="2022-08-04T17:48:00Z">
        <w:r w:rsidRPr="00285E20" w:rsidDel="001D09F5">
          <w:delText>)</w:delText>
        </w:r>
      </w:del>
      <w:r w:rsidRPr="00285E20">
        <w:t xml:space="preserve">. It should be noted that environmental factors unrelated to soil contaminant levels (e.g., nutrient availability) may affect the health of plants and should be considered when relying on vegetation reflectance data </w:t>
      </w:r>
      <w:r w:rsidR="00295A73" w:rsidRPr="00285E20">
        <w:fldChar w:fldCharType="begin" w:fldLock="1"/>
      </w:r>
      <w:r w:rsidR="00455936">
        <w:instrText>ADDIN CSL_CITATION {"citationItems":[{"id":"ITEM-1","itemData":{"DOI":"10.1021/acs.est.7b04618","ISSN":"15205851","PMID":"29376321","abstract":"The remote assessment of soil contamination remains difficult in vegetated areas. Recent advances in hyperspectral spectroscopy suggest making use of plant reflectance to monitor oil and gas leakage from industrial facilities. However, knowledge about plant response to oil contamination is still limited, so only very few imaging applications are possible at this stage. We therefore conducted a greenhouse experiment on three species long-term exposed to either oil-contaminated or water-deficient soils. Reflectance measurements were regularly performed at leaf and plant scale over 61 days of exposure. Results showed an increase of reflectance in the visible (VIS), the red-edge and the short-wave infrared (SWIR) under both oil and water-deficit stress exposure. A contrasted response in the near-infrared (NIR) was also observed among species. Spectra underwent transformations to discriminate species' responses to the different treatments using linear discriminant analysis (LDA) with a stepwise procedure. Original and transformed spectra enabled to discriminate the plants' responses to the different treatments without confusion after 61 days. The discriminating wavelengths were consistent with the spectral differences observed. These results suggest differential changes in plant pigments, structure and water content as a response to various stressors, and open up promising perspectives for airborne and satellite applications.","author":[{"dropping-particle":"","family":"Lassalle","given":"Guillaume","non-dropping-particle":"","parse-names":false,"suffix":""},{"dropping-particle":"","family":"Credoz","given":"Anthony","non-dropping-particle":"","parse-names":false,"suffix":""},{"dropping-particle":"","family":"Hédacq","given":"Rémy","non-dropping-particle":"","parse-names":false,"suffix":""},{"dropping-particle":"","family":"Fabre","given":"Sophie","non-dropping-particle":"","parse-names":false,"suffix":""},{"dropping-particle":"","family":"Dubucq","given":"Dominique","non-dropping-particle":"","parse-names":false,"suffix":""},{"dropping-particle":"","family":"Elger","given":"Arnaud","non-dropping-particle":"","parse-names":false,"suffix":""}],"container-title":"Environmental Science and Technology","id":"ITEM-1","issue":"4","issued":{"date-parts":[["2018"]]},"page":"1756-1764","title":"Assessing Soil Contamination Due to Oil and Gas Production Using Vegetation Hyperspectral Reflectance","type":"article-journal","volume":"52"},"uris":["http://www.mendeley.com/documents/?uuid=fceeb4f3-16f0-4a8b-b403-15103736a98b"]}],"mendeley":{"formattedCitation":"[87]","plainTextFormattedCitation":"[87]","previouslyFormattedCitation":"[87]"},"properties":{"noteIndex":0},"schema":"https://github.com/citation-style-language/schema/raw/master/csl-citation.json"}</w:instrText>
      </w:r>
      <w:r w:rsidR="00295A73" w:rsidRPr="00285E20">
        <w:fldChar w:fldCharType="separate"/>
      </w:r>
      <w:r w:rsidR="00601B2A" w:rsidRPr="00601B2A">
        <w:rPr>
          <w:noProof/>
        </w:rPr>
        <w:t>[87]</w:t>
      </w:r>
      <w:r w:rsidR="00295A73" w:rsidRPr="00285E20">
        <w:fldChar w:fldCharType="end"/>
      </w:r>
      <w:r w:rsidRPr="00285E20">
        <w:t xml:space="preserve">. Moreover, the sensitivity to contaminant exposure is different for different plant species </w:t>
      </w:r>
      <w:r w:rsidR="00295A73" w:rsidRPr="00285E20">
        <w:fldChar w:fldCharType="begin" w:fldLock="1"/>
      </w:r>
      <w:r w:rsidR="00455936">
        <w:instrText>ADDIN CSL_CITATION {"citationItems":[{"id":"ITEM-1","itemData":{"DOI":"10.1021/acs.est.7b04618","ISSN":"15205851","PMID":"29376321","abstract":"The remote assessment of soil contamination remains difficult in vegetated areas. Recent advances in hyperspectral spectroscopy suggest making use of plant reflectance to monitor oil and gas leakage from industrial facilities. However, knowledge about plant response to oil contamination is still limited, so only very few imaging applications are possible at this stage. We therefore conducted a greenhouse experiment on three species long-term exposed to either oil-contaminated or water-deficient soils. Reflectance measurements were regularly performed at leaf and plant scale over 61 days of exposure. Results showed an increase of reflectance in the visible (VIS), the red-edge and the short-wave infrared (SWIR) under both oil and water-deficit stress exposure. A contrasted response in the near-infrared (NIR) was also observed among species. Spectra underwent transformations to discriminate species' responses to the different treatments using linear discriminant analysis (LDA) with a stepwise procedure. Original and transformed spectra enabled to discriminate the plants' responses to the different treatments without confusion after 61 days. The discriminating wavelengths were consistent with the spectral differences observed. These results suggest differential changes in plant pigments, structure and water content as a response to various stressors, and open up promising perspectives for airborne and satellite applications.","author":[{"dropping-particle":"","family":"Lassalle","given":"Guillaume","non-dropping-particle":"","parse-names":false,"suffix":""},{"dropping-particle":"","family":"Credoz","given":"Anthony","non-dropping-particle":"","parse-names":false,"suffix":""},{"dropping-particle":"","family":"Hédacq","given":"Rémy","non-dropping-particle":"","parse-names":false,"suffix":""},{"dropping-particle":"","family":"Fabre","given":"Sophie","non-dropping-particle":"","parse-names":false,"suffix":""},{"dropping-particle":"","family":"Dubucq","given":"Dominique","non-dropping-particle":"","parse-names":false,"suffix":""},{"dropping-particle":"","family":"Elger","given":"Arnaud","non-dropping-particle":"","parse-names":false,"suffix":""}],"container-title":"Environmental Science and Technology","id":"ITEM-1","issue":"4","issued":{"date-parts":[["2018"]]},"page":"1756-1764","title":"Assessing Soil Contamination Due to Oil and Gas Production Using Vegetation Hyperspectral Reflectance","type":"article-journal","volume":"52"},"uris":["http://www.mendeley.com/documents/?uuid=fceeb4f3-16f0-4a8b-b403-15103736a98b"]},{"id":"ITEM-2","itemData":{"DOI":"10.1016/j.envpol.2012.10.029","ISSN":"02697491","PMID":"23246622","abstract":"Pipeline systems used to transport petroleum products represent a potential source of soil pollution worldwide. The design of new techniques that may improve current monitoring of pipeline leakage is imperative. This paper assesses the remote detection of small leakages of liquid hydrocarbons indirectly, through the analysis of spectral features of contaminated plants. Leaf and canopy spectra of healthy plants were compared to spectra of plants contaminated with diesel and gasoline, at increasing rates of soil contamination. Contamination effects were observed both visually in the field and thorough changes in the spectral reflectance patterns of vegetation. Results indicate that the remote detection of small volumes of gasoline and diesel contaminations is feasible based on the red edge analysis of leaf and canopy spectra of plants. Brachiaria grass ranks as a favourable choice to be used as an indicator of HCs leakages along pipelines. © 2012 Elsevier B.V. All rights reserved.","author":[{"dropping-particle":"","family":"Sanches","given":"I. D.","non-dropping-particle":"","parse-names":false,"suffix":""},{"dropping-particle":"","family":"Souza Filho","given":"C. R.","non-dropping-particle":"","parse-names":false,"suffix":""},{"dropping-particle":"","family":"Magalhães","given":"L. A.","non-dropping-particle":"","parse-names":false,"suffix":""},{"dropping-particle":"","family":"Quitério","given":"G. C.M.","non-dropping-particle":"","parse-names":false,"suffix":""},{"dropping-particle":"","family":"Alves","given":"M. N.","non-dropping-particle":"","parse-names":false,"suffix":""},{"dropping-particle":"","family":"Oliveira","given":"W. J.","non-dropping-particle":"","parse-names":false,"suffix":""}],"container-title":"Environmental Pollution","id":"ITEM-2","issued":{"date-parts":[["2013"]]},"note":"blue: 39","page":"16-27","title":"Unravelling remote sensing signatures of plants contaminated with gasoline and diesel: An approach using the red edge spectral feature","type":"article-journal","volume":"174"},"uris":["http://www.mendeley.com/documents/?uuid=a32bb1b2-6dde-4c67-abde-8bbc43dedbba"]}],"mendeley":{"formattedCitation":"[9], [87]","plainTextFormattedCitation":"[9], [87]","previouslyFormattedCitation":"[9], [87]"},"properties":{"noteIndex":0},"schema":"https://github.com/citation-style-language/schema/raw/master/csl-citation.json"}</w:instrText>
      </w:r>
      <w:r w:rsidR="00295A73" w:rsidRPr="00285E20">
        <w:fldChar w:fldCharType="separate"/>
      </w:r>
      <w:r w:rsidR="00601B2A" w:rsidRPr="00601B2A">
        <w:rPr>
          <w:noProof/>
        </w:rPr>
        <w:t>[9], [87]</w:t>
      </w:r>
      <w:r w:rsidR="00295A73" w:rsidRPr="00285E20">
        <w:fldChar w:fldCharType="end"/>
      </w:r>
      <w:r w:rsidRPr="00285E20">
        <w:t>.</w:t>
      </w:r>
    </w:p>
    <w:p w14:paraId="091A9DA5" w14:textId="77777777" w:rsidR="001B4B83" w:rsidRPr="00285E20" w:rsidRDefault="001B4B83" w:rsidP="00285E20">
      <w:pPr>
        <w:ind w:left="720" w:firstLine="720"/>
        <w:jc w:val="center"/>
      </w:pPr>
      <w:r w:rsidRPr="00285E20">
        <w:rPr>
          <w:noProof/>
          <w:lang w:val="pt-PT" w:eastAsia="pt-PT"/>
        </w:rPr>
        <w:drawing>
          <wp:inline distT="0" distB="0" distL="0" distR="0" wp14:anchorId="56125AAB" wp14:editId="192D346E">
            <wp:extent cx="3087163" cy="250094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939" r="12792" b="9434"/>
                    <a:stretch/>
                  </pic:blipFill>
                  <pic:spPr bwMode="auto">
                    <a:xfrm>
                      <a:off x="0" y="0"/>
                      <a:ext cx="3088609" cy="2502119"/>
                    </a:xfrm>
                    <a:prstGeom prst="rect">
                      <a:avLst/>
                    </a:prstGeom>
                    <a:ln>
                      <a:noFill/>
                    </a:ln>
                    <a:extLst>
                      <a:ext uri="{53640926-AAD7-44D8-BBD7-CCE9431645EC}">
                        <a14:shadowObscured xmlns:a14="http://schemas.microsoft.com/office/drawing/2010/main"/>
                      </a:ext>
                    </a:extLst>
                  </pic:spPr>
                </pic:pic>
              </a:graphicData>
            </a:graphic>
          </wp:inline>
        </w:drawing>
      </w:r>
    </w:p>
    <w:p w14:paraId="5D1E7405" w14:textId="77777777" w:rsidR="00274557" w:rsidRPr="00E34345" w:rsidRDefault="00E34345" w:rsidP="00285E20">
      <w:pPr>
        <w:ind w:left="720" w:firstLine="1123"/>
        <w:jc w:val="center"/>
        <w:rPr>
          <w:sz w:val="18"/>
          <w:szCs w:val="18"/>
        </w:rPr>
      </w:pPr>
      <w:r>
        <w:rPr>
          <w:sz w:val="18"/>
          <w:szCs w:val="18"/>
        </w:rPr>
        <w:t>Fig 2</w:t>
      </w:r>
      <w:r w:rsidR="00274557" w:rsidRPr="00E34345">
        <w:rPr>
          <w:sz w:val="18"/>
          <w:szCs w:val="18"/>
        </w:rPr>
        <w:t>. Typical signature of healthy green leaf and mos</w:t>
      </w:r>
      <w:r w:rsidR="00285E20" w:rsidRPr="00E34345">
        <w:rPr>
          <w:sz w:val="18"/>
          <w:szCs w:val="18"/>
        </w:rPr>
        <w:t xml:space="preserve">t influential parameters in the </w:t>
      </w:r>
      <w:r w:rsidR="00274557" w:rsidRPr="00E34345">
        <w:rPr>
          <w:sz w:val="18"/>
          <w:szCs w:val="18"/>
        </w:rPr>
        <w:t>different spectral regions</w:t>
      </w:r>
    </w:p>
    <w:p w14:paraId="7455BCAE" w14:textId="77777777" w:rsidR="001B4B83" w:rsidRPr="00285E20" w:rsidRDefault="001B4B83" w:rsidP="00274557">
      <w:pPr>
        <w:ind w:left="720" w:firstLine="720"/>
        <w:jc w:val="both"/>
      </w:pPr>
      <w:r w:rsidRPr="00285E20">
        <w:t>In most cases, studies aimed to assess the impact of crude oil and petroleum products on the environment using multi- (Landsat) or hyperspectral (Hyperion) satellite imagery at 30-m spatial resolution a very high spatial and spectral resolutions are needed to achieve efficient discrimination of oil and other stressors</w:t>
      </w:r>
      <w:r w:rsidR="00274557" w:rsidRPr="00285E20">
        <w:t xml:space="preserve"> (Table 2) </w:t>
      </w:r>
      <w:r w:rsidR="00295A73" w:rsidRPr="00285E20">
        <w:fldChar w:fldCharType="begin" w:fldLock="1"/>
      </w:r>
      <w:r w:rsidR="00792D1D">
        <w:instrText>ADDIN CSL_CITATION {"citationItems":[{"id":"ITEM-1","itemData":{"DOI":"10.1016/j.jhazmat.2020.122427","ISSN":"18733336","PMID":"32155523","abstract":"The monitoring of soil contamination deriving from oil and gas industry remains difficult in vegetated areas. Over the last decade, optical remote sensing has proved helpful for this purpose. By tracking alterations in vegetation biochemistry through its optical properties, multi- and hyperspectral remote sensing allow detecting and quantifying crude oil and petroleum products leaked following accidental leakages or bad cessation practices. Recent advances in this field have led to the development of various methods that can be applied either in the field using portable spectroradiometers or at large scale on airborne and satellite images. Experiments carried out under controlled conditions have largely contributed to identifying the most important factors influencing the detection of oil (plant species, mixture composition, etc.). In a perspective of operational use, an important effort is still required to make optical remote sensing a reliable tool for oil and gas companies. The current methods used on imagery should extend their scope to a wide range of contexts and their application to upcoming satellite-embedded hyperspectral sensors should be considered in future studies.","author":[{"dropping-particle":"","family":"Lassalle","given":"Guillaume","non-dropping-particle":"","parse-names":false,"suffix":""},{"dropping-particle":"","family":"Fabre","given":"Sophie","non-dropping-particle":"","parse-names":false,"suffix":""},{"dropping-particle":"","family":"Credoz","given":"Anthony","non-dropping-particle":"","parse-names":false,"suffix":""},{"dropping-particle":"","family":"Dubucq","given":"Dominique","non-dropping-particle":"","parse-names":false,"suffix":""},{"dropping-particle":"","family":"Elger","given":"Arnaud","non-dropping-particle":"","parse-names":false,"suffix":""}],"container-title":"Journal of Hazardous Materials","id":"ITEM-1","issued":{"date-parts":[["2020"]]},"title":"Monitoring oil contamination in vegetated areas with optical remote sensing: A comprehensive review","type":"article-journal","volume":"393"},"uris":["http://www.mendeley.com/documents/?uuid=8a20c68a-f5a9-4eee-8df8-41a82d2b808d"]}],"mendeley":{"formattedCitation":"[98]","plainTextFormattedCitation":"[98]","previouslyFormattedCitation":"[98]"},"properties":{"noteIndex":0},"schema":"https://github.com/citation-style-language/schema/raw/master/csl-citation.json"}</w:instrText>
      </w:r>
      <w:r w:rsidR="00295A73" w:rsidRPr="00285E20">
        <w:fldChar w:fldCharType="separate"/>
      </w:r>
      <w:r w:rsidR="00792D1D" w:rsidRPr="00792D1D">
        <w:rPr>
          <w:noProof/>
        </w:rPr>
        <w:t>[98]</w:t>
      </w:r>
      <w:r w:rsidR="00295A73" w:rsidRPr="00285E20">
        <w:fldChar w:fldCharType="end"/>
      </w:r>
      <w:r w:rsidR="00274557" w:rsidRPr="00285E20">
        <w:t>.</w:t>
      </w:r>
    </w:p>
    <w:p w14:paraId="18344963" w14:textId="77777777" w:rsidR="003D739A" w:rsidRPr="00E34345" w:rsidRDefault="003D739A">
      <w:pPr>
        <w:spacing w:after="0"/>
        <w:jc w:val="center"/>
        <w:rPr>
          <w:sz w:val="18"/>
          <w:szCs w:val="18"/>
        </w:rPr>
        <w:pPrChange w:id="111" w:author="mldinis" w:date="2022-08-04T17:49:00Z">
          <w:pPr>
            <w:spacing w:after="0"/>
            <w:jc w:val="both"/>
          </w:pPr>
        </w:pPrChange>
      </w:pPr>
      <w:r w:rsidRPr="00E34345">
        <w:rPr>
          <w:sz w:val="18"/>
          <w:szCs w:val="18"/>
        </w:rPr>
        <w:t xml:space="preserve">Table 2. Studies aiming to detect and quantify crude oil and petroleum products using multi- and hyperspectral airborne and satellite images. (Refl.: Reflectance; VI: Vegetation Indices; CR: </w:t>
      </w:r>
      <w:r w:rsidRPr="00E34345">
        <w:rPr>
          <w:i/>
          <w:iCs/>
          <w:sz w:val="18"/>
          <w:szCs w:val="18"/>
        </w:rPr>
        <w:t xml:space="preserve">Continuum </w:t>
      </w:r>
      <w:r w:rsidRPr="00E34345">
        <w:rPr>
          <w:sz w:val="18"/>
          <w:szCs w:val="18"/>
        </w:rPr>
        <w:t xml:space="preserve">Removal; RF: Random Forest; REP: Red-Edge Position; comp.: Comparison; RTM: Radiative Transfer Model.) </w:t>
      </w:r>
      <w:r w:rsidRPr="00E34345">
        <w:rPr>
          <w:sz w:val="18"/>
          <w:szCs w:val="18"/>
        </w:rPr>
        <w:fldChar w:fldCharType="begin" w:fldLock="1"/>
      </w:r>
      <w:r w:rsidR="004B640A" w:rsidRPr="00E34345">
        <w:rPr>
          <w:sz w:val="18"/>
          <w:szCs w:val="18"/>
        </w:rPr>
        <w:instrText>ADDIN CSL_CITATION {"citationItems":[{"id":"ITEM-1","itemData":{"DOI":"10.1016/j.jhazmat.2020.122427","ISSN":"18733336","PMID":"32155523","abstract":"The monitoring of soil contamination deriving from oil and gas industry remains difficult in vegetated areas. Over the last decade, optical remote sensing has proved helpful for this purpose. By tracking alterations in vegetation biochemistry through its optical properties, multi- and hyperspectral remote sensing allow detecting and quantifying crude oil and petroleum products leaked following accidental leakages or bad cessation practices. Recent advances in this field have led to the development of various methods that can be applied either in the field using portable spectroradiometers or at large scale on airborne and satellite images. Experiments carried out under controlled conditions have largely contributed to identifying the most important factors influencing the detection of oil (plant species, mixture composition, etc.). In a perspective of operational use, an important effort is still required to make optical remote sensing a reliable tool for oil and gas companies. The current methods used on imagery should extend their scope to a wide range of contexts and their application to upcoming satellite-embedded hyperspectral sensors should be considered in future studies.","author":[{"dropping-particle":"","family":"Lassalle","given":"Guillaume","non-dropping-particle":"","parse-names":false,"suffix":""},{"dropping-particle":"","family":"Fabre","given":"Sophie","non-dropping-particle":"","parse-names":false,"suffix":""},{"dropping-particle":"","family":"Credoz","given":"Anthony","non-dropping-particle":"","parse-names":false,"suffix":""},{"dropping-particle":"","family":"Dubucq","given":"Dominique","non-dropping-particle":"","parse-names":false,"suffix":""},{"dropping-particle":"","family":"Elger","given":"Arnaud","non-dropping-particle":"","parse-names":false,"suffix":""}],"container-title":"Journal of Hazardous Materials","id":"ITEM-1","issued":{"date-parts":[["2020"]]},"title":"Monitoring oil contamination in vegetated areas with optical remote sensing: A comprehensive review","type":"article-journal","volume":"393"},"uris":["http://www.mendeley.com/documents/?uuid=8a20c68a-f5a9-4eee-8df8-41a82d2b808d"]}],"mendeley":{"formattedCitation":"[98]","plainTextFormattedCitation":"[98]","previouslyFormattedCitation":"[98]"},"properties":{"noteIndex":0},"schema":"https://github.com/citation-style-language/schema/raw/master/csl-citation.json"}</w:instrText>
      </w:r>
      <w:r w:rsidRPr="00E34345">
        <w:rPr>
          <w:sz w:val="18"/>
          <w:szCs w:val="18"/>
        </w:rPr>
        <w:fldChar w:fldCharType="separate"/>
      </w:r>
      <w:r w:rsidR="00792D1D" w:rsidRPr="00E34345">
        <w:rPr>
          <w:noProof/>
          <w:sz w:val="18"/>
          <w:szCs w:val="18"/>
        </w:rPr>
        <w:t>[98]</w:t>
      </w:r>
      <w:r w:rsidRPr="00E34345">
        <w:rPr>
          <w:sz w:val="18"/>
          <w:szCs w:val="18"/>
        </w:rPr>
        <w:fldChar w:fldCharType="end"/>
      </w:r>
      <w:r w:rsidRPr="00E34345">
        <w:rPr>
          <w:sz w:val="18"/>
          <w:szCs w:val="18"/>
        </w:rPr>
        <w:t>.</w:t>
      </w:r>
    </w:p>
    <w:tbl>
      <w:tblPr>
        <w:tblStyle w:val="TableGrid"/>
        <w:tblW w:w="9493" w:type="dxa"/>
        <w:jc w:val="center"/>
        <w:tblLook w:val="04A0" w:firstRow="1" w:lastRow="0" w:firstColumn="1" w:lastColumn="0" w:noHBand="0" w:noVBand="1"/>
      </w:tblPr>
      <w:tblGrid>
        <w:gridCol w:w="1560"/>
        <w:gridCol w:w="1412"/>
        <w:gridCol w:w="1276"/>
        <w:gridCol w:w="1417"/>
        <w:gridCol w:w="1560"/>
        <w:gridCol w:w="1701"/>
        <w:gridCol w:w="567"/>
      </w:tblGrid>
      <w:tr w:rsidR="00285E20" w:rsidRPr="00285E20" w14:paraId="23F0FD2B" w14:textId="77777777" w:rsidTr="00E34345">
        <w:trPr>
          <w:jc w:val="center"/>
        </w:trPr>
        <w:tc>
          <w:tcPr>
            <w:tcW w:w="1560" w:type="dxa"/>
          </w:tcPr>
          <w:p w14:paraId="28F01D47" w14:textId="77777777" w:rsidR="00E466AD" w:rsidRPr="00E34345" w:rsidRDefault="00E466AD" w:rsidP="00274557">
            <w:pPr>
              <w:jc w:val="both"/>
              <w:rPr>
                <w:b/>
                <w:bCs/>
                <w:sz w:val="16"/>
                <w:szCs w:val="16"/>
              </w:rPr>
            </w:pPr>
            <w:r w:rsidRPr="00E34345">
              <w:rPr>
                <w:rFonts w:eastAsia="CharisSIL" w:cs="CharisSIL"/>
                <w:b/>
                <w:bCs/>
                <w:sz w:val="16"/>
                <w:szCs w:val="16"/>
              </w:rPr>
              <w:t>Vegetation type</w:t>
            </w:r>
          </w:p>
        </w:tc>
        <w:tc>
          <w:tcPr>
            <w:tcW w:w="1412" w:type="dxa"/>
          </w:tcPr>
          <w:p w14:paraId="1E9FFD1E" w14:textId="77777777" w:rsidR="00E466AD" w:rsidRPr="00E34345" w:rsidRDefault="00E466AD" w:rsidP="00274557">
            <w:pPr>
              <w:jc w:val="both"/>
              <w:rPr>
                <w:b/>
                <w:bCs/>
                <w:sz w:val="16"/>
                <w:szCs w:val="16"/>
              </w:rPr>
            </w:pPr>
            <w:r w:rsidRPr="00E34345">
              <w:rPr>
                <w:rFonts w:eastAsia="CharisSIL" w:cs="CharisSIL"/>
                <w:b/>
                <w:bCs/>
                <w:sz w:val="16"/>
                <w:szCs w:val="16"/>
              </w:rPr>
              <w:t>Target</w:t>
            </w:r>
          </w:p>
        </w:tc>
        <w:tc>
          <w:tcPr>
            <w:tcW w:w="1276" w:type="dxa"/>
          </w:tcPr>
          <w:p w14:paraId="7ABE36F2" w14:textId="77777777" w:rsidR="00E466AD" w:rsidRPr="00E34345" w:rsidRDefault="00E466AD" w:rsidP="00274557">
            <w:pPr>
              <w:jc w:val="both"/>
              <w:rPr>
                <w:b/>
                <w:bCs/>
                <w:sz w:val="16"/>
                <w:szCs w:val="16"/>
              </w:rPr>
            </w:pPr>
            <w:r w:rsidRPr="00E34345">
              <w:rPr>
                <w:rFonts w:eastAsia="CharisSIL" w:cs="CharisSIL"/>
                <w:b/>
                <w:bCs/>
                <w:sz w:val="16"/>
                <w:szCs w:val="16"/>
              </w:rPr>
              <w:t>Sensor name</w:t>
            </w:r>
          </w:p>
        </w:tc>
        <w:tc>
          <w:tcPr>
            <w:tcW w:w="1417" w:type="dxa"/>
          </w:tcPr>
          <w:p w14:paraId="6E4ED3F4" w14:textId="77777777" w:rsidR="00E466AD" w:rsidRPr="00E34345" w:rsidRDefault="00E466AD" w:rsidP="00E466AD">
            <w:pPr>
              <w:autoSpaceDE w:val="0"/>
              <w:autoSpaceDN w:val="0"/>
              <w:adjustRightInd w:val="0"/>
              <w:rPr>
                <w:rFonts w:eastAsia="CharisSIL" w:cs="CharisSIL"/>
                <w:b/>
                <w:bCs/>
                <w:sz w:val="16"/>
                <w:szCs w:val="16"/>
              </w:rPr>
            </w:pPr>
            <w:r w:rsidRPr="00E34345">
              <w:rPr>
                <w:rFonts w:eastAsia="CharisSIL" w:cs="CharisSIL"/>
                <w:b/>
                <w:bCs/>
                <w:sz w:val="16"/>
                <w:szCs w:val="16"/>
              </w:rPr>
              <w:t>Sensor type (spatial</w:t>
            </w:r>
          </w:p>
          <w:p w14:paraId="61262329" w14:textId="77777777" w:rsidR="00E466AD" w:rsidRPr="00E34345" w:rsidRDefault="00E466AD" w:rsidP="00E466AD">
            <w:pPr>
              <w:jc w:val="both"/>
              <w:rPr>
                <w:b/>
                <w:bCs/>
                <w:sz w:val="16"/>
                <w:szCs w:val="16"/>
              </w:rPr>
            </w:pPr>
            <w:r w:rsidRPr="00E34345">
              <w:rPr>
                <w:rFonts w:eastAsia="CharisSIL" w:cs="CharisSIL"/>
                <w:b/>
                <w:bCs/>
                <w:sz w:val="16"/>
                <w:szCs w:val="16"/>
              </w:rPr>
              <w:t>resolution)</w:t>
            </w:r>
          </w:p>
        </w:tc>
        <w:tc>
          <w:tcPr>
            <w:tcW w:w="1560" w:type="dxa"/>
          </w:tcPr>
          <w:p w14:paraId="0F1FCEEA" w14:textId="77777777" w:rsidR="00E466AD" w:rsidRPr="00E34345" w:rsidRDefault="00E466AD" w:rsidP="00E466AD">
            <w:pPr>
              <w:autoSpaceDE w:val="0"/>
              <w:autoSpaceDN w:val="0"/>
              <w:adjustRightInd w:val="0"/>
              <w:rPr>
                <w:rFonts w:eastAsia="CharisSIL" w:cs="CharisSIL"/>
                <w:b/>
                <w:bCs/>
                <w:sz w:val="16"/>
                <w:szCs w:val="16"/>
              </w:rPr>
            </w:pPr>
            <w:r w:rsidRPr="00E34345">
              <w:rPr>
                <w:rFonts w:eastAsia="CharisSIL" w:cs="CharisSIL"/>
                <w:b/>
                <w:bCs/>
                <w:sz w:val="16"/>
                <w:szCs w:val="16"/>
              </w:rPr>
              <w:t>Bands (spectral</w:t>
            </w:r>
          </w:p>
          <w:p w14:paraId="52519384" w14:textId="77777777" w:rsidR="00E466AD" w:rsidRPr="00E34345" w:rsidRDefault="00E466AD" w:rsidP="00E466AD">
            <w:pPr>
              <w:jc w:val="both"/>
              <w:rPr>
                <w:b/>
                <w:bCs/>
                <w:sz w:val="16"/>
                <w:szCs w:val="16"/>
              </w:rPr>
            </w:pPr>
            <w:r w:rsidRPr="00E34345">
              <w:rPr>
                <w:rFonts w:eastAsia="CharisSIL" w:cs="CharisSIL"/>
                <w:b/>
                <w:bCs/>
                <w:sz w:val="16"/>
                <w:szCs w:val="16"/>
              </w:rPr>
              <w:t>domain)</w:t>
            </w:r>
          </w:p>
        </w:tc>
        <w:tc>
          <w:tcPr>
            <w:tcW w:w="1701" w:type="dxa"/>
          </w:tcPr>
          <w:p w14:paraId="1E9504C0" w14:textId="77777777" w:rsidR="00E466AD" w:rsidRPr="00E34345" w:rsidRDefault="00E466AD" w:rsidP="00274557">
            <w:pPr>
              <w:jc w:val="both"/>
              <w:rPr>
                <w:b/>
                <w:bCs/>
                <w:sz w:val="16"/>
                <w:szCs w:val="16"/>
              </w:rPr>
            </w:pPr>
            <w:r w:rsidRPr="00E34345">
              <w:rPr>
                <w:rFonts w:eastAsia="CharisSIL" w:cs="CharisSIL"/>
                <w:b/>
                <w:bCs/>
                <w:sz w:val="16"/>
                <w:szCs w:val="16"/>
              </w:rPr>
              <w:t>Method</w:t>
            </w:r>
          </w:p>
        </w:tc>
        <w:tc>
          <w:tcPr>
            <w:tcW w:w="567" w:type="dxa"/>
          </w:tcPr>
          <w:p w14:paraId="55E3EC67" w14:textId="77777777" w:rsidR="00E466AD" w:rsidRPr="00E34345" w:rsidRDefault="00E466AD" w:rsidP="00274557">
            <w:pPr>
              <w:jc w:val="both"/>
              <w:rPr>
                <w:b/>
                <w:bCs/>
                <w:sz w:val="16"/>
                <w:szCs w:val="16"/>
              </w:rPr>
            </w:pPr>
            <w:r w:rsidRPr="00E34345">
              <w:rPr>
                <w:rFonts w:eastAsia="CharisSIL" w:cs="CharisSIL"/>
                <w:b/>
                <w:bCs/>
                <w:sz w:val="16"/>
                <w:szCs w:val="16"/>
              </w:rPr>
              <w:t>Ref.</w:t>
            </w:r>
          </w:p>
        </w:tc>
      </w:tr>
      <w:tr w:rsidR="00285E20" w:rsidRPr="00285E20" w14:paraId="2F7CBB81" w14:textId="77777777" w:rsidTr="00E34345">
        <w:trPr>
          <w:jc w:val="center"/>
        </w:trPr>
        <w:tc>
          <w:tcPr>
            <w:tcW w:w="9493" w:type="dxa"/>
            <w:gridSpan w:val="7"/>
          </w:tcPr>
          <w:p w14:paraId="6F2D149D" w14:textId="77777777" w:rsidR="00E466AD" w:rsidRPr="00E34345" w:rsidRDefault="00E466AD" w:rsidP="00274557">
            <w:pPr>
              <w:jc w:val="both"/>
              <w:rPr>
                <w:sz w:val="16"/>
                <w:szCs w:val="16"/>
              </w:rPr>
            </w:pPr>
            <w:r w:rsidRPr="00E34345">
              <w:rPr>
                <w:rFonts w:cs="CharisSIL-Bold"/>
                <w:b/>
                <w:bCs/>
                <w:sz w:val="16"/>
                <w:szCs w:val="16"/>
              </w:rPr>
              <w:t>Multispectral</w:t>
            </w:r>
          </w:p>
        </w:tc>
      </w:tr>
      <w:tr w:rsidR="00285E20" w:rsidRPr="00285E20" w14:paraId="5F58A30E" w14:textId="77777777" w:rsidTr="00E34345">
        <w:trPr>
          <w:jc w:val="center"/>
        </w:trPr>
        <w:tc>
          <w:tcPr>
            <w:tcW w:w="1560" w:type="dxa"/>
          </w:tcPr>
          <w:p w14:paraId="5F321010" w14:textId="77777777" w:rsidR="00E466AD" w:rsidRPr="00E34345" w:rsidRDefault="00E466AD" w:rsidP="00E466AD">
            <w:pPr>
              <w:jc w:val="both"/>
              <w:rPr>
                <w:sz w:val="16"/>
                <w:szCs w:val="16"/>
              </w:rPr>
            </w:pPr>
            <w:r w:rsidRPr="00E34345">
              <w:rPr>
                <w:rFonts w:eastAsia="CharisSIL" w:cs="CharisSIL"/>
                <w:sz w:val="16"/>
                <w:szCs w:val="16"/>
              </w:rPr>
              <w:t>Mangrove</w:t>
            </w:r>
          </w:p>
        </w:tc>
        <w:tc>
          <w:tcPr>
            <w:tcW w:w="1412" w:type="dxa"/>
          </w:tcPr>
          <w:p w14:paraId="1E9F2B9A" w14:textId="77777777" w:rsidR="00E466AD" w:rsidRPr="00E34345" w:rsidRDefault="00E466AD" w:rsidP="00E466AD">
            <w:pPr>
              <w:jc w:val="both"/>
              <w:rPr>
                <w:sz w:val="16"/>
                <w:szCs w:val="16"/>
              </w:rPr>
            </w:pPr>
            <w:r w:rsidRPr="00E34345">
              <w:rPr>
                <w:rFonts w:eastAsia="CharisSIL" w:cs="CharisSIL"/>
                <w:sz w:val="16"/>
                <w:szCs w:val="16"/>
              </w:rPr>
              <w:t>Crude oil leakage</w:t>
            </w:r>
          </w:p>
        </w:tc>
        <w:tc>
          <w:tcPr>
            <w:tcW w:w="1276" w:type="dxa"/>
          </w:tcPr>
          <w:p w14:paraId="5B587B1A" w14:textId="77777777" w:rsidR="00E466AD" w:rsidRPr="00E34345" w:rsidRDefault="00E466AD" w:rsidP="00E466AD">
            <w:pPr>
              <w:jc w:val="both"/>
              <w:rPr>
                <w:sz w:val="16"/>
                <w:szCs w:val="16"/>
              </w:rPr>
            </w:pPr>
            <w:r w:rsidRPr="00E34345">
              <w:rPr>
                <w:rFonts w:eastAsia="CharisSIL" w:cs="CharisSIL"/>
                <w:sz w:val="16"/>
                <w:szCs w:val="16"/>
              </w:rPr>
              <w:t>Landsat-8</w:t>
            </w:r>
          </w:p>
        </w:tc>
        <w:tc>
          <w:tcPr>
            <w:tcW w:w="1417" w:type="dxa"/>
          </w:tcPr>
          <w:p w14:paraId="6C776B36" w14:textId="77777777" w:rsidR="00E466AD" w:rsidRPr="00E34345" w:rsidRDefault="00E466AD" w:rsidP="00E466AD">
            <w:pPr>
              <w:jc w:val="both"/>
              <w:rPr>
                <w:sz w:val="16"/>
                <w:szCs w:val="16"/>
              </w:rPr>
            </w:pPr>
            <w:r w:rsidRPr="00E34345">
              <w:rPr>
                <w:rFonts w:eastAsia="CharisSIL" w:cs="CharisSIL"/>
                <w:sz w:val="16"/>
                <w:szCs w:val="16"/>
              </w:rPr>
              <w:t>Satellite (30 m)</w:t>
            </w:r>
          </w:p>
        </w:tc>
        <w:tc>
          <w:tcPr>
            <w:tcW w:w="1560" w:type="dxa"/>
          </w:tcPr>
          <w:p w14:paraId="3C58DD7F" w14:textId="77777777" w:rsidR="00E466AD" w:rsidRPr="00E34345" w:rsidRDefault="00E466AD" w:rsidP="00E466AD">
            <w:pPr>
              <w:jc w:val="both"/>
              <w:rPr>
                <w:sz w:val="16"/>
                <w:szCs w:val="16"/>
              </w:rPr>
            </w:pPr>
            <w:r w:rsidRPr="00E34345">
              <w:rPr>
                <w:rFonts w:eastAsia="CharisSIL" w:cs="CharisSIL"/>
                <w:sz w:val="16"/>
                <w:szCs w:val="16"/>
              </w:rPr>
              <w:t>9 (435–2294 nm)</w:t>
            </w:r>
          </w:p>
        </w:tc>
        <w:tc>
          <w:tcPr>
            <w:tcW w:w="1701" w:type="dxa"/>
          </w:tcPr>
          <w:p w14:paraId="383613C0" w14:textId="77777777" w:rsidR="00E466AD" w:rsidRPr="00E34345" w:rsidRDefault="00E466AD" w:rsidP="00E466AD">
            <w:pPr>
              <w:jc w:val="both"/>
              <w:rPr>
                <w:sz w:val="16"/>
                <w:szCs w:val="16"/>
              </w:rPr>
            </w:pPr>
            <w:r w:rsidRPr="00E34345">
              <w:rPr>
                <w:rFonts w:eastAsia="CharisSIL" w:cs="CharisSIL"/>
                <w:sz w:val="16"/>
                <w:szCs w:val="16"/>
              </w:rPr>
              <w:t>VI+Mean comp.</w:t>
            </w:r>
          </w:p>
        </w:tc>
        <w:tc>
          <w:tcPr>
            <w:tcW w:w="567" w:type="dxa"/>
          </w:tcPr>
          <w:p w14:paraId="0DA07296" w14:textId="77777777" w:rsidR="00E466AD" w:rsidRPr="00E34345" w:rsidRDefault="002E6ABD" w:rsidP="00E466AD">
            <w:pPr>
              <w:jc w:val="both"/>
              <w:rPr>
                <w:sz w:val="16"/>
                <w:szCs w:val="16"/>
              </w:rPr>
            </w:pPr>
            <w:r w:rsidRPr="00E34345">
              <w:rPr>
                <w:sz w:val="16"/>
                <w:szCs w:val="16"/>
              </w:rPr>
              <w:fldChar w:fldCharType="begin" w:fldLock="1"/>
            </w:r>
            <w:r w:rsidR="004B640A" w:rsidRPr="00E34345">
              <w:rPr>
                <w:sz w:val="16"/>
                <w:szCs w:val="16"/>
              </w:rPr>
              <w:instrText>ADDIN CSL_CITATION {"citationItems":[{"id":"ITEM-1","itemData":{"DOI":"10.1080/01431161.2018.1448483","ISSN":"13665901","abstract":"This study is aimed at demonstrating the application of vegetation spectral techniques for detection and monitoring of the impact of oil spills on vegetation. Vegetation spectral reflectance from Landsat 8 data were used in the calculation of five vegetation indices (normalized difference vegetation index (NDVI), soil adjusted vegetation index (SAVI), adjusted resistant vegetation index 2 (ARVI2), green-infrared index (G-NIR) and green-shortwave infrared (G-SWIR) from the spill sites (SS) and non-spill sites (NSS) in 2013 (pre-oil spill), 2014 (oil spill date) and 2015 (post-oil spill) for statistical comparison. The result shows that NDVI, SAVI, ARVI2, G-NIR and G-SWIR indicated a certain level of significant difference between vegetation condition at the SS and the NSS in December 2013. In December 2014 vegetation conditions indicated higher level of significant difference between the vegetation at the SS and NSS as follows where NDVI, SAVI and ARVI2 with p-value 0.005, G-NIR–p-value 0.01 and G-SWIR p-value 0.05. Similarly, in January 2015 a very significant difference with p-value &lt;0.005. Three indices NDVI, ARVI2 and G-NIR indicated highly significant difference in vegetation conditions with p-value &lt;0.005 between December 2013 and December 2014 at the same sites. Post-spill analysis shows that NDVI and ARVI2 indicated low level of significance difference p-value &lt;0.05 suggesting subtle change in vegetation conditions between December 2014 and January 2015. This technique may help with the real time detection, response and monitoring of oil spills from pipelines for mitigation of pollution at the affected sites in mangrove forests.","author":[{"dropping-particle":"","family":"Adamu","given":"Bashir","non-dropping-particle":"","parse-names":false,"suffix":""},{"dropping-particle":"","family":"Tansey","given":"Kevin","non-dropping-particle":"","parse-names":false,"suffix":""},{"dropping-particle":"","family":"Ogutu","given":"Booker","non-dropping-particle":"","parse-names":false,"suffix":""}],"container-title":"International Journal of Remote Sensing","id":"ITEM-1","issue":"11","issued":{"date-parts":[["2018"]]},"page":"3628-3645","title":"Remote sensing for detection and monitoring of vegetation affected by oil spills","type":"article-journal","volume":"39"},"uris":["http://www.mendeley.com/documents/?uuid=115ca2d5-b3a1-4883-83f2-92d283c1a45a"]}],"mendeley":{"formattedCitation":"[99]","plainTextFormattedCitation":"[99]","previouslyFormattedCitation":"[99]"},"properties":{"noteIndex":0},"schema":"https://github.com/citation-style-language/schema/raw/master/csl-citation.json"}</w:instrText>
            </w:r>
            <w:r w:rsidRPr="00E34345">
              <w:rPr>
                <w:sz w:val="16"/>
                <w:szCs w:val="16"/>
              </w:rPr>
              <w:fldChar w:fldCharType="separate"/>
            </w:r>
            <w:r w:rsidR="00792D1D" w:rsidRPr="00E34345">
              <w:rPr>
                <w:noProof/>
                <w:sz w:val="16"/>
                <w:szCs w:val="16"/>
              </w:rPr>
              <w:t>[99]</w:t>
            </w:r>
            <w:r w:rsidRPr="00E34345">
              <w:rPr>
                <w:sz w:val="16"/>
                <w:szCs w:val="16"/>
              </w:rPr>
              <w:fldChar w:fldCharType="end"/>
            </w:r>
          </w:p>
        </w:tc>
      </w:tr>
      <w:tr w:rsidR="00285E20" w:rsidRPr="00285E20" w14:paraId="17E87179" w14:textId="77777777" w:rsidTr="00E34345">
        <w:trPr>
          <w:jc w:val="center"/>
        </w:trPr>
        <w:tc>
          <w:tcPr>
            <w:tcW w:w="1560" w:type="dxa"/>
          </w:tcPr>
          <w:p w14:paraId="667443A0" w14:textId="77777777" w:rsidR="00E466AD" w:rsidRPr="00E34345" w:rsidRDefault="00E466AD" w:rsidP="00E466AD">
            <w:pPr>
              <w:jc w:val="both"/>
              <w:rPr>
                <w:sz w:val="16"/>
                <w:szCs w:val="16"/>
              </w:rPr>
            </w:pPr>
            <w:r w:rsidRPr="00E34345">
              <w:rPr>
                <w:rFonts w:eastAsia="CharisSIL" w:cs="CharisSIL"/>
                <w:sz w:val="16"/>
                <w:szCs w:val="16"/>
              </w:rPr>
              <w:t>Crops, grassland &amp; trees</w:t>
            </w:r>
          </w:p>
        </w:tc>
        <w:tc>
          <w:tcPr>
            <w:tcW w:w="1412" w:type="dxa"/>
          </w:tcPr>
          <w:p w14:paraId="15532E6A" w14:textId="77777777" w:rsidR="00E466AD" w:rsidRPr="00E34345" w:rsidRDefault="00E466AD" w:rsidP="00E466AD">
            <w:pPr>
              <w:jc w:val="both"/>
              <w:rPr>
                <w:sz w:val="16"/>
                <w:szCs w:val="16"/>
              </w:rPr>
            </w:pPr>
            <w:r w:rsidRPr="00E34345">
              <w:rPr>
                <w:rFonts w:eastAsia="CharisSIL" w:cs="CharisSIL"/>
                <w:sz w:val="16"/>
                <w:szCs w:val="16"/>
              </w:rPr>
              <w:t>Crude oil leakage</w:t>
            </w:r>
          </w:p>
        </w:tc>
        <w:tc>
          <w:tcPr>
            <w:tcW w:w="1276" w:type="dxa"/>
          </w:tcPr>
          <w:p w14:paraId="33285174" w14:textId="77777777" w:rsidR="00E466AD" w:rsidRPr="00E34345" w:rsidRDefault="00E466AD" w:rsidP="00E466AD">
            <w:pPr>
              <w:jc w:val="both"/>
              <w:rPr>
                <w:sz w:val="16"/>
                <w:szCs w:val="16"/>
              </w:rPr>
            </w:pPr>
            <w:r w:rsidRPr="00E34345">
              <w:rPr>
                <w:rFonts w:eastAsia="CharisSIL" w:cs="CharisSIL"/>
                <w:sz w:val="16"/>
                <w:szCs w:val="16"/>
              </w:rPr>
              <w:t>Landsat-8</w:t>
            </w:r>
          </w:p>
        </w:tc>
        <w:tc>
          <w:tcPr>
            <w:tcW w:w="1417" w:type="dxa"/>
          </w:tcPr>
          <w:p w14:paraId="2CC9AAC8" w14:textId="77777777" w:rsidR="00E466AD" w:rsidRPr="00E34345" w:rsidRDefault="00E466AD" w:rsidP="00E466AD">
            <w:pPr>
              <w:jc w:val="both"/>
              <w:rPr>
                <w:sz w:val="16"/>
                <w:szCs w:val="16"/>
              </w:rPr>
            </w:pPr>
            <w:r w:rsidRPr="00E34345">
              <w:rPr>
                <w:rFonts w:eastAsia="CharisSIL" w:cs="CharisSIL"/>
                <w:sz w:val="16"/>
                <w:szCs w:val="16"/>
              </w:rPr>
              <w:t>Satellite (30 m)</w:t>
            </w:r>
          </w:p>
        </w:tc>
        <w:tc>
          <w:tcPr>
            <w:tcW w:w="1560" w:type="dxa"/>
          </w:tcPr>
          <w:p w14:paraId="4FA973C0" w14:textId="77777777" w:rsidR="00E466AD" w:rsidRPr="00E34345" w:rsidRDefault="00E466AD" w:rsidP="00E466AD">
            <w:pPr>
              <w:jc w:val="both"/>
              <w:rPr>
                <w:sz w:val="16"/>
                <w:szCs w:val="16"/>
              </w:rPr>
            </w:pPr>
            <w:r w:rsidRPr="00E34345">
              <w:rPr>
                <w:rFonts w:eastAsia="CharisSIL" w:cs="CharisSIL"/>
                <w:sz w:val="16"/>
                <w:szCs w:val="16"/>
              </w:rPr>
              <w:t>9 (435–2294 nm)</w:t>
            </w:r>
          </w:p>
        </w:tc>
        <w:tc>
          <w:tcPr>
            <w:tcW w:w="1701" w:type="dxa"/>
          </w:tcPr>
          <w:p w14:paraId="32CA7653" w14:textId="77777777" w:rsidR="00E466AD" w:rsidRPr="00E34345" w:rsidRDefault="00E466AD" w:rsidP="00E466AD">
            <w:pPr>
              <w:jc w:val="both"/>
              <w:rPr>
                <w:sz w:val="16"/>
                <w:szCs w:val="16"/>
              </w:rPr>
            </w:pPr>
            <w:r w:rsidRPr="00E34345">
              <w:rPr>
                <w:rFonts w:eastAsia="CharisSIL" w:cs="CharisSIL"/>
                <w:sz w:val="16"/>
                <w:szCs w:val="16"/>
              </w:rPr>
              <w:t>VI+RF classification</w:t>
            </w:r>
          </w:p>
        </w:tc>
        <w:tc>
          <w:tcPr>
            <w:tcW w:w="567" w:type="dxa"/>
          </w:tcPr>
          <w:p w14:paraId="1C2A255F" w14:textId="77777777" w:rsidR="00E466AD" w:rsidRPr="00E34345" w:rsidRDefault="002E6ABD" w:rsidP="00E466AD">
            <w:pPr>
              <w:jc w:val="both"/>
              <w:rPr>
                <w:sz w:val="16"/>
                <w:szCs w:val="16"/>
              </w:rPr>
            </w:pPr>
            <w:r w:rsidRPr="00E34345">
              <w:rPr>
                <w:sz w:val="16"/>
                <w:szCs w:val="16"/>
              </w:rPr>
              <w:fldChar w:fldCharType="begin" w:fldLock="1"/>
            </w:r>
            <w:r w:rsidR="004B640A" w:rsidRPr="00E34345">
              <w:rPr>
                <w:sz w:val="16"/>
                <w:szCs w:val="16"/>
              </w:rPr>
              <w:instrText>ADDIN CSL_CITATION {"citationItems":[{"id":"ITEM-1","itemData":{"DOI":"10.1007/s11356-018-3824-y","ISSN":"16147499","PMID":"30535661","abstract":"Terrestrial oil pollution is one of the major causes of ecological damage within the Niger Delta region of Nigeria and has caused a considerable loss of mangroves and arable croplands since the discovery of crude oil in 1956. The exact extent of landcover loss due to oil pollution remains uncertain due to the variability in factors such as volume and size of the oil spills, the age of oil, and its effects on the different vegetation types. Here, the feasibility of identifying oil-impacted land in the Niger Delta region of Nigeria with a machine learning random forest classifier using Landsat 8 (OLI spectral bands) and Vegetation Health Indices is explored. Oil spill incident data for the years 2015 and 2016 were obtained from published records of the National Oil Spill Detection and Response Agency and Shell Petroleum Development Corporation. Various health indices and spectral wavelengths from visible, near-infrared, and shortwave infrared bands were fused and classified using the machine learning random forest classifier to distinguish between oil-free and oil spill–impacted landcover. This provided the basis for the identification of the best variables for discriminating oil polluted from unpolluted land. Results showed that better results for discriminating oil-free and oil polluted landcovers were obtained when individual landcover types were classified separately as opposed to when the full study area image including all landcover types was classified at once. Similarly, the results also showed that biomass density plays a significant role in the characterization and classification of oil contaminated and oil-free pixels as tree cover areas showed higher classification accuracy compared to cropland and grassland.","author":[{"dropping-particle":"","family":"Ozigis","given":"Mohammed S.","non-dropping-particle":"","parse-names":false,"suffix":""},{"dropping-particle":"","family":"Kaduk","given":"Jorg D.","non-dropping-particle":"","parse-names":false,"suffix":""},{"dropping-particle":"","family":"Jarvis","given":"Claire H.","non-dropping-particle":"","parse-names":false,"suffix":""}],"container-title":"Environmental Science and Pollution Research","id":"ITEM-1","issue":"4","issued":{"date-parts":[["2019"]]},"page":"3621-3635","title":"Mapping terrestrial oil spill impact using machine learning random forest and Landsat 8 OLI imagery: a case site within the Niger Delta region of Nigeria","type":"article-journal","volume":"26"},"uris":["http://www.mendeley.com/documents/?uuid=9d71dcf0-46d1-4538-bec9-05cc97b76667"]}],"mendeley":{"formattedCitation":"[100]","plainTextFormattedCitation":"[100]","previouslyFormattedCitation":"[100]"},"properties":{"noteIndex":0},"schema":"https://github.com/citation-style-language/schema/raw/master/csl-citation.json"}</w:instrText>
            </w:r>
            <w:r w:rsidRPr="00E34345">
              <w:rPr>
                <w:sz w:val="16"/>
                <w:szCs w:val="16"/>
              </w:rPr>
              <w:fldChar w:fldCharType="separate"/>
            </w:r>
            <w:r w:rsidR="00792D1D" w:rsidRPr="00E34345">
              <w:rPr>
                <w:noProof/>
                <w:sz w:val="16"/>
                <w:szCs w:val="16"/>
              </w:rPr>
              <w:t>[100]</w:t>
            </w:r>
            <w:r w:rsidRPr="00E34345">
              <w:rPr>
                <w:sz w:val="16"/>
                <w:szCs w:val="16"/>
              </w:rPr>
              <w:fldChar w:fldCharType="end"/>
            </w:r>
          </w:p>
        </w:tc>
      </w:tr>
      <w:tr w:rsidR="00285E20" w:rsidRPr="00285E20" w14:paraId="571C0743" w14:textId="77777777" w:rsidTr="00E34345">
        <w:trPr>
          <w:jc w:val="center"/>
        </w:trPr>
        <w:tc>
          <w:tcPr>
            <w:tcW w:w="1560" w:type="dxa"/>
          </w:tcPr>
          <w:p w14:paraId="4B55FF21" w14:textId="77777777" w:rsidR="00E466AD" w:rsidRPr="00E34345" w:rsidRDefault="00E466AD" w:rsidP="00E466AD">
            <w:pPr>
              <w:jc w:val="both"/>
              <w:rPr>
                <w:sz w:val="16"/>
                <w:szCs w:val="16"/>
              </w:rPr>
            </w:pPr>
            <w:r w:rsidRPr="00E34345">
              <w:rPr>
                <w:rFonts w:eastAsia="CharisSIL" w:cs="CharisSIL"/>
                <w:sz w:val="16"/>
                <w:szCs w:val="16"/>
              </w:rPr>
              <w:t>Mangrove</w:t>
            </w:r>
          </w:p>
        </w:tc>
        <w:tc>
          <w:tcPr>
            <w:tcW w:w="1412" w:type="dxa"/>
          </w:tcPr>
          <w:p w14:paraId="3D297C77" w14:textId="77777777" w:rsidR="00E466AD" w:rsidRPr="00E34345" w:rsidRDefault="00E466AD" w:rsidP="00E466AD">
            <w:pPr>
              <w:jc w:val="both"/>
              <w:rPr>
                <w:sz w:val="16"/>
                <w:szCs w:val="16"/>
              </w:rPr>
            </w:pPr>
            <w:r w:rsidRPr="00E34345">
              <w:rPr>
                <w:rFonts w:eastAsia="CharisSIL" w:cs="CharisSIL"/>
                <w:sz w:val="16"/>
                <w:szCs w:val="16"/>
              </w:rPr>
              <w:t>Crude oil leakage</w:t>
            </w:r>
          </w:p>
        </w:tc>
        <w:tc>
          <w:tcPr>
            <w:tcW w:w="1276" w:type="dxa"/>
          </w:tcPr>
          <w:p w14:paraId="7B98B526" w14:textId="77777777" w:rsidR="00E466AD" w:rsidRPr="00E34345" w:rsidRDefault="00E466AD" w:rsidP="00E466AD">
            <w:pPr>
              <w:jc w:val="both"/>
              <w:rPr>
                <w:sz w:val="16"/>
                <w:szCs w:val="16"/>
              </w:rPr>
            </w:pPr>
            <w:r w:rsidRPr="00E34345">
              <w:rPr>
                <w:rFonts w:eastAsia="CharisSIL" w:cs="CharisSIL"/>
                <w:sz w:val="16"/>
                <w:szCs w:val="16"/>
              </w:rPr>
              <w:t>Landsat-5 &amp; -7</w:t>
            </w:r>
          </w:p>
        </w:tc>
        <w:tc>
          <w:tcPr>
            <w:tcW w:w="1417" w:type="dxa"/>
          </w:tcPr>
          <w:p w14:paraId="2C6A5D6E" w14:textId="77777777" w:rsidR="00E466AD" w:rsidRPr="00E34345" w:rsidRDefault="00E466AD" w:rsidP="00E466AD">
            <w:pPr>
              <w:jc w:val="both"/>
              <w:rPr>
                <w:sz w:val="16"/>
                <w:szCs w:val="16"/>
              </w:rPr>
            </w:pPr>
            <w:r w:rsidRPr="00E34345">
              <w:rPr>
                <w:rFonts w:eastAsia="CharisSIL" w:cs="CharisSIL"/>
                <w:sz w:val="16"/>
                <w:szCs w:val="16"/>
              </w:rPr>
              <w:t>Satellite (30 m)</w:t>
            </w:r>
          </w:p>
        </w:tc>
        <w:tc>
          <w:tcPr>
            <w:tcW w:w="1560" w:type="dxa"/>
          </w:tcPr>
          <w:p w14:paraId="078F0AB9" w14:textId="77777777" w:rsidR="00E466AD" w:rsidRPr="00E34345" w:rsidRDefault="00E466AD" w:rsidP="00E466AD">
            <w:pPr>
              <w:jc w:val="both"/>
              <w:rPr>
                <w:sz w:val="16"/>
                <w:szCs w:val="16"/>
              </w:rPr>
            </w:pPr>
            <w:r w:rsidRPr="00E34345">
              <w:rPr>
                <w:rFonts w:eastAsia="CharisSIL" w:cs="CharisSIL"/>
                <w:sz w:val="16"/>
                <w:szCs w:val="16"/>
              </w:rPr>
              <w:t>6 (450–2350 nm)</w:t>
            </w:r>
          </w:p>
        </w:tc>
        <w:tc>
          <w:tcPr>
            <w:tcW w:w="1701" w:type="dxa"/>
          </w:tcPr>
          <w:p w14:paraId="159B12CF" w14:textId="77777777" w:rsidR="00E466AD" w:rsidRPr="00E34345" w:rsidRDefault="00E466AD" w:rsidP="00E466AD">
            <w:pPr>
              <w:jc w:val="both"/>
              <w:rPr>
                <w:sz w:val="16"/>
                <w:szCs w:val="16"/>
              </w:rPr>
            </w:pPr>
            <w:r w:rsidRPr="00E34345">
              <w:rPr>
                <w:rFonts w:eastAsia="CharisSIL" w:cs="CharisSIL"/>
                <w:sz w:val="16"/>
                <w:szCs w:val="16"/>
              </w:rPr>
              <w:t>VI+Simple regression</w:t>
            </w:r>
          </w:p>
        </w:tc>
        <w:tc>
          <w:tcPr>
            <w:tcW w:w="567" w:type="dxa"/>
          </w:tcPr>
          <w:p w14:paraId="792D3A21" w14:textId="77777777" w:rsidR="00E466AD" w:rsidRPr="00E34345" w:rsidRDefault="002E6ABD" w:rsidP="00E466AD">
            <w:pPr>
              <w:jc w:val="both"/>
              <w:rPr>
                <w:sz w:val="16"/>
                <w:szCs w:val="16"/>
              </w:rPr>
            </w:pPr>
            <w:r w:rsidRPr="00E34345">
              <w:rPr>
                <w:sz w:val="16"/>
                <w:szCs w:val="16"/>
              </w:rPr>
              <w:fldChar w:fldCharType="begin" w:fldLock="1"/>
            </w:r>
            <w:r w:rsidR="004B640A" w:rsidRPr="00E34345">
              <w:rPr>
                <w:sz w:val="16"/>
                <w:szCs w:val="16"/>
              </w:rPr>
              <w:instrText>ADDIN CSL_CITATION {"citationItems":[{"id":"ITEM-1","itemData":{"DOI":"10.1080/01431161.2016.1176271","ISSN":"13665901","abstract":"The aim of this article is to investigate and test the influence of oil spill volume and time gap (number of days between oil spill events and image acquisition date) on normalized difference vegetation index (NDVI) and normalized difference water index (NDWI). This was carried out to determine the effect of these factors on vegetation condition affected by the oil spill. Based on regression analysis, it was shown that increase in the volume of oil spill resulted in increased deterioration of vegetation condition (estimated using NDVI and NDWI) in the study site. The study also tested how the length of time gap between the oil spill and image acquisition date influences the detectability of impacts of oil spill on vegetation. The results showed that the length of time between image acquisition and oil spill influenced the detectability of impacts of oil spill on vegetation condition. The longer the time between the date of image acquisition and the oil spill event, the lower the detectability of impacts of oil spill on vegetation condition. The NDVI seemed to produce better results than the NDWI. In conclusion, time and volume of oil spill can be important factors influencing the detection of pollution using vegetation indices (VIs) in an oil-polluted environment.","author":[{"dropping-particle":"","family":"Adamu","given":"Bashir","non-dropping-particle":"","parse-names":false,"suffix":""},{"dropping-particle":"","family":"Tansey","given":"Kevin","non-dropping-particle":"","parse-names":false,"suffix":""},{"dropping-particle":"","family":"Ogutu","given":"Booker","non-dropping-particle":"","parse-names":false,"suffix":""}],"container-title":"International Journal of Remote Sensing","id":"ITEM-1","issue":"10","issued":{"date-parts":[["2016"]]},"page":"2338-2357","title":"An investigation into the factors influencing the detectability of oil spills using spectral indices in an oil-polluted environment","type":"article-journal","volume":"37"},"uris":["http://www.mendeley.com/documents/?uuid=cdfc5f95-9e76-4391-b238-c9d0f851e8c8"]}],"mendeley":{"formattedCitation":"[101]","plainTextFormattedCitation":"[101]","previouslyFormattedCitation":"[101]"},"properties":{"noteIndex":0},"schema":"https://github.com/citation-style-language/schema/raw/master/csl-citation.json"}</w:instrText>
            </w:r>
            <w:r w:rsidRPr="00E34345">
              <w:rPr>
                <w:sz w:val="16"/>
                <w:szCs w:val="16"/>
              </w:rPr>
              <w:fldChar w:fldCharType="separate"/>
            </w:r>
            <w:r w:rsidR="00792D1D" w:rsidRPr="00E34345">
              <w:rPr>
                <w:noProof/>
                <w:sz w:val="16"/>
                <w:szCs w:val="16"/>
              </w:rPr>
              <w:t>[101]</w:t>
            </w:r>
            <w:r w:rsidRPr="00E34345">
              <w:rPr>
                <w:sz w:val="16"/>
                <w:szCs w:val="16"/>
              </w:rPr>
              <w:fldChar w:fldCharType="end"/>
            </w:r>
          </w:p>
        </w:tc>
      </w:tr>
      <w:tr w:rsidR="00285E20" w:rsidRPr="00285E20" w14:paraId="25224CB2" w14:textId="77777777" w:rsidTr="00E34345">
        <w:trPr>
          <w:jc w:val="center"/>
        </w:trPr>
        <w:tc>
          <w:tcPr>
            <w:tcW w:w="1560" w:type="dxa"/>
          </w:tcPr>
          <w:p w14:paraId="694F782B" w14:textId="77777777" w:rsidR="00E466AD" w:rsidRPr="00E34345" w:rsidRDefault="00E466AD" w:rsidP="00E466AD">
            <w:pPr>
              <w:jc w:val="both"/>
              <w:rPr>
                <w:rFonts w:eastAsia="CharisSIL" w:cs="CharisSIL"/>
                <w:sz w:val="16"/>
                <w:szCs w:val="16"/>
              </w:rPr>
            </w:pPr>
            <w:r w:rsidRPr="00E34345">
              <w:rPr>
                <w:rFonts w:eastAsia="CharisSIL" w:cs="CharisSIL"/>
                <w:sz w:val="16"/>
                <w:szCs w:val="16"/>
              </w:rPr>
              <w:t>Mangrove</w:t>
            </w:r>
          </w:p>
        </w:tc>
        <w:tc>
          <w:tcPr>
            <w:tcW w:w="1412" w:type="dxa"/>
          </w:tcPr>
          <w:p w14:paraId="28C1F9DE" w14:textId="77777777" w:rsidR="00E466AD" w:rsidRPr="00E34345" w:rsidRDefault="00E466AD" w:rsidP="00E466AD">
            <w:pPr>
              <w:jc w:val="both"/>
              <w:rPr>
                <w:sz w:val="16"/>
                <w:szCs w:val="16"/>
              </w:rPr>
            </w:pPr>
            <w:r w:rsidRPr="00E34345">
              <w:rPr>
                <w:rFonts w:eastAsia="CharisSIL" w:cs="CharisSIL"/>
                <w:sz w:val="16"/>
                <w:szCs w:val="16"/>
              </w:rPr>
              <w:t>Crude oil leakage</w:t>
            </w:r>
          </w:p>
        </w:tc>
        <w:tc>
          <w:tcPr>
            <w:tcW w:w="1276" w:type="dxa"/>
          </w:tcPr>
          <w:p w14:paraId="349B70DF" w14:textId="77777777" w:rsidR="00E466AD" w:rsidRPr="00E34345" w:rsidRDefault="00E466AD" w:rsidP="00E466AD">
            <w:pPr>
              <w:jc w:val="both"/>
              <w:rPr>
                <w:sz w:val="16"/>
                <w:szCs w:val="16"/>
              </w:rPr>
            </w:pPr>
            <w:r w:rsidRPr="00E34345">
              <w:rPr>
                <w:rFonts w:eastAsia="CharisSIL" w:cs="CharisSIL"/>
                <w:sz w:val="16"/>
                <w:szCs w:val="16"/>
              </w:rPr>
              <w:t>Landsat-5 &amp; -7</w:t>
            </w:r>
          </w:p>
        </w:tc>
        <w:tc>
          <w:tcPr>
            <w:tcW w:w="1417" w:type="dxa"/>
          </w:tcPr>
          <w:p w14:paraId="4A45EFD5" w14:textId="77777777" w:rsidR="00E466AD" w:rsidRPr="00E34345" w:rsidRDefault="00E466AD" w:rsidP="00E466AD">
            <w:pPr>
              <w:jc w:val="both"/>
              <w:rPr>
                <w:sz w:val="16"/>
                <w:szCs w:val="16"/>
              </w:rPr>
            </w:pPr>
            <w:r w:rsidRPr="00E34345">
              <w:rPr>
                <w:rFonts w:eastAsia="CharisSIL" w:cs="CharisSIL"/>
                <w:sz w:val="16"/>
                <w:szCs w:val="16"/>
              </w:rPr>
              <w:t>Satellite (30 m)</w:t>
            </w:r>
          </w:p>
        </w:tc>
        <w:tc>
          <w:tcPr>
            <w:tcW w:w="1560" w:type="dxa"/>
          </w:tcPr>
          <w:p w14:paraId="780E8987" w14:textId="77777777" w:rsidR="00E466AD" w:rsidRPr="00E34345" w:rsidRDefault="00E466AD" w:rsidP="00E466AD">
            <w:pPr>
              <w:jc w:val="both"/>
              <w:rPr>
                <w:sz w:val="16"/>
                <w:szCs w:val="16"/>
              </w:rPr>
            </w:pPr>
            <w:r w:rsidRPr="00E34345">
              <w:rPr>
                <w:rFonts w:eastAsia="CharisSIL" w:cs="CharisSIL"/>
                <w:sz w:val="16"/>
                <w:szCs w:val="16"/>
              </w:rPr>
              <w:t>6 (450–2350 nm)</w:t>
            </w:r>
          </w:p>
        </w:tc>
        <w:tc>
          <w:tcPr>
            <w:tcW w:w="1701" w:type="dxa"/>
          </w:tcPr>
          <w:p w14:paraId="60BF075D" w14:textId="77777777" w:rsidR="00E466AD" w:rsidRPr="00E34345" w:rsidRDefault="00E466AD" w:rsidP="00E466AD">
            <w:pPr>
              <w:jc w:val="both"/>
              <w:rPr>
                <w:sz w:val="16"/>
                <w:szCs w:val="16"/>
              </w:rPr>
            </w:pPr>
            <w:r w:rsidRPr="00E34345">
              <w:rPr>
                <w:rFonts w:eastAsia="CharisSIL" w:cs="CharisSIL"/>
                <w:sz w:val="16"/>
                <w:szCs w:val="16"/>
              </w:rPr>
              <w:t>VI+Mean comp.</w:t>
            </w:r>
          </w:p>
        </w:tc>
        <w:tc>
          <w:tcPr>
            <w:tcW w:w="567" w:type="dxa"/>
          </w:tcPr>
          <w:p w14:paraId="1B8A566D" w14:textId="77777777" w:rsidR="00E466AD" w:rsidRPr="00E34345" w:rsidRDefault="002E6ABD" w:rsidP="00E466AD">
            <w:pPr>
              <w:jc w:val="both"/>
              <w:rPr>
                <w:sz w:val="16"/>
                <w:szCs w:val="16"/>
              </w:rPr>
            </w:pPr>
            <w:r w:rsidRPr="00E34345">
              <w:rPr>
                <w:sz w:val="16"/>
                <w:szCs w:val="16"/>
              </w:rPr>
              <w:fldChar w:fldCharType="begin" w:fldLock="1"/>
            </w:r>
            <w:r w:rsidR="004B640A" w:rsidRPr="00E34345">
              <w:rPr>
                <w:sz w:val="16"/>
                <w:szCs w:val="16"/>
              </w:rPr>
              <w:instrText>ADDIN CSL_CITATION {"citationItems":[{"id":"ITEM-1","itemData":{"DOI":"10.1080/01431161.2016.1176271","ISSN":"13665901","abstract":"The aim of this article is to investigate and test the influence of oil spill volume and time gap (number of days between oil spill events and image acquisition date) on normalized difference vegetation index (NDVI) and normalized difference water index (NDWI). This was carried out to determine the effect of these factors on vegetation condition affected by the oil spill. Based on regression analysis, it was shown that increase in the volume of oil spill resulted in increased deterioration of vegetation condition (estimated using NDVI and NDWI) in the study site. The study also tested how the length of time gap between the oil spill and image acquisition date influences the detectability of impacts of oil spill on vegetation. The results showed that the length of time between image acquisition and oil spill influenced the detectability of impacts of oil spill on vegetation condition. The longer the time between the date of image acquisition and the oil spill event, the lower the detectability of impacts of oil spill on vegetation condition. The NDVI seemed to produce better results than the NDWI. In conclusion, time and volume of oil spill can be important factors influencing the detection of pollution using vegetation indices (VIs) in an oil-polluted environment.","author":[{"dropping-particle":"","family":"Adamu","given":"Bashir","non-dropping-particle":"","parse-names":false,"suffix":""},{"dropping-particle":"","family":"Tansey","given":"Kevin","non-dropping-particle":"","parse-names":false,"suffix":""},{"dropping-particle":"","family":"Ogutu","given":"Booker","non-dropping-particle":"","parse-names":false,"suffix":""}],"container-title":"International Journal of Remote Sensing","id":"ITEM-1","issue":"10","issued":{"date-parts":[["2016"]]},"page":"2338-2357","title":"An investigation into the factors influencing the detectability of oil spills using spectral indices in an oil-polluted environment","type":"article-journal","volume":"37"},"uris":["http://www.mendeley.com/documents/?uuid=cdfc5f95-9e76-4391-b238-c9d0f851e8c8"]}],"mendeley":{"formattedCitation":"[101]","plainTextFormattedCitation":"[101]","previouslyFormattedCitation":"[101]"},"properties":{"noteIndex":0},"schema":"https://github.com/citation-style-language/schema/raw/master/csl-citation.json"}</w:instrText>
            </w:r>
            <w:r w:rsidRPr="00E34345">
              <w:rPr>
                <w:sz w:val="16"/>
                <w:szCs w:val="16"/>
              </w:rPr>
              <w:fldChar w:fldCharType="separate"/>
            </w:r>
            <w:r w:rsidR="00792D1D" w:rsidRPr="00E34345">
              <w:rPr>
                <w:noProof/>
                <w:sz w:val="16"/>
                <w:szCs w:val="16"/>
              </w:rPr>
              <w:t>[101]</w:t>
            </w:r>
            <w:r w:rsidRPr="00E34345">
              <w:rPr>
                <w:sz w:val="16"/>
                <w:szCs w:val="16"/>
              </w:rPr>
              <w:fldChar w:fldCharType="end"/>
            </w:r>
          </w:p>
        </w:tc>
      </w:tr>
      <w:tr w:rsidR="00285E20" w:rsidRPr="00285E20" w14:paraId="01056798" w14:textId="77777777" w:rsidTr="00E34345">
        <w:trPr>
          <w:jc w:val="center"/>
        </w:trPr>
        <w:tc>
          <w:tcPr>
            <w:tcW w:w="9493" w:type="dxa"/>
            <w:gridSpan w:val="7"/>
          </w:tcPr>
          <w:p w14:paraId="2FE50BE0" w14:textId="77777777" w:rsidR="00E466AD" w:rsidRPr="00E34345" w:rsidRDefault="00E466AD" w:rsidP="00E466AD">
            <w:pPr>
              <w:jc w:val="both"/>
              <w:rPr>
                <w:sz w:val="16"/>
                <w:szCs w:val="16"/>
              </w:rPr>
            </w:pPr>
            <w:r w:rsidRPr="00E34345">
              <w:rPr>
                <w:rFonts w:cs="CharisSIL-Bold"/>
                <w:b/>
                <w:bCs/>
                <w:sz w:val="16"/>
                <w:szCs w:val="16"/>
              </w:rPr>
              <w:t>Hyperspectral</w:t>
            </w:r>
          </w:p>
        </w:tc>
      </w:tr>
      <w:tr w:rsidR="00285E20" w:rsidRPr="00285E20" w14:paraId="2A9D6AA6" w14:textId="77777777" w:rsidTr="00E34345">
        <w:trPr>
          <w:jc w:val="center"/>
        </w:trPr>
        <w:tc>
          <w:tcPr>
            <w:tcW w:w="1560" w:type="dxa"/>
          </w:tcPr>
          <w:p w14:paraId="4763F62E" w14:textId="77777777" w:rsidR="00E466AD" w:rsidRPr="00E34345" w:rsidRDefault="00E466AD" w:rsidP="00E466AD">
            <w:pPr>
              <w:jc w:val="both"/>
              <w:rPr>
                <w:rFonts w:eastAsia="CharisSIL" w:cs="CharisSIL"/>
                <w:sz w:val="16"/>
                <w:szCs w:val="16"/>
              </w:rPr>
            </w:pPr>
            <w:r w:rsidRPr="00E34345">
              <w:rPr>
                <w:rFonts w:eastAsia="CharisSIL" w:cs="CharisSIL"/>
                <w:sz w:val="16"/>
                <w:szCs w:val="16"/>
              </w:rPr>
              <w:t>Tropical forest</w:t>
            </w:r>
          </w:p>
        </w:tc>
        <w:tc>
          <w:tcPr>
            <w:tcW w:w="1412" w:type="dxa"/>
          </w:tcPr>
          <w:p w14:paraId="60E812E2" w14:textId="77777777" w:rsidR="00E466AD" w:rsidRPr="00E34345" w:rsidRDefault="00E466AD" w:rsidP="00E466AD">
            <w:pPr>
              <w:jc w:val="both"/>
              <w:rPr>
                <w:rFonts w:eastAsia="CharisSIL" w:cs="CharisSIL"/>
                <w:sz w:val="16"/>
                <w:szCs w:val="16"/>
              </w:rPr>
            </w:pPr>
            <w:r w:rsidRPr="00E34345">
              <w:rPr>
                <w:rFonts w:eastAsia="CharisSIL" w:cs="CharisSIL"/>
                <w:sz w:val="16"/>
                <w:szCs w:val="16"/>
              </w:rPr>
              <w:t>Crude oil leakage</w:t>
            </w:r>
          </w:p>
        </w:tc>
        <w:tc>
          <w:tcPr>
            <w:tcW w:w="1276" w:type="dxa"/>
          </w:tcPr>
          <w:p w14:paraId="42295B0B" w14:textId="77777777" w:rsidR="00E466AD" w:rsidRPr="00E34345" w:rsidRDefault="00E466AD" w:rsidP="00E466AD">
            <w:pPr>
              <w:jc w:val="both"/>
              <w:rPr>
                <w:rFonts w:eastAsia="CharisSIL" w:cs="CharisSIL"/>
                <w:sz w:val="16"/>
                <w:szCs w:val="16"/>
              </w:rPr>
            </w:pPr>
            <w:r w:rsidRPr="00E34345">
              <w:rPr>
                <w:rFonts w:eastAsia="CharisSIL" w:cs="CharisSIL"/>
                <w:sz w:val="16"/>
                <w:szCs w:val="16"/>
              </w:rPr>
              <w:t>Hyperion</w:t>
            </w:r>
          </w:p>
        </w:tc>
        <w:tc>
          <w:tcPr>
            <w:tcW w:w="1417" w:type="dxa"/>
          </w:tcPr>
          <w:p w14:paraId="479680E6" w14:textId="77777777" w:rsidR="00E466AD" w:rsidRPr="00E34345" w:rsidRDefault="00E466AD" w:rsidP="00E466AD">
            <w:pPr>
              <w:jc w:val="both"/>
              <w:rPr>
                <w:rFonts w:eastAsia="CharisSIL" w:cs="CharisSIL"/>
                <w:sz w:val="16"/>
                <w:szCs w:val="16"/>
              </w:rPr>
            </w:pPr>
            <w:r w:rsidRPr="00E34345">
              <w:rPr>
                <w:rFonts w:eastAsia="CharisSIL" w:cs="CharisSIL"/>
                <w:sz w:val="16"/>
                <w:szCs w:val="16"/>
              </w:rPr>
              <w:t>Satellite (30 m)</w:t>
            </w:r>
          </w:p>
        </w:tc>
        <w:tc>
          <w:tcPr>
            <w:tcW w:w="1560" w:type="dxa"/>
          </w:tcPr>
          <w:p w14:paraId="73DBD177" w14:textId="77777777" w:rsidR="00E466AD" w:rsidRPr="00E34345" w:rsidRDefault="00E466AD" w:rsidP="00E466AD">
            <w:pPr>
              <w:jc w:val="both"/>
              <w:rPr>
                <w:rFonts w:eastAsia="CharisSIL" w:cs="CharisSIL"/>
                <w:sz w:val="16"/>
                <w:szCs w:val="16"/>
              </w:rPr>
            </w:pPr>
            <w:r w:rsidRPr="00E34345">
              <w:rPr>
                <w:rFonts w:eastAsia="CharisSIL" w:cs="CharisSIL"/>
                <w:sz w:val="16"/>
                <w:szCs w:val="16"/>
              </w:rPr>
              <w:t>242 (400–2500 nm)</w:t>
            </w:r>
          </w:p>
        </w:tc>
        <w:tc>
          <w:tcPr>
            <w:tcW w:w="1701" w:type="dxa"/>
          </w:tcPr>
          <w:p w14:paraId="52FFC13C" w14:textId="77777777" w:rsidR="00E466AD" w:rsidRPr="00E34345" w:rsidRDefault="00E466AD" w:rsidP="00E466AD">
            <w:pPr>
              <w:jc w:val="both"/>
              <w:rPr>
                <w:rFonts w:eastAsia="CharisSIL" w:cs="CharisSIL"/>
                <w:sz w:val="16"/>
                <w:szCs w:val="16"/>
              </w:rPr>
            </w:pPr>
            <w:r w:rsidRPr="00E34345">
              <w:rPr>
                <w:rFonts w:eastAsia="CharisSIL" w:cs="CharisSIL"/>
                <w:sz w:val="16"/>
                <w:szCs w:val="16"/>
              </w:rPr>
              <w:t>VI+Threshold</w:t>
            </w:r>
          </w:p>
        </w:tc>
        <w:tc>
          <w:tcPr>
            <w:tcW w:w="567" w:type="dxa"/>
          </w:tcPr>
          <w:p w14:paraId="38A4F024" w14:textId="77777777" w:rsidR="00E466AD" w:rsidRPr="00E34345" w:rsidRDefault="002E6ABD" w:rsidP="00E466AD">
            <w:pPr>
              <w:jc w:val="both"/>
              <w:rPr>
                <w:sz w:val="16"/>
                <w:szCs w:val="16"/>
              </w:rPr>
            </w:pPr>
            <w:r w:rsidRPr="00E34345">
              <w:rPr>
                <w:sz w:val="16"/>
                <w:szCs w:val="16"/>
              </w:rPr>
              <w:fldChar w:fldCharType="begin" w:fldLock="1"/>
            </w:r>
            <w:r w:rsidR="00792D1D" w:rsidRPr="00E34345">
              <w:rPr>
                <w:sz w:val="16"/>
                <w:szCs w:val="16"/>
              </w:rPr>
              <w:instrText>ADDIN CSL_CITATION {"citationItems":[{"id":"ITEM-1","itemData":{"DOI":"10.1016/j.envpol.2015.05.041","ISSN":"18736424","PMID":"26074164","abstract":"The global demand for fossil energy is triggering oil exploration and production projects in remote areas of the world. During the last few decades hydrocarbon production has caused pollution in the Amazon forest inflicting considerable environmental impact. Until now it is not clear how hydrocarbon pollution affects the health of the tropical forest flora. During a field campaign in polluted and pristine forest, more than 1100 leaf samples were collected and analysed for biophysical and biochemical parameters. The results revealed that tropical forests exposed to hydrocarbon pollution show reduced levels of chlorophyll content, higher levels of foliar water content and leaf structural changes. In order to map this impact over wider geographical areas, vegetation indices were applied to hyperspectral Hyperion satellite imagery. Three vegetation indices (SR, NDVI and NDVI&lt;inf&gt;705&lt;/inf&gt;) were found to be the most appropriate indices to detect the effects of petroleum pollution in the Amazon forest.","author":[{"dropping-particle":"","family":"Arellano","given":"Paul","non-dropping-particle":"","parse-names":false,"suffix":""},{"dropping-particle":"","family":"Tansey","given":"Kevin","non-dropping-particle":"","parse-names":false,"suffix":""},{"dropping-particle":"","family":"Balzter","given":"Heiko","non-dropping-particle":"","parse-names":false,"suffix":""},{"dropping-particle":"","family":"Boyd","given":"Doreen S.","non-dropping-particle":"","parse-names":false,"suffix":""}],"container-title":"Environmental Pollution","id":"ITEM-1","issued":{"date-parts":[["2015"]]},"page":"225-239","publisher":"Elsevier Ltd","title":"Detecting the effects of hydrocarbon pollution in the Amazon forest using hyperspectral satellite images","type":"article-journal","volume":"205"},"uris":["http://www.mendeley.com/documents/?uuid=bee4ff94-12b3-46bd-8a91-817311f7f675"]}],"mendeley":{"formattedCitation":"[86]","plainTextFormattedCitation":"[86]","previouslyFormattedCitation":"[86]"},"properties":{"noteIndex":0},"schema":"https://github.com/citation-style-language/schema/raw/master/csl-citation.json"}</w:instrText>
            </w:r>
            <w:r w:rsidRPr="00E34345">
              <w:rPr>
                <w:sz w:val="16"/>
                <w:szCs w:val="16"/>
              </w:rPr>
              <w:fldChar w:fldCharType="separate"/>
            </w:r>
            <w:r w:rsidR="00A978A7" w:rsidRPr="00E34345">
              <w:rPr>
                <w:noProof/>
                <w:sz w:val="16"/>
                <w:szCs w:val="16"/>
              </w:rPr>
              <w:t>[86]</w:t>
            </w:r>
            <w:r w:rsidRPr="00E34345">
              <w:rPr>
                <w:sz w:val="16"/>
                <w:szCs w:val="16"/>
              </w:rPr>
              <w:fldChar w:fldCharType="end"/>
            </w:r>
          </w:p>
        </w:tc>
      </w:tr>
      <w:tr w:rsidR="00285E20" w:rsidRPr="00285E20" w14:paraId="28A7A3BE" w14:textId="77777777" w:rsidTr="00E34345">
        <w:trPr>
          <w:jc w:val="center"/>
        </w:trPr>
        <w:tc>
          <w:tcPr>
            <w:tcW w:w="1560" w:type="dxa"/>
          </w:tcPr>
          <w:p w14:paraId="74112669" w14:textId="77777777" w:rsidR="00E466AD" w:rsidRPr="00E34345" w:rsidRDefault="00E466AD" w:rsidP="00E466AD">
            <w:pPr>
              <w:jc w:val="both"/>
              <w:rPr>
                <w:rFonts w:eastAsia="CharisSIL" w:cs="CharisSIL"/>
                <w:sz w:val="16"/>
                <w:szCs w:val="16"/>
              </w:rPr>
            </w:pPr>
            <w:r w:rsidRPr="00E34345">
              <w:rPr>
                <w:rFonts w:eastAsia="CharisSIL" w:cs="CharisSIL"/>
                <w:sz w:val="16"/>
                <w:szCs w:val="16"/>
              </w:rPr>
              <w:t>Plain &amp; rainforest</w:t>
            </w:r>
          </w:p>
        </w:tc>
        <w:tc>
          <w:tcPr>
            <w:tcW w:w="1412" w:type="dxa"/>
          </w:tcPr>
          <w:p w14:paraId="50FB8E9E" w14:textId="77777777" w:rsidR="00E466AD" w:rsidRPr="00E34345" w:rsidRDefault="00E466AD" w:rsidP="00E466AD">
            <w:pPr>
              <w:jc w:val="both"/>
              <w:rPr>
                <w:rFonts w:eastAsia="CharisSIL" w:cs="CharisSIL"/>
                <w:sz w:val="16"/>
                <w:szCs w:val="16"/>
              </w:rPr>
            </w:pPr>
            <w:r w:rsidRPr="00E34345">
              <w:rPr>
                <w:rFonts w:eastAsia="CharisSIL" w:cs="CharisSIL"/>
                <w:sz w:val="16"/>
                <w:szCs w:val="16"/>
              </w:rPr>
              <w:t>Crude oil leakage</w:t>
            </w:r>
          </w:p>
        </w:tc>
        <w:tc>
          <w:tcPr>
            <w:tcW w:w="1276" w:type="dxa"/>
          </w:tcPr>
          <w:p w14:paraId="5D9B22A1" w14:textId="77777777" w:rsidR="00E466AD" w:rsidRPr="00E34345" w:rsidRDefault="00E466AD" w:rsidP="00E466AD">
            <w:pPr>
              <w:jc w:val="both"/>
              <w:rPr>
                <w:rFonts w:eastAsia="CharisSIL" w:cs="CharisSIL"/>
                <w:sz w:val="16"/>
                <w:szCs w:val="16"/>
              </w:rPr>
            </w:pPr>
            <w:r w:rsidRPr="00E34345">
              <w:rPr>
                <w:rFonts w:eastAsia="CharisSIL" w:cs="CharisSIL"/>
                <w:sz w:val="16"/>
                <w:szCs w:val="16"/>
              </w:rPr>
              <w:t>Hyperion</w:t>
            </w:r>
          </w:p>
        </w:tc>
        <w:tc>
          <w:tcPr>
            <w:tcW w:w="1417" w:type="dxa"/>
          </w:tcPr>
          <w:p w14:paraId="238C7586" w14:textId="77777777" w:rsidR="00E466AD" w:rsidRPr="00E34345" w:rsidRDefault="00E466AD" w:rsidP="00E466AD">
            <w:pPr>
              <w:jc w:val="both"/>
              <w:rPr>
                <w:rFonts w:eastAsia="CharisSIL" w:cs="CharisSIL"/>
                <w:sz w:val="16"/>
                <w:szCs w:val="16"/>
              </w:rPr>
            </w:pPr>
            <w:r w:rsidRPr="00E34345">
              <w:rPr>
                <w:rFonts w:eastAsia="CharisSIL" w:cs="CharisSIL"/>
                <w:sz w:val="16"/>
                <w:szCs w:val="16"/>
              </w:rPr>
              <w:t>Satellite (30 m)</w:t>
            </w:r>
          </w:p>
        </w:tc>
        <w:tc>
          <w:tcPr>
            <w:tcW w:w="1560" w:type="dxa"/>
          </w:tcPr>
          <w:p w14:paraId="5E8552E5" w14:textId="77777777" w:rsidR="00E466AD" w:rsidRPr="00E34345" w:rsidRDefault="00E466AD" w:rsidP="00E466AD">
            <w:pPr>
              <w:jc w:val="both"/>
              <w:rPr>
                <w:rFonts w:eastAsia="CharisSIL" w:cs="CharisSIL"/>
                <w:sz w:val="16"/>
                <w:szCs w:val="16"/>
              </w:rPr>
            </w:pPr>
            <w:r w:rsidRPr="00E34345">
              <w:rPr>
                <w:rFonts w:eastAsia="CharisSIL" w:cs="CharisSIL"/>
                <w:sz w:val="16"/>
                <w:szCs w:val="16"/>
              </w:rPr>
              <w:t>242 (400–2500 nm)</w:t>
            </w:r>
          </w:p>
        </w:tc>
        <w:tc>
          <w:tcPr>
            <w:tcW w:w="1701" w:type="dxa"/>
          </w:tcPr>
          <w:p w14:paraId="3BCA0464" w14:textId="77777777" w:rsidR="00E466AD" w:rsidRPr="00E34345" w:rsidRDefault="00E466AD" w:rsidP="00E466AD">
            <w:pPr>
              <w:jc w:val="both"/>
              <w:rPr>
                <w:rFonts w:eastAsia="CharisSIL" w:cs="CharisSIL"/>
                <w:sz w:val="16"/>
                <w:szCs w:val="16"/>
              </w:rPr>
            </w:pPr>
            <w:r w:rsidRPr="00E34345">
              <w:rPr>
                <w:rFonts w:eastAsia="CharisSIL" w:cs="CharisSIL"/>
                <w:sz w:val="16"/>
                <w:szCs w:val="16"/>
              </w:rPr>
              <w:t>CR+Mean comp.</w:t>
            </w:r>
          </w:p>
        </w:tc>
        <w:tc>
          <w:tcPr>
            <w:tcW w:w="567" w:type="dxa"/>
          </w:tcPr>
          <w:p w14:paraId="50174B11" w14:textId="77777777" w:rsidR="00E466AD" w:rsidRPr="00E34345" w:rsidRDefault="002E6ABD" w:rsidP="00E466AD">
            <w:pPr>
              <w:jc w:val="both"/>
              <w:rPr>
                <w:sz w:val="16"/>
                <w:szCs w:val="16"/>
              </w:rPr>
            </w:pPr>
            <w:r w:rsidRPr="00E34345">
              <w:rPr>
                <w:sz w:val="16"/>
                <w:szCs w:val="16"/>
              </w:rPr>
              <w:fldChar w:fldCharType="begin" w:fldLock="1"/>
            </w:r>
            <w:r w:rsidR="004B640A" w:rsidRPr="00E34345">
              <w:rPr>
                <w:sz w:val="16"/>
                <w:szCs w:val="16"/>
              </w:rPr>
              <w:instrText>ADDIN CSL_CITATION {"citationItems":[{"id":"ITEM-1","itemData":{"DOI":"10.1109/IGARSS.2018.8519398","ISBN":"9781538671504","abstract":"Vegetation reflectance from polluted and control transects was extracted from hyperspectral image acquired on 23rd November 2015. Band depths of absorption maxima for chlorophyll (Chl), anthocyanins (AnC) and carotenoids (CaR) were determined using the continuum removal. Results from polluted transects depict increased reflectance at the Chl absorption features (around 445 and between 650-700 nm) and decreased at the CaR and AnC absorption features, both commonly associated with stressed vegetation. Strong relationship was observed between total petroleum hydrocarbons (TPH) levels in soil and field measured Chl data, suggesting that oil pollution altered pigment content in vegetation growing on impacted transects. This study appears to be a first of its kind in that the variables tested were measured in the 'real' world, thus asserting the ecological validity of the research. In addition, integrating remote sensing data with field measurements provide a novel alternative to field based post-impact assessment studies.","author":[{"dropping-particle":"","family":"Onyia","given":"N. N.","non-dropping-particle":"","parse-names":false,"suffix":""},{"dropping-particle":"","family":"Balzter","given":"H.","non-dropping-particle":"","parse-names":false,"suffix":""},{"dropping-particle":"","family":"Berrio","given":"J. C.","non-dropping-particle":"","parse-names":false,"suffix":""}],"container-title":"International Geoscience and Remote Sensing Symposium (IGARSS)","id":"ITEM-1","issued":{"date-parts":[["2018"]]},"page":"3963-3966","title":"Detecting vegetation response to oil pollution using hyperspectral indices","type":"article-journal","volume":"2018-July"},"uris":["http://www.mendeley.com/documents/?uuid=4d75b349-affe-4290-bdf3-7475ee9672d1"]}],"mendeley":{"formattedCitation":"[102]","plainTextFormattedCitation":"[102]","previouslyFormattedCitation":"[102]"},"properties":{"noteIndex":0},"schema":"https://github.com/citation-style-language/schema/raw/master/csl-citation.json"}</w:instrText>
            </w:r>
            <w:r w:rsidRPr="00E34345">
              <w:rPr>
                <w:sz w:val="16"/>
                <w:szCs w:val="16"/>
              </w:rPr>
              <w:fldChar w:fldCharType="separate"/>
            </w:r>
            <w:r w:rsidR="00792D1D" w:rsidRPr="00E34345">
              <w:rPr>
                <w:noProof/>
                <w:sz w:val="16"/>
                <w:szCs w:val="16"/>
              </w:rPr>
              <w:t>[102]</w:t>
            </w:r>
            <w:r w:rsidRPr="00E34345">
              <w:rPr>
                <w:sz w:val="16"/>
                <w:szCs w:val="16"/>
              </w:rPr>
              <w:fldChar w:fldCharType="end"/>
            </w:r>
          </w:p>
        </w:tc>
      </w:tr>
      <w:tr w:rsidR="00285E20" w:rsidRPr="00285E20" w14:paraId="2EEDA961" w14:textId="77777777" w:rsidTr="00E34345">
        <w:trPr>
          <w:jc w:val="center"/>
        </w:trPr>
        <w:tc>
          <w:tcPr>
            <w:tcW w:w="1560" w:type="dxa"/>
          </w:tcPr>
          <w:p w14:paraId="42417E53" w14:textId="77777777" w:rsidR="00E466AD" w:rsidRPr="00E34345" w:rsidRDefault="00E466AD" w:rsidP="00E466AD">
            <w:pPr>
              <w:jc w:val="both"/>
              <w:rPr>
                <w:rFonts w:eastAsia="CharisSIL" w:cs="CharisSIL"/>
                <w:sz w:val="16"/>
                <w:szCs w:val="16"/>
              </w:rPr>
            </w:pPr>
            <w:r w:rsidRPr="00E34345">
              <w:rPr>
                <w:rFonts w:eastAsia="CharisSIL" w:cs="CharisSIL"/>
                <w:sz w:val="16"/>
                <w:szCs w:val="16"/>
              </w:rPr>
              <w:t>Plain &amp; rainforest</w:t>
            </w:r>
          </w:p>
        </w:tc>
        <w:tc>
          <w:tcPr>
            <w:tcW w:w="1412" w:type="dxa"/>
          </w:tcPr>
          <w:p w14:paraId="659808DF" w14:textId="77777777" w:rsidR="00E466AD" w:rsidRPr="00E34345" w:rsidRDefault="00E466AD" w:rsidP="00E466AD">
            <w:pPr>
              <w:jc w:val="both"/>
              <w:rPr>
                <w:rFonts w:eastAsia="CharisSIL" w:cs="CharisSIL"/>
                <w:sz w:val="16"/>
                <w:szCs w:val="16"/>
              </w:rPr>
            </w:pPr>
            <w:r w:rsidRPr="00E34345">
              <w:rPr>
                <w:rFonts w:eastAsia="CharisSIL" w:cs="CharisSIL"/>
                <w:sz w:val="16"/>
                <w:szCs w:val="16"/>
              </w:rPr>
              <w:t>Crude oil leakage</w:t>
            </w:r>
          </w:p>
        </w:tc>
        <w:tc>
          <w:tcPr>
            <w:tcW w:w="1276" w:type="dxa"/>
          </w:tcPr>
          <w:p w14:paraId="1499413C" w14:textId="77777777" w:rsidR="00E466AD" w:rsidRPr="00E34345" w:rsidRDefault="00E466AD" w:rsidP="00E466AD">
            <w:pPr>
              <w:jc w:val="both"/>
              <w:rPr>
                <w:rFonts w:eastAsia="CharisSIL" w:cs="CharisSIL"/>
                <w:sz w:val="16"/>
                <w:szCs w:val="16"/>
              </w:rPr>
            </w:pPr>
            <w:r w:rsidRPr="00E34345">
              <w:rPr>
                <w:rFonts w:eastAsia="CharisSIL" w:cs="CharisSIL"/>
                <w:sz w:val="16"/>
                <w:szCs w:val="16"/>
              </w:rPr>
              <w:t>Hyperion</w:t>
            </w:r>
          </w:p>
        </w:tc>
        <w:tc>
          <w:tcPr>
            <w:tcW w:w="1417" w:type="dxa"/>
          </w:tcPr>
          <w:p w14:paraId="566855B1" w14:textId="77777777" w:rsidR="00E466AD" w:rsidRPr="00E34345" w:rsidRDefault="00E466AD" w:rsidP="00E466AD">
            <w:pPr>
              <w:jc w:val="both"/>
              <w:rPr>
                <w:rFonts w:eastAsia="CharisSIL" w:cs="CharisSIL"/>
                <w:sz w:val="16"/>
                <w:szCs w:val="16"/>
              </w:rPr>
            </w:pPr>
            <w:r w:rsidRPr="00E34345">
              <w:rPr>
                <w:rFonts w:eastAsia="CharisSIL" w:cs="CharisSIL"/>
                <w:sz w:val="16"/>
                <w:szCs w:val="16"/>
              </w:rPr>
              <w:t>Satellite (30 m)</w:t>
            </w:r>
          </w:p>
        </w:tc>
        <w:tc>
          <w:tcPr>
            <w:tcW w:w="1560" w:type="dxa"/>
          </w:tcPr>
          <w:p w14:paraId="7BAC384C" w14:textId="77777777" w:rsidR="00E466AD" w:rsidRPr="00E34345" w:rsidRDefault="00E466AD" w:rsidP="00E466AD">
            <w:pPr>
              <w:jc w:val="both"/>
              <w:rPr>
                <w:rFonts w:eastAsia="CharisSIL" w:cs="CharisSIL"/>
                <w:sz w:val="16"/>
                <w:szCs w:val="16"/>
              </w:rPr>
            </w:pPr>
            <w:r w:rsidRPr="00E34345">
              <w:rPr>
                <w:rFonts w:eastAsia="CharisSIL" w:cs="CharisSIL"/>
                <w:sz w:val="16"/>
                <w:szCs w:val="16"/>
              </w:rPr>
              <w:t>242 (400–2500 nm)</w:t>
            </w:r>
          </w:p>
        </w:tc>
        <w:tc>
          <w:tcPr>
            <w:tcW w:w="1701" w:type="dxa"/>
          </w:tcPr>
          <w:p w14:paraId="18F8A303" w14:textId="77777777" w:rsidR="00E466AD" w:rsidRPr="00E34345" w:rsidRDefault="00E466AD" w:rsidP="00E466AD">
            <w:pPr>
              <w:jc w:val="both"/>
              <w:rPr>
                <w:rFonts w:eastAsia="CharisSIL" w:cs="CharisSIL"/>
                <w:sz w:val="16"/>
                <w:szCs w:val="16"/>
              </w:rPr>
            </w:pPr>
            <w:r w:rsidRPr="00E34345">
              <w:rPr>
                <w:rFonts w:eastAsia="CharisSIL" w:cs="CharisSIL"/>
                <w:sz w:val="16"/>
                <w:szCs w:val="16"/>
              </w:rPr>
              <w:t>Refl. &amp; VI+Mean comp.</w:t>
            </w:r>
          </w:p>
        </w:tc>
        <w:tc>
          <w:tcPr>
            <w:tcW w:w="567" w:type="dxa"/>
          </w:tcPr>
          <w:p w14:paraId="1592770B" w14:textId="77777777" w:rsidR="00E466AD" w:rsidRPr="00E34345" w:rsidRDefault="002E6ABD" w:rsidP="00E466AD">
            <w:pPr>
              <w:jc w:val="both"/>
              <w:rPr>
                <w:sz w:val="16"/>
                <w:szCs w:val="16"/>
              </w:rPr>
            </w:pPr>
            <w:r w:rsidRPr="00E34345">
              <w:rPr>
                <w:sz w:val="16"/>
                <w:szCs w:val="16"/>
              </w:rPr>
              <w:fldChar w:fldCharType="begin" w:fldLock="1"/>
            </w:r>
            <w:r w:rsidR="004B640A" w:rsidRPr="00E34345">
              <w:rPr>
                <w:sz w:val="16"/>
                <w:szCs w:val="16"/>
              </w:rPr>
              <w:instrText>ADDIN CSL_CITATION {"citationItems":[{"id":"ITEM-1","itemData":{"DOI":"10.1109/IGARSS.2018.8519398","ISBN":"9781538671504","abstract":"Vegetation reflectance from polluted and control transects was extracted from hyperspectral image acquired on 23rd November 2015. Band depths of absorption maxima for chlorophyll (Chl), anthocyanins (AnC) and carotenoids (CaR) were determined using the continuum removal. Results from polluted transects depict increased reflectance at the Chl absorption features (around 445 and between 650-700 nm) and decreased at the CaR and AnC absorption features, both commonly associated with stressed vegetation. Strong relationship was observed between total petroleum hydrocarbons (TPH) levels in soil and field measured Chl data, suggesting that oil pollution altered pigment content in vegetation growing on impacted transects. This study appears to be a first of its kind in that the variables tested were measured in the 'real' world, thus asserting the ecological validity of the research. In addition, integrating remote sensing data with field measurements provide a novel alternative to field based post-impact assessment studies.","author":[{"dropping-particle":"","family":"Onyia","given":"N. N.","non-dropping-particle":"","parse-names":false,"suffix":""},{"dropping-particle":"","family":"Balzter","given":"H.","non-dropping-particle":"","parse-names":false,"suffix":""},{"dropping-particle":"","family":"Berrio","given":"J. C.","non-dropping-particle":"","parse-names":false,"suffix":""}],"container-title":"International Geoscience and Remote Sensing Symposium (IGARSS)","id":"ITEM-1","issued":{"date-parts":[["2018"]]},"page":"3963-3966","title":"Detecting vegetation response to oil pollution using hyperspectral indices","type":"article-journal","volume":"2018-July"},"uris":["http://www.mendeley.com/documents/?uuid=4d75b349-affe-4290-bdf3-7475ee9672d1"]}],"mendeley":{"formattedCitation":"[102]","plainTextFormattedCitation":"[102]","previouslyFormattedCitation":"[102]"},"properties":{"noteIndex":0},"schema":"https://github.com/citation-style-language/schema/raw/master/csl-citation.json"}</w:instrText>
            </w:r>
            <w:r w:rsidRPr="00E34345">
              <w:rPr>
                <w:sz w:val="16"/>
                <w:szCs w:val="16"/>
              </w:rPr>
              <w:fldChar w:fldCharType="separate"/>
            </w:r>
            <w:r w:rsidR="00792D1D" w:rsidRPr="00E34345">
              <w:rPr>
                <w:noProof/>
                <w:sz w:val="16"/>
                <w:szCs w:val="16"/>
              </w:rPr>
              <w:t>[102]</w:t>
            </w:r>
            <w:r w:rsidRPr="00E34345">
              <w:rPr>
                <w:sz w:val="16"/>
                <w:szCs w:val="16"/>
              </w:rPr>
              <w:fldChar w:fldCharType="end"/>
            </w:r>
          </w:p>
        </w:tc>
      </w:tr>
    </w:tbl>
    <w:p w14:paraId="6E87B38B" w14:textId="77777777" w:rsidR="001B4B83" w:rsidRPr="00285E20" w:rsidRDefault="001B4B83" w:rsidP="00285E20">
      <w:pPr>
        <w:spacing w:before="240"/>
        <w:ind w:left="720"/>
        <w:jc w:val="both"/>
      </w:pPr>
      <w:r w:rsidRPr="00285E20">
        <w:t>Experiments carried out under controlled conditions are a necessary first step, since they help determining the response of vegetation specifically induced by crude oil and petroleum products. These experiments must be representative of realistic field conditions (i.e. species, TPH concentrations) and serve as basis for developing classification or regression methods that</w:t>
      </w:r>
      <w:r w:rsidR="00285E20" w:rsidRPr="00285E20">
        <w:t xml:space="preserve"> are suitable for use on images </w:t>
      </w:r>
      <w:r w:rsidR="00295A73" w:rsidRPr="00285E20">
        <w:fldChar w:fldCharType="begin" w:fldLock="1"/>
      </w:r>
      <w:r w:rsidR="00792D1D">
        <w:instrText>ADDIN CSL_CITATION {"citationItems":[{"id":"ITEM-1","itemData":{"DOI":"10.1016/j.jhazmat.2020.122427","ISSN":"18733336","PMID":"32155523","abstract":"The monitoring of soil contamination deriving from oil and gas industry remains difficult in vegetated areas. Over the last decade, optical remote sensing has proved helpful for this purpose. By tracking alterations in vegetation biochemistry through its optical properties, multi- and hyperspectral remote sensing allow detecting and quantifying crude oil and petroleum products leaked following accidental leakages or bad cessation practices. Recent advances in this field have led to the development of various methods that can be applied either in the field using portable spectroradiometers or at large scale on airborne and satellite images. Experiments carried out under controlled conditions have largely contributed to identifying the most important factors influencing the detection of oil (plant species, mixture composition, etc.). In a perspective of operational use, an important effort is still required to make optical remote sensing a reliable tool for oil and gas companies. The current methods used on imagery should extend their scope to a wide range of contexts and their application to upcoming satellite-embedded hyperspectral sensors should be considered in future studies.","author":[{"dropping-particle":"","family":"Lassalle","given":"Guillaume","non-dropping-particle":"","parse-names":false,"suffix":""},{"dropping-particle":"","family":"Fabre","given":"Sophie","non-dropping-particle":"","parse-names":false,"suffix":""},{"dropping-particle":"","family":"Credoz","given":"Anthony","non-dropping-particle":"","parse-names":false,"suffix":""},{"dropping-particle":"","family":"Dubucq","given":"Dominique","non-dropping-particle":"","parse-names":false,"suffix":""},{"dropping-particle":"","family":"Elger","given":"Arnaud","non-dropping-particle":"","parse-names":false,"suffix":""}],"container-title":"Journal of Hazardous Materials","id":"ITEM-1","issued":{"date-parts":[["2020"]]},"title":"Monitoring oil contamination in vegetated areas with optical remote sensing: A comprehensive review","type":"article-journal","volume":"393"},"uris":["http://www.mendeley.com/documents/?uuid=8a20c68a-f5a9-4eee-8df8-41a82d2b808d"]}],"mendeley":{"formattedCitation":"[98]","plainTextFormattedCitation":"[98]","previouslyFormattedCitation":"[98]"},"properties":{"noteIndex":0},"schema":"https://github.com/citation-style-language/schema/raw/master/csl-citation.json"}</w:instrText>
      </w:r>
      <w:r w:rsidR="00295A73" w:rsidRPr="00285E20">
        <w:fldChar w:fldCharType="separate"/>
      </w:r>
      <w:r w:rsidR="00792D1D" w:rsidRPr="00792D1D">
        <w:rPr>
          <w:noProof/>
        </w:rPr>
        <w:t>[98]</w:t>
      </w:r>
      <w:r w:rsidR="00295A73" w:rsidRPr="00285E20">
        <w:fldChar w:fldCharType="end"/>
      </w:r>
      <w:r w:rsidR="00285E20" w:rsidRPr="00285E20">
        <w:t>.</w:t>
      </w:r>
    </w:p>
    <w:p w14:paraId="66FFDC5F" w14:textId="77777777" w:rsidR="001B4B83" w:rsidRPr="00285E20" w:rsidRDefault="001B4B83" w:rsidP="001B4B83">
      <w:pPr>
        <w:jc w:val="center"/>
      </w:pPr>
      <w:r w:rsidRPr="00285E20">
        <w:rPr>
          <w:noProof/>
          <w:lang w:val="pt-PT" w:eastAsia="pt-PT"/>
        </w:rPr>
        <w:drawing>
          <wp:inline distT="0" distB="0" distL="0" distR="0" wp14:anchorId="76411F6C" wp14:editId="3B5F6CAB">
            <wp:extent cx="3307278" cy="1345375"/>
            <wp:effectExtent l="0" t="0" r="0" b="762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00B6128A" w14:textId="67E776E8" w:rsidR="00285E20" w:rsidRPr="00E34345" w:rsidRDefault="00E34345" w:rsidP="00285E20">
      <w:pPr>
        <w:jc w:val="center"/>
        <w:rPr>
          <w:sz w:val="18"/>
          <w:szCs w:val="18"/>
        </w:rPr>
      </w:pPr>
      <w:r>
        <w:rPr>
          <w:sz w:val="18"/>
          <w:szCs w:val="18"/>
        </w:rPr>
        <w:t>Fig 3</w:t>
      </w:r>
      <w:r w:rsidR="00285E20" w:rsidRPr="00E34345">
        <w:rPr>
          <w:sz w:val="18"/>
          <w:szCs w:val="18"/>
        </w:rPr>
        <w:t>. Three main steps of imagery detection of soil contaminants through the vegetation</w:t>
      </w:r>
      <w:ins w:id="112" w:author="mldinis" w:date="2022-08-04T17:49:00Z">
        <w:r w:rsidR="002D2C1A">
          <w:rPr>
            <w:sz w:val="18"/>
            <w:szCs w:val="18"/>
          </w:rPr>
          <w:t xml:space="preserve"> </w:t>
        </w:r>
      </w:ins>
      <w:r w:rsidR="00285E20" w:rsidRPr="00E34345">
        <w:rPr>
          <w:sz w:val="18"/>
          <w:szCs w:val="18"/>
        </w:rPr>
        <w:fldChar w:fldCharType="begin" w:fldLock="1"/>
      </w:r>
      <w:r w:rsidR="00792D1D" w:rsidRPr="00E34345">
        <w:rPr>
          <w:sz w:val="18"/>
          <w:szCs w:val="18"/>
        </w:rPr>
        <w:instrText>ADDIN CSL_CITATION {"citationItems":[{"id":"ITEM-1","itemData":{"DOI":"10.1016/j.jhazmat.2020.122427","ISSN":"18733336","PMID":"32155523","abstract":"The monitoring of soil contamination deriving from oil and gas industry remains difficult in vegetated areas. Over the last decade, optical remote sensing has proved helpful for this purpose. By tracking alterations in vegetation biochemistry through its optical properties, multi- and hyperspectral remote sensing allow detecting and quantifying crude oil and petroleum products leaked following accidental leakages or bad cessation practices. Recent advances in this field have led to the development of various methods that can be applied either in the field using portable spectroradiometers or at large scale on airborne and satellite images. Experiments carried out under controlled conditions have largely contributed to identifying the most important factors influencing the detection of oil (plant species, mixture composition, etc.). In a perspective of operational use, an important effort is still required to make optical remote sensing a reliable tool for oil and gas companies. The current methods used on imagery should extend their scope to a wide range of contexts and their application to upcoming satellite-embedded hyperspectral sensors should be considered in future studies.","author":[{"dropping-particle":"","family":"Lassalle","given":"Guillaume","non-dropping-particle":"","parse-names":false,"suffix":""},{"dropping-particle":"","family":"Fabre","given":"Sophie","non-dropping-particle":"","parse-names":false,"suffix":""},{"dropping-particle":"","family":"Credoz","given":"Anthony","non-dropping-particle":"","parse-names":false,"suffix":""},{"dropping-particle":"","family":"Dubucq","given":"Dominique","non-dropping-particle":"","parse-names":false,"suffix":""},{"dropping-particle":"","family":"Elger","given":"Arnaud","non-dropping-particle":"","parse-names":false,"suffix":""}],"container-title":"Journal of Hazardous Materials","id":"ITEM-1","issued":{"date-parts":[["2020"]]},"title":"Monitoring oil contamination in vegetated areas with optical remote sensing: A comprehensive review","type":"article-journal","volume":"393"},"uris":["http://www.mendeley.com/documents/?uuid=8a20c68a-f5a9-4eee-8df8-41a82d2b808d"]}],"mendeley":{"formattedCitation":"[98]","plainTextFormattedCitation":"[98]","previouslyFormattedCitation":"[98]"},"properties":{"noteIndex":0},"schema":"https://github.com/citation-style-language/schema/raw/master/csl-citation.json"}</w:instrText>
      </w:r>
      <w:r w:rsidR="00285E20" w:rsidRPr="00E34345">
        <w:rPr>
          <w:sz w:val="18"/>
          <w:szCs w:val="18"/>
        </w:rPr>
        <w:fldChar w:fldCharType="separate"/>
      </w:r>
      <w:r w:rsidR="00792D1D" w:rsidRPr="00E34345">
        <w:rPr>
          <w:noProof/>
          <w:sz w:val="18"/>
          <w:szCs w:val="18"/>
        </w:rPr>
        <w:t>[98]</w:t>
      </w:r>
      <w:r w:rsidR="00285E20" w:rsidRPr="00E34345">
        <w:rPr>
          <w:sz w:val="18"/>
          <w:szCs w:val="18"/>
        </w:rPr>
        <w:fldChar w:fldCharType="end"/>
      </w:r>
      <w:ins w:id="113" w:author="mldinis" w:date="2022-08-04T17:49:00Z">
        <w:r w:rsidR="002D2C1A">
          <w:rPr>
            <w:sz w:val="18"/>
            <w:szCs w:val="18"/>
          </w:rPr>
          <w:t>.</w:t>
        </w:r>
      </w:ins>
    </w:p>
    <w:p w14:paraId="63F1EC6E" w14:textId="77777777" w:rsidR="001B4B83" w:rsidRPr="00285E20" w:rsidRDefault="001B4B83" w:rsidP="001B4B83">
      <w:pPr>
        <w:ind w:left="720"/>
        <w:jc w:val="both"/>
      </w:pPr>
      <w:r w:rsidRPr="00285E20">
        <w:lastRenderedPageBreak/>
        <w:t>The upscaling of methods is the most important difficulty in this approach, so it is crucial to address it progressively; for example, from leaf to canopy scales and finally on images. The validation of the methods in the field is an intermediate – and critical – step prior to imagery application. Then, the methods should be progressively applied to imagery; first, on selected sites with known species’ sensitivities, and thereafter at large scale</w:t>
      </w:r>
      <w:r w:rsidR="00285E20" w:rsidRPr="00285E20">
        <w:t xml:space="preserve"> (Fig 4.) </w:t>
      </w:r>
      <w:r w:rsidR="00295A73" w:rsidRPr="00285E20">
        <w:fldChar w:fldCharType="begin" w:fldLock="1"/>
      </w:r>
      <w:r w:rsidR="00792D1D">
        <w:instrText>ADDIN CSL_CITATION {"citationItems":[{"id":"ITEM-1","itemData":{"DOI":"10.1016/j.jhazmat.2020.122427","ISSN":"18733336","PMID":"32155523","abstract":"The monitoring of soil contamination deriving from oil and gas industry remains difficult in vegetated areas. Over the last decade, optical remote sensing has proved helpful for this purpose. By tracking alterations in vegetation biochemistry through its optical properties, multi- and hyperspectral remote sensing allow detecting and quantifying crude oil and petroleum products leaked following accidental leakages or bad cessation practices. Recent advances in this field have led to the development of various methods that can be applied either in the field using portable spectroradiometers or at large scale on airborne and satellite images. Experiments carried out under controlled conditions have largely contributed to identifying the most important factors influencing the detection of oil (plant species, mixture composition, etc.). In a perspective of operational use, an important effort is still required to make optical remote sensing a reliable tool for oil and gas companies. The current methods used on imagery should extend their scope to a wide range of contexts and their application to upcoming satellite-embedded hyperspectral sensors should be considered in future studies.","author":[{"dropping-particle":"","family":"Lassalle","given":"Guillaume","non-dropping-particle":"","parse-names":false,"suffix":""},{"dropping-particle":"","family":"Fabre","given":"Sophie","non-dropping-particle":"","parse-names":false,"suffix":""},{"dropping-particle":"","family":"Credoz","given":"Anthony","non-dropping-particle":"","parse-names":false,"suffix":""},{"dropping-particle":"","family":"Dubucq","given":"Dominique","non-dropping-particle":"","parse-names":false,"suffix":""},{"dropping-particle":"","family":"Elger","given":"Arnaud","non-dropping-particle":"","parse-names":false,"suffix":""}],"container-title":"Journal of Hazardous Materials","id":"ITEM-1","issued":{"date-parts":[["2020"]]},"title":"Monitoring oil contamination in vegetated areas with optical remote sensing: A comprehensive review","type":"article-journal","volume":"393"},"uris":["http://www.mendeley.com/documents/?uuid=8a20c68a-f5a9-4eee-8df8-41a82d2b808d"]}],"mendeley":{"formattedCitation":"[98]","plainTextFormattedCitation":"[98]","previouslyFormattedCitation":"[98]"},"properties":{"noteIndex":0},"schema":"https://github.com/citation-style-language/schema/raw/master/csl-citation.json"}</w:instrText>
      </w:r>
      <w:r w:rsidR="00295A73" w:rsidRPr="00285E20">
        <w:fldChar w:fldCharType="separate"/>
      </w:r>
      <w:r w:rsidR="00792D1D" w:rsidRPr="00792D1D">
        <w:rPr>
          <w:noProof/>
        </w:rPr>
        <w:t>[98]</w:t>
      </w:r>
      <w:r w:rsidR="00295A73" w:rsidRPr="00285E20">
        <w:fldChar w:fldCharType="end"/>
      </w:r>
      <w:r w:rsidR="00285E20" w:rsidRPr="00285E20">
        <w:t>.</w:t>
      </w:r>
    </w:p>
    <w:p w14:paraId="53082FEC" w14:textId="77777777" w:rsidR="001B4B83" w:rsidRPr="00285E20" w:rsidRDefault="007345A3" w:rsidP="007345A3">
      <w:pPr>
        <w:ind w:left="720"/>
        <w:jc w:val="both"/>
      </w:pPr>
      <w:r w:rsidRPr="00285E20">
        <w:t xml:space="preserve">In </w:t>
      </w:r>
      <w:r w:rsidRPr="00285E20">
        <w:fldChar w:fldCharType="begin" w:fldLock="1"/>
      </w:r>
      <w:r w:rsidR="00CF5508">
        <w:instrText>ADDIN CSL_CITATION {"citationItems":[{"id":"ITEM-1","itemData":{"DOI":"10.1016/j.scitotenv.2018.04.415","ISSN":"18791026","PMID":"29738893","abstract":"Regional-level information on heavy metal pollution in agro-ecosystems is essential for food security because excessive levels of heavy metals in crops may pose risks to humans. However, collecting this information over large areas is inherently costly. This paper investigates the possibility of applying multi-temporal Sentinel-2 satellite images to detect heavy metal-induced stress (i.e., Cd stress) in rice crops in four study areas in Zhuzhou City, Hunan Province, China. For this purpose, we compared seven Sentinel-2 images acquired in 2016 and 2017 with in situ measured hyper-spectral data, chlorophyll content, rice leaf area index, and heavy metal concentrations in soil collected from 2014 to 2017. Vegetation indices (VIs) related to red edge bands were referred to as the sensitive indicators for screening stressed rice from unstressed rice. The coefficients of spatio-temporal variation (CSTV) derived from the VIs allowed us to discriminate crops exposed to pollution from heavy metals as well as environmental stressors. The results indicate that (i) the red edge chlorophyll index, the red edge position index, and the normalized difference red edge 2 index derived from multi-temporal Sentinel-2 images were good indicators for screening stressed rice from unstressed rice; (ii) Rice under Cd stress remained stable with lower CSTV values of VIs overall growth stages in the experimental region, whereas rice under other stressors (i.e., pests and disease) showed abrupt changes at some growth stages and presented “hot spots” with greater CSTV values; and (iii) the proposed spatio-temporal anomaly detection method was successful at detecting rice under Cd stress; and CSTVs of rice VIs stabilized regardless of whether they were applied to consecutive growth stages or to two different crop years. This study suggests that regional heavy metal stress may be accurately detected using multi-temporal Sentinel-2 images, using VIs sensitive to the spatio-temporal characteristics of crops.","author":[{"dropping-particle":"","family":"Liu","given":"Meiling","non-dropping-particle":"","parse-names":false,"suffix":""},{"dropping-particle":"","family":"Wang","given":"Tiejun","non-dropping-particle":"","parse-names":false,"suffix":""},{"dropping-particle":"","family":"Skidmore","given":"Andrew K.","non-dropping-particle":"","parse-names":false,"suffix":""},{"dropping-particle":"","family":"Liu","given":"Xiangnan","non-dropping-particle":"","parse-names":false,"suffix":""}],"container-title":"Science of the Total Environment","id":"ITEM-1","issued":{"date-parts":[["2018"]]},"page":"18-29","publisher":"Elsevier B.V.","title":"Heavy metal-induced stress in rice crops detected using multi-temporal Sentinel-2 satellite images","type":"article-journal","volume":"637-638"},"uris":["http://www.mendeley.com/documents/?uuid=820a6290-9d77-4275-88b6-84d1f71d1868"]}],"mendeley":{"formattedCitation":"[55]","plainTextFormattedCitation":"[55]","previouslyFormattedCitation":"[55]"},"properties":{"noteIndex":0},"schema":"https://github.com/citation-style-language/schema/raw/master/csl-citation.json"}</w:instrText>
      </w:r>
      <w:r w:rsidRPr="00285E20">
        <w:fldChar w:fldCharType="separate"/>
      </w:r>
      <w:r w:rsidR="00CF5508" w:rsidRPr="00CF5508">
        <w:rPr>
          <w:noProof/>
        </w:rPr>
        <w:t>[55]</w:t>
      </w:r>
      <w:r w:rsidRPr="00285E20">
        <w:fldChar w:fldCharType="end"/>
      </w:r>
      <w:r w:rsidRPr="00285E20">
        <w:t xml:space="preserve"> t</w:t>
      </w:r>
      <w:r w:rsidR="001B4B83" w:rsidRPr="00285E20">
        <w:t>o monitor rice under different stressors accurately at the region scale, the f</w:t>
      </w:r>
      <w:r w:rsidR="00DB48D3" w:rsidRPr="00285E20">
        <w:t xml:space="preserve">ollowing method was implemented. </w:t>
      </w:r>
      <w:r w:rsidR="001B4B83" w:rsidRPr="00285E20">
        <w:t>(i) Ground measurement data</w:t>
      </w:r>
      <w:r w:rsidR="00DB48D3" w:rsidRPr="00285E20">
        <w:t xml:space="preserve"> </w:t>
      </w:r>
      <w:r w:rsidR="001B4B83" w:rsidRPr="00285E20">
        <w:t>were used to derive the vegetation indices (VIs) sensitive to rice biophysical parameters (i.e., chlorophyll and LAI). (ii) Sensitive VIs were applied to screen the unstressed rice and stressed rice. (iii) Spatio-temporal analyses were performed to detect rice under stable stress and abrupt stress. (iv) The spatial distribution of rice under different stressors was mapped b</w:t>
      </w:r>
      <w:r w:rsidR="00285E20" w:rsidRPr="00285E20">
        <w:t xml:space="preserve">ased on the GIS analysis method </w:t>
      </w:r>
      <w:r w:rsidR="00295A73" w:rsidRPr="00285E20">
        <w:fldChar w:fldCharType="begin" w:fldLock="1"/>
      </w:r>
      <w:r w:rsidR="00CF5508">
        <w:instrText>ADDIN CSL_CITATION {"citationItems":[{"id":"ITEM-1","itemData":{"DOI":"10.1016/j.scitotenv.2018.04.415","ISSN":"18791026","PMID":"29738893","abstract":"Regional-level information on heavy metal pollution in agro-ecosystems is essential for food security because excessive levels of heavy metals in crops may pose risks to humans. However, collecting this information over large areas is inherently costly. This paper investigates the possibility of applying multi-temporal Sentinel-2 satellite images to detect heavy metal-induced stress (i.e., Cd stress) in rice crops in four study areas in Zhuzhou City, Hunan Province, China. For this purpose, we compared seven Sentinel-2 images acquired in 2016 and 2017 with in situ measured hyper-spectral data, chlorophyll content, rice leaf area index, and heavy metal concentrations in soil collected from 2014 to 2017. Vegetation indices (VIs) related to red edge bands were referred to as the sensitive indicators for screening stressed rice from unstressed rice. The coefficients of spatio-temporal variation (CSTV) derived from the VIs allowed us to discriminate crops exposed to pollution from heavy metals as well as environmental stressors. The results indicate that (i) the red edge chlorophyll index, the red edge position index, and the normalized difference red edge 2 index derived from multi-temporal Sentinel-2 images were good indicators for screening stressed rice from unstressed rice; (ii) Rice under Cd stress remained stable with lower CSTV values of VIs overall growth stages in the experimental region, whereas rice under other stressors (i.e., pests and disease) showed abrupt changes at some growth stages and presented “hot spots” with greater CSTV values; and (iii) the proposed spatio-temporal anomaly detection method was successful at detecting rice under Cd stress; and CSTVs of rice VIs stabilized regardless of whether they were applied to consecutive growth stages or to two different crop years. This study suggests that regional heavy metal stress may be accurately detected using multi-temporal Sentinel-2 images, using VIs sensitive to the spatio-temporal characteristics of crops.","author":[{"dropping-particle":"","family":"Liu","given":"Meiling","non-dropping-particle":"","parse-names":false,"suffix":""},{"dropping-particle":"","family":"Wang","given":"Tiejun","non-dropping-particle":"","parse-names":false,"suffix":""},{"dropping-particle":"","family":"Skidmore","given":"Andrew K.","non-dropping-particle":"","parse-names":false,"suffix":""},{"dropping-particle":"","family":"Liu","given":"Xiangnan","non-dropping-particle":"","parse-names":false,"suffix":""}],"container-title":"Science of the Total Environment","id":"ITEM-1","issued":{"date-parts":[["2018"]]},"page":"18-29","publisher":"Elsevier B.V.","title":"Heavy metal-induced stress in rice crops detected using multi-temporal Sentinel-2 satellite images","type":"article-journal","volume":"637-638"},"uris":["http://www.mendeley.com/documents/?uuid=820a6290-9d77-4275-88b6-84d1f71d1868"]}],"mendeley":{"formattedCitation":"[55]","plainTextFormattedCitation":"[55]","previouslyFormattedCitation":"[55]"},"properties":{"noteIndex":0},"schema":"https://github.com/citation-style-language/schema/raw/master/csl-citation.json"}</w:instrText>
      </w:r>
      <w:r w:rsidR="00295A73" w:rsidRPr="00285E20">
        <w:fldChar w:fldCharType="separate"/>
      </w:r>
      <w:r w:rsidR="00CF5508" w:rsidRPr="00CF5508">
        <w:rPr>
          <w:noProof/>
        </w:rPr>
        <w:t>[55]</w:t>
      </w:r>
      <w:r w:rsidR="00295A73" w:rsidRPr="00285E20">
        <w:fldChar w:fldCharType="end"/>
      </w:r>
      <w:r w:rsidR="00285E20" w:rsidRPr="00285E20">
        <w:t>.</w:t>
      </w:r>
    </w:p>
    <w:p w14:paraId="7C234E9E" w14:textId="77777777" w:rsidR="0032780A" w:rsidRDefault="0032780A" w:rsidP="004E7AA9">
      <w:pPr>
        <w:pStyle w:val="ListParagraph"/>
        <w:numPr>
          <w:ilvl w:val="2"/>
          <w:numId w:val="6"/>
        </w:numPr>
        <w:rPr>
          <w:rFonts w:ascii="Times New Roman" w:hAnsi="Times New Roman" w:cs="Times New Roman"/>
          <w:b/>
          <w:bCs/>
          <w:sz w:val="20"/>
          <w:szCs w:val="20"/>
          <w:lang w:bidi="fa-IR"/>
        </w:rPr>
      </w:pPr>
      <w:r w:rsidRPr="00E816E3">
        <w:rPr>
          <w:rFonts w:ascii="Times New Roman" w:hAnsi="Times New Roman" w:cs="Times New Roman"/>
          <w:b/>
          <w:bCs/>
          <w:sz w:val="20"/>
          <w:szCs w:val="20"/>
        </w:rPr>
        <w:t>Vegetation spectral signatures</w:t>
      </w:r>
    </w:p>
    <w:p w14:paraId="718BF416" w14:textId="7A340A3E" w:rsidR="007345A3" w:rsidRPr="007516EF" w:rsidRDefault="007345A3" w:rsidP="00914931">
      <w:pPr>
        <w:ind w:left="720" w:firstLine="720"/>
        <w:jc w:val="both"/>
        <w:rPr>
          <w:rFonts w:cs="AdvOTb92eb7df.I"/>
        </w:rPr>
      </w:pPr>
      <w:r w:rsidRPr="007516EF">
        <w:rPr>
          <w:rFonts w:cs="AdvOTb92eb7df.I"/>
        </w:rPr>
        <w:t xml:space="preserve">The spectral reflectance of vegetation is mainly a function of tissue optical properties, canopy biophysical properties, soil reflectance, viewing geometry and illumination circumstances </w:t>
      </w:r>
      <w:r w:rsidR="00D073BB" w:rsidRPr="007516EF">
        <w:rPr>
          <w:rFonts w:cs="AdvOTb92eb7df.I"/>
        </w:rPr>
        <w:fldChar w:fldCharType="begin" w:fldLock="1"/>
      </w:r>
      <w:r w:rsidR="004B640A">
        <w:rPr>
          <w:rFonts w:cs="AdvOTb92eb7df.I"/>
        </w:rPr>
        <w:instrText>ADDIN CSL_CITATION {"citationItems":[{"id":"ITEM-1","itemData":{"DOI":"10.1016/0034-4257(92)90072-R","ISSN":"00344257","abstract":"SOILSPECT is a radiative transfer model, derived from Hapke's model, that represents the optical properties of soil from 450 nm to 2450 nm. The spectral and bidirectional reflectance of 26 soils was measured in the laboratory both with a field spectroradiometer (1000 narrow wavebands from 450 nm to 2450 nm) and a radiometer simulating TM channels (the five TM2, TM3, TM4, TM5, and TM7 broad bands). The input parameters of the model [single scattering albedo ω, phase function P(g,g′), and variable characteristic of the soil roughness h] were fitted to these observations. We show that the single scattering albedo is only dependent on wavelength and on soil humidity; the other parameters depend mainly on surface conditions. © 1992.","author":[{"dropping-particle":"","family":"Jacquemoud","given":"S.","non-dropping-particle":"","parse-names":false,"suffix":""},{"dropping-particle":"","family":"Baret","given":"F.","non-dropping-particle":"","parse-names":false,"suffix":""},{"dropping-particle":"","family":"Hanocq","given":"J. F.","non-dropping-particle":"","parse-names":false,"suffix":""}],"container-title":"Remote Sensing of Environment","id":"ITEM-1","issue":"2-3","issued":{"date-parts":[["1992"]]},"page":"123-132","title":"Modeling spectral and bidirectional soil reflectance","type":"article-journal","volume":"41"},"uris":["http://www.mendeley.com/documents/?uuid=2d0aea42-81bc-484f-a8a8-6d8be8bd17a3"]},{"id":"ITEM-2","itemData":{"DOI":"10.1016/S0034-4257(98)00014-5","ISSN":"00344257","abstract":"Analyses of various biophysical and biochemical factors affecting plant canopy reflectance have been carried out over the past few decades, yet the relative importance of these factors has not been adequately addressed. A combination of field and modeling techniques were used to quantify the relative contribution, of leaf, stem, and litter optical properties (incorporating known variation in foliar biochemical properties) and canopy structural attributes to nadir-viewed vegetation reflectance data. Variability in tissue optical properties was wavelength-dependent. For green foliage, the lowest variation was in the visible (VIS) spectral region and the highest in the near-infrared (NIR). For standing litter material, minimum variation occurred in the VIS/NIR, while the largest differences were observed in the shortwave-IR (SWIR). Woody stem material showed opposite trends, with lowest variation in the SWIR and highest in the NIR. Leaf area index (LAI) and leaf angle distribution (LAD) were the dominant controls on canopy reflectance data with the exception of soil reflectance and vegetation cover in sparse canopies. Leaf optical properties (and thus foliar chemistry) were expressed most directly at the canopy level in the NIR, but LAI and LAD strongly controlled the relationship between leaf and canopy spectral characteristics. Stem material played a small but significant role in determining canopy reflectance in woody plant canopies, especially those with LAI&lt;5.0. Standing litter significantly affected the reflectance characteristics of grassland canopies; small increases in the percentage of standing litter had a disproportionately large affect on canopy reflectance. The structural attributes of ecosystems determine the relative contribution of tissue, canopy, and landscape factors that drive variation in a reflectance signal. Deconvolution of these factors requires an understanding of the sources of variance at each scale (which is ecosystem dependent) as well as an adequate sampling (spectral, angular, and temporal) of the shortwave (400-2500 nm) spectrum.","author":[{"dropping-particle":"","family":"Asner","given":"Gregory P.","non-dropping-particle":"","parse-names":false,"suffix":""}],"container-title":"Remote Sensing of Environment","id":"ITEM-2","issue":"3","issued":{"date-parts":[["1998"]]},"page":"234-253","title":"Biophysical and biochemical sources of variability in canopy reflectance","type":"article-journal","volume":"64"},"uris":["http://www.mendeley.com/documents/?uuid=5613daeb-489b-4f1b-b4d4-1eb357ccc656"]}],"mendeley":{"formattedCitation":"[103], [104]","plainTextFormattedCitation":"[103], [104]","previouslyFormattedCitation":"[103], [104]"},"properties":{"noteIndex":0},"schema":"https://github.com/citation-style-language/schema/raw/master/csl-citation.json"}</w:instrText>
      </w:r>
      <w:r w:rsidR="00D073BB" w:rsidRPr="007516EF">
        <w:rPr>
          <w:rFonts w:cs="AdvOTb92eb7df.I"/>
        </w:rPr>
        <w:fldChar w:fldCharType="separate"/>
      </w:r>
      <w:r w:rsidR="00792D1D" w:rsidRPr="00792D1D">
        <w:rPr>
          <w:rFonts w:cs="AdvOTb92eb7df.I"/>
          <w:noProof/>
        </w:rPr>
        <w:t>[103], [104]</w:t>
      </w:r>
      <w:r w:rsidR="00D073BB" w:rsidRPr="007516EF">
        <w:rPr>
          <w:rFonts w:cs="AdvOTb92eb7df.I"/>
        </w:rPr>
        <w:fldChar w:fldCharType="end"/>
      </w:r>
      <w:r w:rsidRPr="007516EF">
        <w:rPr>
          <w:rFonts w:cs="AdvOTb92eb7df.I"/>
        </w:rPr>
        <w:t xml:space="preserve">. Reflected electromagnetic radiation can deliver informative data about the plants’ condition and enable researchers to remotely analyse the plants’ physiological and chemical characteristics </w:t>
      </w:r>
      <w:r w:rsidR="001615D3" w:rsidRPr="007516EF">
        <w:rPr>
          <w:rFonts w:cs="AdvOTb92eb7df.I"/>
        </w:rPr>
        <w:fldChar w:fldCharType="begin" w:fldLock="1"/>
      </w:r>
      <w:r w:rsidR="004B640A">
        <w:rPr>
          <w:rFonts w:cs="AdvOTb92eb7df.I"/>
        </w:rPr>
        <w:instrText>ADDIN CSL_CITATION {"citationItems":[{"id":"ITEM-1","itemData":{"DOI":"10.1016/j.jag.2011.12.005","ISSN":"1872826X","abstract":"Indigenous forest degradation is regarded as one of the most important environmental issues facing Sub-Saharan Africa and South Africa in particular. We tested the utility of the unique band settings of the recently launched South African satellite, SumbandilaSat in characterising forest fragmentation in a fragile rural landscape in Dukuduku, northern KwaZulu-Natal. The AISA Eagle hyperspectral image was resampled to the band settings of SumbandilaSat and SPOT 5 (green, red and near infrared bands only) for comparison purposes. Variogram analysis and the red edge shift were used to quantify forest heterogeneity and stress levels, respectively. Results showed that the range values from variograms can quantify differences in spatial heterogeneity across landscapes. The study has also shown that the unique band settings of SumbandilaSat provide additional information for quantifying stress in vegetation as compared to SPOT image data. This is critical in light of the fact that stress levels in vegetation have previously been quantified using hyperspectral sensors, which are more expensive and do not cover large areas as compared to SumbandilaSat satellite. The study moves remote sensing a step closer to operational monitoring of indigenous forests. © 2011 Elsevier B.V.","author":[{"dropping-particle":"","family":"Cho","given":"Moses Azong","non-dropping-particle":"","parse-names":false,"suffix":""},{"dropping-particle":"","family":"Debbab","given":"Pravesh","non-dropping-particle":"","parse-names":false,"suffix":""},{"dropping-particle":"","family":"Mutanga","given":"Onisimo","non-dropping-particle":"","parse-names":false,"suffix":""},{"dropping-particle":"","family":"Dudeni-Tlhoneb","given":"Nontembeko","non-dropping-particle":"","parse-names":false,"suffix":""},{"dropping-particle":"","family":"Magadla","given":"Thandulwazi","non-dropping-particle":"","parse-names":false,"suffix":""},{"dropping-particle":"","family":"Khuluseb","given":"Sibusisiwe A.","non-dropping-particle":"","parse-names":false,"suffix":""}],"container-title":"International Journal of Applied Earth Observation and Geoinformation","id":"ITEM-1","issue":"1","issued":{"date-parts":[["2012"]]},"page":"85-93","title":"Potential utility of the spectral red-edge region of SumbandilaSat imagery for assessing indigenous forest structure and health","type":"article-journal","volume":"16"},"uris":["http://www.mendeley.com/documents/?uuid=7ca6bfd7-ebf2-4f57-ada0-6b68e8368c21"]},{"id":"ITEM-2","itemData":{"DOI":"10.3832/ifor0709-006","ISSN":"19717458","abstract":"This study investigates the properties of hyperspectral reflectance of healthy and stressed coniferous trees. Two coniferous tree species which naturally grow in Lithuania, Scots pine (Pinus sylvestris L.) and Norway spruce (Picea abies (L.) Karst.), as well as an introduced species, Siberian pine (Pinus sibirica Du Tour), were selected for the study. Hyperspectral reflectance data were collected under laboratory conditions by scanning the needles of healthy (no foliar loss) and stressed Norway spruce (foliar loss 66-70%), Scots pine (foliar loss 71-75%) and Siberian pine (foliar loss 86-90%) trees using a Themis Vision Systems VNIR 400H hyperspectral imaging camera. The spectrometer of the camera covers the spectral range of 400-1000 nm with the sampling interval of 0.6 nm. Simultaneously, the chlorophyll a and b content in the needles was determined by spectrophotometrically measuring the needles' absorbance of ethanol extracts. The statistical analyses included principal component analysis, analysis of variance and partial least squares regression techniques. Relatively large spectral differences between healthy and stressed trees were detected for Norway spruce needles: 884 out of 955 wavebands indicated a statistically different reflectance (p&lt;0.05). The reflectance associated with the stress level was statistically different (p&lt;0.05) in 767 and 698 out of 955 wavebands for Scots pine and Siberian pine, respectively. The most informative wavelengths for spectral separation between the needles taken from healthy and stressed trees were found in the following spectral ranges: 701.0- 715.7 nm for Norway spruce, 706.1-718.2 nm for Scots pine, and 862.3-893.1 nm for Siberian pine. The relationship between the spectral reflectance properties of the needles and their chlorophyll content was also determined for each species. Waveband ranges (as well as single bands) most sensitive to changes in chlorophyll content were: 709.9-722.1 nm (715.6 nm) for Norway spruce; 709.3-721.4 nm (715.0 nm) for Scots pine; 710.6-722.7 nm (720.1 nm) for Siberian pine. In general, the study revealed that narrow-band based hyperspectral imaging has the potential for accurately detecting stress in coniferous trees. © iForest - Biogeosciences and Forestry.","author":[{"dropping-particle":"","family":"Masaitis","given":"Gediminas","non-dropping-particle":"","parse-names":false,"suffix":""},{"dropping-particle":"","family":"Mozgeris","given":"Gintautas","non-dropping-particle":"","parse-names":false,"suffix":""},{"dropping-particle":"","family":"Augustaitis","given":"Algirdas","non-dropping-particle":"","parse-names":false,"suffix":""}],"container-title":"IForest","id":"ITEM-2","issue":"JANUARY 2013","issued":{"date-parts":[["2013"]]},"page":"30-36","title":"Spectral reflectance properties of healthy and stressed coniferous trees","type":"article-journal","volume":"6"},"uris":["http://www.mendeley.com/documents/?uuid=86eccb12-82d1-46d9-982f-3064ee273f7e"]}],"mendeley":{"formattedCitation":"[105], [106]","plainTextFormattedCitation":"[105], [106]","previouslyFormattedCitation":"[105], [106]"},"properties":{"noteIndex":0},"schema":"https://github.com/citation-style-language/schema/raw/master/csl-citation.json"}</w:instrText>
      </w:r>
      <w:r w:rsidR="001615D3" w:rsidRPr="007516EF">
        <w:rPr>
          <w:rFonts w:cs="AdvOTb92eb7df.I"/>
        </w:rPr>
        <w:fldChar w:fldCharType="separate"/>
      </w:r>
      <w:r w:rsidR="00792D1D" w:rsidRPr="00792D1D">
        <w:rPr>
          <w:rFonts w:cs="AdvOTb92eb7df.I"/>
          <w:noProof/>
        </w:rPr>
        <w:t>[105], [106]</w:t>
      </w:r>
      <w:r w:rsidR="001615D3" w:rsidRPr="007516EF">
        <w:rPr>
          <w:rFonts w:cs="AdvOTb92eb7df.I"/>
        </w:rPr>
        <w:fldChar w:fldCharType="end"/>
      </w:r>
      <w:r w:rsidRPr="007516EF">
        <w:rPr>
          <w:rFonts w:cs="AdvOTb92eb7df.I"/>
        </w:rPr>
        <w:t xml:space="preserve">. According to </w:t>
      </w:r>
      <w:r w:rsidR="001615D3" w:rsidRPr="007516EF">
        <w:rPr>
          <w:rFonts w:cs="AdvOTb92eb7df.I"/>
        </w:rPr>
        <w:fldChar w:fldCharType="begin" w:fldLock="1"/>
      </w:r>
      <w:r w:rsidR="004B640A">
        <w:rPr>
          <w:rFonts w:cs="AdvOTb92eb7df.I"/>
        </w:rPr>
        <w:instrText>ADDIN CSL_CITATION {"citationItems":[{"id":"ITEM-1","itemData":{"DOI":"10.1016/j.isprsjprs.2017.01.014","ISSN":"09242716","abstract":"Plants under constant water and temperature stress experience a chain of reactions that in the long term alter their leaf traits (morphology, anatomy and chemistry). The use of these traits as proxies for assessing plant stress was so far mainly based on conventional laboratory methods, which are expensive and time-consuming. Remote sensing methods based on spectral changes can detect changes in pigments and productivity using the visible and near infrared. However, the use of infrared spectra, where changes in the spectra are associated with physical changes of the leaf, is still incipient. In this study plants of Rhododendron cf. catawbiense, were exposed to low temperatures and low soil water content during a six months experiment. The spectral response in the infrared region 1.4–16 μm, microstructural variables, leaf water content, leaf area and leaf molecules such as lignin and cellulose concentrations were measured in individual leaves after the period of stress. This study revealed that under cold conditions plants have most changes in leaf water content, lignin and cellulose concentrations and leaf area, while under drought conditions the most striking change is water loss. These leaf trait modifications are also correlated with changes in thermal infrared spectra, showing their potential as proxies for detecting plant stress in this species. A multinomial model allows the estimation of the stress treatments imposed on these plants from their infrared spectra. This model reveals a group of 15 bands in the SWIR and MWIR between 2.23 and 7.77 μm, which show relatively large changes, and had an overall accuracy of 87%. Finally, individual partial least squares regression models show that lignin, cellulose, leaf water content and leaf area are the leaf traits reacting significantly to long-term stress and that are also generating measurable changes in the infrared spectra. Although these models are based on laboratory data, the congruence of the identified bands with the fundamental molecular vibrations used in remote sensing, shows the potential of these findings in the assessment of plant stress.","author":[{"dropping-particle":"","family":"Buitrago Acevedo","given":"Maria F.","non-dropping-particle":"","parse-names":false,"suffix":""},{"dropping-particle":"","family":"Groen","given":"Thomas A.","non-dropping-particle":"","parse-names":false,"suffix":""},{"dropping-particle":"","family":"Hecker","given":"Christoph A.","non-dropping-particle":"","parse-names":false,"suffix":""},{"dropping-particle":"","family":"Skidmore","given":"Andrew K.","non-dropping-particle":"","parse-names":false,"suffix":""}],"container-title":"ISPRS Journal of Photogrammetry and Remote Sensing","id":"ITEM-1","issued":{"date-parts":[["2017"]]},"page":"132-145","title":"Identifying leaf traits that signal stress in TIR spectra","type":"article-journal","volume":"125"},"uris":["http://www.mendeley.com/documents/?uuid=200441c3-0a51-46ff-b62e-364f2a6820f2"]}],"mendeley":{"formattedCitation":"[107]","plainTextFormattedCitation":"[107]","previouslyFormattedCitation":"[107]"},"properties":{"noteIndex":0},"schema":"https://github.com/citation-style-language/schema/raw/master/csl-citation.json"}</w:instrText>
      </w:r>
      <w:r w:rsidR="001615D3" w:rsidRPr="007516EF">
        <w:rPr>
          <w:rFonts w:cs="AdvOTb92eb7df.I"/>
        </w:rPr>
        <w:fldChar w:fldCharType="separate"/>
      </w:r>
      <w:r w:rsidR="00792D1D" w:rsidRPr="00792D1D">
        <w:rPr>
          <w:rFonts w:cs="AdvOTb92eb7df.I"/>
          <w:noProof/>
        </w:rPr>
        <w:t>[107]</w:t>
      </w:r>
      <w:r w:rsidR="001615D3" w:rsidRPr="007516EF">
        <w:rPr>
          <w:rFonts w:cs="AdvOTb92eb7df.I"/>
        </w:rPr>
        <w:fldChar w:fldCharType="end"/>
      </w:r>
      <w:r w:rsidRPr="007516EF">
        <w:rPr>
          <w:rFonts w:cs="AdvOTb92eb7df.I"/>
        </w:rPr>
        <w:t xml:space="preserve"> regardless of plants species, the spectral assignments of leaves are similar in the optical spectral ranges of the electromagnetic spectrum, visible–near infrared–shortwave i</w:t>
      </w:r>
      <w:r w:rsidR="00E34345">
        <w:rPr>
          <w:rFonts w:cs="AdvOTb92eb7df.I"/>
        </w:rPr>
        <w:t>nfrared (VIS–NIR–SWIR). Figure 4</w:t>
      </w:r>
      <w:r w:rsidRPr="007516EF">
        <w:rPr>
          <w:rFonts w:cs="AdvOTb92eb7df.I"/>
        </w:rPr>
        <w:t xml:space="preserve"> shows the typical spectral response features of green vegetation in detail. According to </w:t>
      </w:r>
      <w:r w:rsidR="001615D3" w:rsidRPr="007516EF">
        <w:rPr>
          <w:rFonts w:cs="AdvOTb92eb7df.I"/>
        </w:rPr>
        <w:fldChar w:fldCharType="begin" w:fldLock="1"/>
      </w:r>
      <w:r w:rsidR="004B640A">
        <w:rPr>
          <w:rFonts w:cs="AdvOTb92eb7df.I"/>
        </w:rPr>
        <w:instrText>ADDIN CSL_CITATION {"citationItems":[{"id":"ITEM-1","itemData":{"DOI":"10.1562/0031-8655(2002)075&lt;0272:accipl&gt;2.0.co;2","ISSN":"0031-8655","PMID":"11950093","abstract":"Spectral reflectance of maple, chestnut and beech leaves in a wide range of pigment content and composition was investigated to devise a nondestructive technique for total carotenoid (Car) content estimation in higher plant leaves. Reciprocal reflectance in the range 510 to 550 nm was found to be closely related to the total pigment content in leaves. The sensitivity of reciprocal reflectance to Car content was maximal in a spectral range around 510 nm; however, chlorophylls (Chl) also affect reflectance in this spectral range. To remove the Chl effect on the reciprocal reflectance at 510 nm, a reciprocal reflectance at either 550 or 700 nm was used, which was linearly proportional to the Chl content. Indices for nondestructive estimation of Car content in leaves were devised and validated. Reflectances in three spectral bands, 510+/-5 nm, either 550+/-15 nm or 700+/-7.5 nm and the near infrared range above 750 nm are sufficient to estimate total Car content in plant leaves nondestructively with a root mean square error of less than 1.75 nmol/cm2.","author":[{"dropping-particle":"","family":"Gitelson","given":"Anatoly A.","non-dropping-particle":"","parse-names":false,"suffix":""},{"dropping-particle":"","family":"Zur","given":"Yoav","non-dropping-particle":"","parse-names":false,"suffix":""},{"dropping-particle":"","family":"Chivkunova","given":"Olga B.","non-dropping-particle":"","parse-names":false,"suffix":""},{"dropping-particle":"","family":"Merzlyak","given":"Mark N.","non-dropping-particle":"","parse-names":false,"suffix":""}],"container-title":"Photochemistry and Photobiology","id":"ITEM-1","issue":"3","issued":{"date-parts":[["2002"]]},"page":"272","title":"Assessing Carotenoid Content in Plant Leaves with Reflectance Spectroscopy¶","type":"article-journal","volume":"75"},"uris":["http://www.mendeley.com/documents/?uuid=9d07065f-6189-4dad-bcee-5cab5f866c4a"]}],"mendeley":{"formattedCitation":"[108]","plainTextFormattedCitation":"[108]","previouslyFormattedCitation":"[108]"},"properties":{"noteIndex":0},"schema":"https://github.com/citation-style-language/schema/raw/master/csl-citation.json"}</w:instrText>
      </w:r>
      <w:r w:rsidR="001615D3" w:rsidRPr="007516EF">
        <w:rPr>
          <w:rFonts w:cs="AdvOTb92eb7df.I"/>
        </w:rPr>
        <w:fldChar w:fldCharType="separate"/>
      </w:r>
      <w:r w:rsidR="00792D1D" w:rsidRPr="00792D1D">
        <w:rPr>
          <w:rFonts w:cs="AdvOTb92eb7df.I"/>
          <w:noProof/>
        </w:rPr>
        <w:t>[108]</w:t>
      </w:r>
      <w:r w:rsidR="001615D3" w:rsidRPr="007516EF">
        <w:rPr>
          <w:rFonts w:cs="AdvOTb92eb7df.I"/>
        </w:rPr>
        <w:fldChar w:fldCharType="end"/>
      </w:r>
      <w:r w:rsidRPr="007516EF">
        <w:rPr>
          <w:rFonts w:cs="AdvOTb92eb7df.I"/>
        </w:rPr>
        <w:t xml:space="preserve">, dominant factors controlling vegetation reflectance can be summarized to photosynthetic pigments (e.g. chlorophyll, carotenoids and xanthophylls), cell structure, leaf water content and biochemical concentrations (e.g. lignin, cellulose, starch and protein). There is a strong interaction of light with pigment concentrations in the VIS, strong reflectance and transmittance by the leaf structure in the NIR and strong absorption features of water in the SWIR </w:t>
      </w:r>
      <w:r w:rsidR="001615D3" w:rsidRPr="007516EF">
        <w:rPr>
          <w:rFonts w:cs="AdvOTb92eb7df.I"/>
        </w:rPr>
        <w:fldChar w:fldCharType="begin" w:fldLock="1"/>
      </w:r>
      <w:r w:rsidR="004B640A">
        <w:rPr>
          <w:rFonts w:cs="AdvOTb92eb7df.I"/>
        </w:rPr>
        <w:instrText>ADDIN CSL_CITATION {"citationItems":[{"id":"ITEM-1","itemData":{"DOI":"10.1016/j.isprsjprs.2017.01.014","ISSN":"09242716","abstract":"Plants under constant water and temperature stress experience a chain of reactions that in the long term alter their leaf traits (morphology, anatomy and chemistry). The use of these traits as proxies for assessing plant stress was so far mainly based on conventional laboratory methods, which are expensive and time-consuming. Remote sensing methods based on spectral changes can detect changes in pigments and productivity using the visible and near infrared. However, the use of infrared spectra, where changes in the spectra are associated with physical changes of the leaf, is still incipient. In this study plants of Rhododendron cf. catawbiense, were exposed to low temperatures and low soil water content during a six months experiment. The spectral response in the infrared region 1.4–16 μm, microstructural variables, leaf water content, leaf area and leaf molecules such as lignin and cellulose concentrations were measured in individual leaves after the period of stress. This study revealed that under cold conditions plants have most changes in leaf water content, lignin and cellulose concentrations and leaf area, while under drought conditions the most striking change is water loss. These leaf trait modifications are also correlated with changes in thermal infrared spectra, showing their potential as proxies for detecting plant stress in this species. A multinomial model allows the estimation of the stress treatments imposed on these plants from their infrared spectra. This model reveals a group of 15 bands in the SWIR and MWIR between 2.23 and 7.77 μm, which show relatively large changes, and had an overall accuracy of 87%. Finally, individual partial least squares regression models show that lignin, cellulose, leaf water content and leaf area are the leaf traits reacting significantly to long-term stress and that are also generating measurable changes in the infrared spectra. Although these models are based on laboratory data, the congruence of the identified bands with the fundamental molecular vibrations used in remote sensing, shows the potential of these findings in the assessment of plant stress.","author":[{"dropping-particle":"","family":"Buitrago Acevedo","given":"Maria F.","non-dropping-particle":"","parse-names":false,"suffix":""},{"dropping-particle":"","family":"Groen","given":"Thomas A.","non-dropping-particle":"","parse-names":false,"suffix":""},{"dropping-particle":"","family":"Hecker","given":"Christoph A.","non-dropping-particle":"","parse-names":false,"suffix":""},{"dropping-particle":"","family":"Skidmore","given":"Andrew K.","non-dropping-particle":"","parse-names":false,"suffix":""}],"container-title":"ISPRS Journal of Photogrammetry and Remote Sensing","id":"ITEM-1","issued":{"date-parts":[["2017"]]},"page":"132-145","title":"Identifying leaf traits that signal stress in TIR spectra","type":"article-journal","volume":"125"},"uris":["http://www.mendeley.com/documents/?uuid=200441c3-0a51-46ff-b62e-364f2a6820f2"]}],"mendeley":{"formattedCitation":"[107]","plainTextFormattedCitation":"[107]","previouslyFormattedCitation":"[107]"},"properties":{"noteIndex":0},"schema":"https://github.com/citation-style-language/schema/raw/master/csl-citation.json"}</w:instrText>
      </w:r>
      <w:r w:rsidR="001615D3" w:rsidRPr="007516EF">
        <w:rPr>
          <w:rFonts w:cs="AdvOTb92eb7df.I"/>
        </w:rPr>
        <w:fldChar w:fldCharType="separate"/>
      </w:r>
      <w:r w:rsidR="00792D1D" w:rsidRPr="00792D1D">
        <w:rPr>
          <w:rFonts w:cs="AdvOTb92eb7df.I"/>
          <w:noProof/>
        </w:rPr>
        <w:t>[107]</w:t>
      </w:r>
      <w:r w:rsidR="001615D3" w:rsidRPr="007516EF">
        <w:rPr>
          <w:rFonts w:cs="AdvOTb92eb7df.I"/>
        </w:rPr>
        <w:fldChar w:fldCharType="end"/>
      </w:r>
      <w:r w:rsidRPr="007516EF">
        <w:rPr>
          <w:rFonts w:cs="AdvOTb92eb7df.I"/>
        </w:rPr>
        <w:t xml:space="preserve">, which all cause lower </w:t>
      </w:r>
      <w:del w:id="114" w:author="mldinis" w:date="2022-08-04T17:50:00Z">
        <w:r w:rsidRPr="007516EF" w:rsidDel="008F4E00">
          <w:rPr>
            <w:rFonts w:cs="AdvOTb92eb7df.I"/>
          </w:rPr>
          <w:delText>reflectances</w:delText>
        </w:r>
      </w:del>
      <w:ins w:id="115" w:author="mldinis" w:date="2022-08-04T17:50:00Z">
        <w:r w:rsidR="008F4E00" w:rsidRPr="007516EF">
          <w:rPr>
            <w:rFonts w:cs="AdvOTb92eb7df.I"/>
          </w:rPr>
          <w:t>reflectance</w:t>
        </w:r>
      </w:ins>
      <w:r w:rsidRPr="007516EF">
        <w:rPr>
          <w:rFonts w:cs="AdvOTb92eb7df.I"/>
        </w:rPr>
        <w:t xml:space="preserve"> </w:t>
      </w:r>
      <w:r w:rsidR="001615D3" w:rsidRPr="007516EF">
        <w:rPr>
          <w:rFonts w:cs="AdvOTb92eb7df.I"/>
        </w:rPr>
        <w:fldChar w:fldCharType="begin" w:fldLock="1"/>
      </w:r>
      <w:r w:rsidR="00455936">
        <w:rPr>
          <w:rFonts w:cs="AdvOTb92eb7df.I"/>
        </w:rPr>
        <w:instrText>ADDIN CSL_CITATION {"citationItems":[{"id":"ITEM-1","itemData":{"DOI":"10.3390/s8063733","ISSN":"14248220","abstract":"Hydrocarbon leakage into the environment has large economic and environmental impact. Traditional methods for investigating seepages and their resulting pollution, such as drilling, are destructive, time consuming and expensive. Remote sensing is an efficient tool that offers a non-destructive investigation method. Optical remote sensing has been extensively tested for exploration of onshore hydrocarbon reservoirs and detection of hydrocarbons at the Earth's surface. In this research, we investigate indirect manifestations of pipeline leakage by way of visualizing vegetation anomalies in airborne hyperspectral imagery. Agricultural land-use causes a heterogeneous landcover; variation in red edge position between fields was much larger than infield red edge position variation that could be related to hydrocarbon pollution. A moving and growing kernel procedure was developed to normalzie red edge values relative to values of neighbouring pixels to enhance pollution related anomalies in the image. Comparison of the spatial distribution of anomalies with geochemical data obtained by drilling showed that 8 out of 10 polluted sites were predicted correctly while 2 out of 30 sites that were predicted clean were actually polluted.","author":[{"dropping-particle":"","family":"Werff","given":"Harald","non-dropping-particle":"Van Der","parse-names":false,"suffix":""},{"dropping-particle":"","family":"Meijde","given":"Mark","non-dropping-particle":"Van Der","parse-names":false,"suffix":""},{"dropping-particle":"","family":"Jansma","given":"Fokke","non-dropping-particle":"","parse-names":false,"suffix":""},{"dropping-particle":"","family":"Meer","given":"Freek","non-dropping-particle":"Van Der","parse-names":false,"suffix":""},{"dropping-particle":"","family":"Groothuis","given":"Gert Jan","non-dropping-particle":"","parse-names":false,"suffix":""}],"container-title":"Sensors","id":"ITEM-1","issue":"6","issued":{"date-parts":[["2008"]]},"page":"3733-3743","title":"A spatial-spectral approach for visualization of vegetation stress resulting from pipeline leakage","type":"article-journal","volume":"8"},"uris":["http://www.mendeley.com/documents/?uuid=957e850c-ce46-4fdc-866a-abc1a70155ae"]}],"mendeley":{"formattedCitation":"[85]","plainTextFormattedCitation":"[85]","previouslyFormattedCitation":"[85]"},"properties":{"noteIndex":0},"schema":"https://github.com/citation-style-language/schema/raw/master/csl-citation.json"}</w:instrText>
      </w:r>
      <w:r w:rsidR="001615D3" w:rsidRPr="007516EF">
        <w:rPr>
          <w:rFonts w:cs="AdvOTb92eb7df.I"/>
        </w:rPr>
        <w:fldChar w:fldCharType="separate"/>
      </w:r>
      <w:r w:rsidR="00601B2A" w:rsidRPr="00601B2A">
        <w:rPr>
          <w:rFonts w:cs="AdvOTb92eb7df.I"/>
          <w:noProof/>
        </w:rPr>
        <w:t>[85]</w:t>
      </w:r>
      <w:r w:rsidR="001615D3" w:rsidRPr="007516EF">
        <w:rPr>
          <w:rFonts w:cs="AdvOTb92eb7df.I"/>
        </w:rPr>
        <w:fldChar w:fldCharType="end"/>
      </w:r>
      <w:r w:rsidRPr="007516EF">
        <w:rPr>
          <w:rFonts w:cs="AdvOTb92eb7df.I"/>
        </w:rPr>
        <w:t>. There are two main absorption features in blue (0.45 μm) and in red (0.67 μm) bands that are associated with the two main leaf pigments (chlorophyll a and b). These strong absorption bands induce a reflectance peak in the yellow-</w:t>
      </w:r>
      <w:del w:id="116" w:author="mldinis" w:date="2022-08-04T17:50:00Z">
        <w:r w:rsidRPr="007516EF" w:rsidDel="008F4E00">
          <w:rPr>
            <w:rFonts w:cs="AdvOTb92eb7df.I"/>
          </w:rPr>
          <w:delText xml:space="preserve"> </w:delText>
        </w:r>
      </w:del>
      <w:r w:rsidRPr="007516EF">
        <w:rPr>
          <w:rFonts w:cs="AdvOTb92eb7df.I"/>
        </w:rPr>
        <w:t xml:space="preserve">green (0.55 μm) band </w:t>
      </w:r>
      <w:r w:rsidR="001615D3" w:rsidRPr="007516EF">
        <w:rPr>
          <w:rFonts w:cs="AdvOTb92eb7df.I"/>
        </w:rPr>
        <w:fldChar w:fldCharType="begin" w:fldLock="1"/>
      </w:r>
      <w:r w:rsidR="004B640A">
        <w:rPr>
          <w:rFonts w:cs="AdvOTb92eb7df.I"/>
        </w:rPr>
        <w:instrText>ADDIN CSL_CITATION {"citationItems":[{"id":"ITEM-1","itemData":{"author":[{"dropping-particle":"","family":"Hoffer, A.M.","given":"","non-dropping-particle":"","parse-names":false,"suffix":""}],"container-title":"Remote sensing: The quantitative approach","id":"ITEM-1","issued":{"date-parts":[["1978"]]},"page":"227-289","title":"Biological and physical considerations in applying computer-aided analysis techniques to remote sensor data, in Remote Sensing: The Quantitative Approach","type":"article-journal","volume":"5"},"uris":["http://www.mendeley.com/documents/?uuid=3b95dc51-d8e6-4516-8955-69c8fceb266a"]}],"mendeley":{"formattedCitation":"[109]","plainTextFormattedCitation":"[109]","previouslyFormattedCitation":"[109]"},"properties":{"noteIndex":0},"schema":"https://github.com/citation-style-language/schema/raw/master/csl-citation.json"}</w:instrText>
      </w:r>
      <w:r w:rsidR="001615D3" w:rsidRPr="007516EF">
        <w:rPr>
          <w:rFonts w:cs="AdvOTb92eb7df.I"/>
        </w:rPr>
        <w:fldChar w:fldCharType="separate"/>
      </w:r>
      <w:r w:rsidR="00792D1D" w:rsidRPr="00792D1D">
        <w:rPr>
          <w:rFonts w:cs="AdvOTb92eb7df.I"/>
          <w:noProof/>
        </w:rPr>
        <w:t>[109]</w:t>
      </w:r>
      <w:r w:rsidR="001615D3" w:rsidRPr="007516EF">
        <w:rPr>
          <w:rFonts w:cs="AdvOTb92eb7df.I"/>
        </w:rPr>
        <w:fldChar w:fldCharType="end"/>
      </w:r>
      <w:r w:rsidRPr="007516EF">
        <w:rPr>
          <w:rFonts w:cs="AdvOTb92eb7df.I"/>
        </w:rPr>
        <w:t xml:space="preserve">. Sanches et al. </w:t>
      </w:r>
      <w:r w:rsidR="001615D3" w:rsidRPr="007516EF">
        <w:rPr>
          <w:rFonts w:cs="AdvOTb92eb7df.I"/>
        </w:rPr>
        <w:fldChar w:fldCharType="begin" w:fldLock="1"/>
      </w:r>
      <w:r w:rsidR="001615D3" w:rsidRPr="007516EF">
        <w:rPr>
          <w:rFonts w:cs="AdvOTb92eb7df.I"/>
        </w:rPr>
        <w:instrText>ADDIN CSL_CITATION {"citationItems":[{"id":"ITEM-1","itemData":{"DOI":"10.1016/j.envpol.2012.10.029","ISSN":"02697491","PMID":"23246622","abstract":"Pipeline systems used to transport petroleum products represent a potential source of soil pollution worldwide. The design of new techniques that may improve current monitoring of pipeline leakage is imperative. This paper assesses the remote detection of small leakages of liquid hydrocarbons indirectly, through the analysis of spectral features of contaminated plants. Leaf and canopy spectra of healthy plants were compared to spectra of plants contaminated with diesel and gasoline, at increasing rates of soil contamination. Contamination effects were observed both visually in the field and thorough changes in the spectral reflectance patterns of vegetation. Results indicate that the remote detection of small volumes of gasoline and diesel contaminations is feasible based on the red edge analysis of leaf and canopy spectra of plants. Brachiaria grass ranks as a favourable choice to be used as an indicator of HCs leakages along pipelines. © 2012 Elsevier B.V. All rights reserved.","author":[{"dropping-particle":"","family":"Sanches","given":"I. D.","non-dropping-particle":"","parse-names":false,"suffix":""},{"dropping-particle":"","family":"Souza Filho","given":"C. R.","non-dropping-particle":"","parse-names":false,"suffix":""},{"dropping-particle":"","family":"Magalhães","given":"L. A.","non-dropping-particle":"","parse-names":false,"suffix":""},{"dropping-particle":"","family":"Quitério","given":"G. C.M.","non-dropping-particle":"","parse-names":false,"suffix":""},{"dropping-particle":"","family":"Alves","given":"M. N.","non-dropping-particle":"","parse-names":false,"suffix":""},{"dropping-particle":"","family":"Oliveira","given":"W. J.","non-dropping-particle":"","parse-names":false,"suffix":""}],"container-title":"Environmental Pollution","id":"ITEM-1","issued":{"date-parts":[["2013"]]},"note":"blue: 39","page":"16-27","title":"Unravelling remote sensing signatures of plants contaminated with gasoline and diesel: An approach using the red edge spectral feature","type":"article-journal","volume":"174"},"uris":["http://www.mendeley.com/documents/?uuid=a32bb1b2-6dde-4c67-abde-8bbc43dedbba"]}],"mendeley":{"formattedCitation":"[9]","plainTextFormattedCitation":"[9]","previouslyFormattedCitation":"[9]"},"properties":{"noteIndex":0},"schema":"https://github.com/citation-style-language/schema/raw/master/csl-citation.json"}</w:instrText>
      </w:r>
      <w:r w:rsidR="001615D3" w:rsidRPr="007516EF">
        <w:rPr>
          <w:rFonts w:cs="AdvOTb92eb7df.I"/>
        </w:rPr>
        <w:fldChar w:fldCharType="separate"/>
      </w:r>
      <w:r w:rsidR="001615D3" w:rsidRPr="007516EF">
        <w:rPr>
          <w:rFonts w:cs="AdvOTb92eb7df.I"/>
          <w:noProof/>
        </w:rPr>
        <w:t>[9]</w:t>
      </w:r>
      <w:r w:rsidR="001615D3" w:rsidRPr="007516EF">
        <w:rPr>
          <w:rFonts w:cs="AdvOTb92eb7df.I"/>
        </w:rPr>
        <w:fldChar w:fldCharType="end"/>
      </w:r>
      <w:r w:rsidRPr="007516EF">
        <w:rPr>
          <w:rFonts w:cs="AdvOTb92eb7df.I"/>
        </w:rPr>
        <w:t xml:space="preserve"> mentioned that during leaf senescence, chlorophyll decreases, which leads to a reflectance rise within the red wavelengths. Hence, the spectral response in the VIS range is influenced by carotenoids that absorb blue light and reflect green and red light, which causes yellowing of green leaves. Progressive senescence also degrades carotenoids that induces an escalation of leaf reflectance within the blue wavelengths </w:t>
      </w:r>
      <w:r w:rsidR="001615D3" w:rsidRPr="007516EF">
        <w:rPr>
          <w:rFonts w:cs="AdvOTb92eb7df.I"/>
        </w:rPr>
        <w:fldChar w:fldCharType="begin" w:fldLock="1"/>
      </w:r>
      <w:r w:rsidR="004B640A">
        <w:rPr>
          <w:rFonts w:cs="AdvOTb92eb7df.I"/>
        </w:rPr>
        <w:instrText>ADDIN CSL_CITATION {"citationItems":[{"id":"ITEM-1","itemData":{"DOI":"10.1007/978-0-306-47578-8_5","abstract":"Remote sensing is increasingly used for measurements required for accurate determinations of the landscape and the state of agricultural and forested land. With the deployment of early broadband sensors there was a lot of enthusiasm as data, which was previously not feasible to obtain, was now regularly available for large areas of the earth. For the first time vegetation mapping could be undertaken on a large (coarse) scale and the data updated regularly. However,","author":[{"dropping-particle":"","family":"Kumar","given":"Lalit","non-dropping-particle":"","parse-names":false,"suffix":""},{"dropping-particle":"","family":"Schmidt","given":"Karin","non-dropping-particle":"","parse-names":false,"suffix":""},{"dropping-particle":"","family":"Dury","given":"Steve","non-dropping-particle":"","parse-names":false,"suffix":""},{"dropping-particle":"","family":"Skidmore","given":"Andrew","non-dropping-particle":"","parse-names":false,"suffix":""}],"id":"ITEM-1","issued":{"date-parts":[["2002"]]},"page":"111-155","title":"Imaging Spectrometry and Vegetation Science","type":"article-journal"},"uris":["http://www.mendeley.com/documents/?uuid=2cf3b4b5-0903-4111-87d0-bdda4ddf0447"]}],"mendeley":{"formattedCitation":"[110]","plainTextFormattedCitation":"[110]","previouslyFormattedCitation":"[110]"},"properties":{"noteIndex":0},"schema":"https://github.com/citation-style-language/schema/raw/master/csl-citation.json"}</w:instrText>
      </w:r>
      <w:r w:rsidR="001615D3" w:rsidRPr="007516EF">
        <w:rPr>
          <w:rFonts w:cs="AdvOTb92eb7df.I"/>
        </w:rPr>
        <w:fldChar w:fldCharType="separate"/>
      </w:r>
      <w:r w:rsidR="00792D1D" w:rsidRPr="00792D1D">
        <w:rPr>
          <w:rFonts w:cs="AdvOTb92eb7df.I"/>
          <w:noProof/>
        </w:rPr>
        <w:t>[110]</w:t>
      </w:r>
      <w:r w:rsidR="001615D3" w:rsidRPr="007516EF">
        <w:rPr>
          <w:rFonts w:cs="AdvOTb92eb7df.I"/>
        </w:rPr>
        <w:fldChar w:fldCharType="end"/>
      </w:r>
      <w:r w:rsidRPr="007516EF">
        <w:rPr>
          <w:rFonts w:cs="AdvOTb92eb7df.I"/>
        </w:rPr>
        <w:t xml:space="preserve">. According to </w:t>
      </w:r>
      <w:r w:rsidR="001615D3" w:rsidRPr="007516EF">
        <w:rPr>
          <w:rFonts w:cs="AdvOTb92eb7df.I"/>
        </w:rPr>
        <w:fldChar w:fldCharType="begin" w:fldLock="1"/>
      </w:r>
      <w:r w:rsidR="00455936">
        <w:rPr>
          <w:rFonts w:cs="AdvOTb92eb7df.I"/>
        </w:rPr>
        <w:instrText>ADDIN CSL_CITATION {"citationItems":[{"id":"ITEM-1","itemData":{"DOI":"10.3390/s8063733","ISSN":"14248220","abstract":"Hydrocarbon leakage into the environment has large economic and environmental impact. Traditional methods for investigating seepages and their resulting pollution, such as drilling, are destructive, time consuming and expensive. Remote sensing is an efficient tool that offers a non-destructive investigation method. Optical remote sensing has been extensively tested for exploration of onshore hydrocarbon reservoirs and detection of hydrocarbons at the Earth's surface. In this research, we investigate indirect manifestations of pipeline leakage by way of visualizing vegetation anomalies in airborne hyperspectral imagery. Agricultural land-use causes a heterogeneous landcover; variation in red edge position between fields was much larger than infield red edge position variation that could be related to hydrocarbon pollution. A moving and growing kernel procedure was developed to normalzie red edge values relative to values of neighbouring pixels to enhance pollution related anomalies in the image. Comparison of the spatial distribution of anomalies with geochemical data obtained by drilling showed that 8 out of 10 polluted sites were predicted correctly while 2 out of 30 sites that were predicted clean were actually polluted.","author":[{"dropping-particle":"","family":"Werff","given":"Harald","non-dropping-particle":"Van Der","parse-names":false,"suffix":""},{"dropping-particle":"","family":"Meijde","given":"Mark","non-dropping-particle":"Van Der","parse-names":false,"suffix":""},{"dropping-particle":"","family":"Jansma","given":"Fokke","non-dropping-particle":"","parse-names":false,"suffix":""},{"dropping-particle":"","family":"Meer","given":"Freek","non-dropping-particle":"Van Der","parse-names":false,"suffix":""},{"dropping-particle":"","family":"Groothuis","given":"Gert Jan","non-dropping-particle":"","parse-names":false,"suffix":""}],"container-title":"Sensors","id":"ITEM-1","issue":"6","issued":{"date-parts":[["2008"]]},"page":"3733-3743","title":"A spatial-spectral approach for visualization of vegetation stress resulting from pipeline leakage","type":"article-journal","volume":"8"},"uris":["http://www.mendeley.com/documents/?uuid=957e850c-ce46-4fdc-866a-abc1a70155ae"]}],"mendeley":{"formattedCitation":"[85]","plainTextFormattedCitation":"[85]","previouslyFormattedCitation":"[85]"},"properties":{"noteIndex":0},"schema":"https://github.com/citation-style-language/schema/raw/master/csl-citation.json"}</w:instrText>
      </w:r>
      <w:r w:rsidR="001615D3" w:rsidRPr="007516EF">
        <w:rPr>
          <w:rFonts w:cs="AdvOTb92eb7df.I"/>
        </w:rPr>
        <w:fldChar w:fldCharType="separate"/>
      </w:r>
      <w:r w:rsidR="00601B2A" w:rsidRPr="00601B2A">
        <w:rPr>
          <w:rFonts w:cs="AdvOTb92eb7df.I"/>
          <w:noProof/>
        </w:rPr>
        <w:t>[85]</w:t>
      </w:r>
      <w:r w:rsidR="001615D3" w:rsidRPr="007516EF">
        <w:rPr>
          <w:rFonts w:cs="AdvOTb92eb7df.I"/>
        </w:rPr>
        <w:fldChar w:fldCharType="end"/>
      </w:r>
      <w:r w:rsidRPr="007516EF">
        <w:rPr>
          <w:rFonts w:cs="AdvOTb92eb7df.I"/>
        </w:rPr>
        <w:t xml:space="preserve">, a decline in chlorophyll content shows the following spectral responses: (1) a reduction in the infrared shoulder height, (2) a reduction in the maximum absorption and (3) a shift in the red-edge (RE) position towards shorter wavelengths. Hoffer </w:t>
      </w:r>
      <w:r w:rsidR="001615D3" w:rsidRPr="007516EF">
        <w:rPr>
          <w:rFonts w:cs="AdvOTb92eb7df.I"/>
        </w:rPr>
        <w:fldChar w:fldCharType="begin" w:fldLock="1"/>
      </w:r>
      <w:r w:rsidR="004B640A">
        <w:rPr>
          <w:rFonts w:cs="AdvOTb92eb7df.I"/>
        </w:rPr>
        <w:instrText>ADDIN CSL_CITATION {"citationItems":[{"id":"ITEM-1","itemData":{"author":[{"dropping-particle":"","family":"Hoffer, A.M.","given":"","non-dropping-particle":"","parse-names":false,"suffix":""}],"container-title":"Remote sensing: The quantitative approach","id":"ITEM-1","issued":{"date-parts":[["1978"]]},"page":"227-289","title":"Biological and physical considerations in applying computer-aided analysis techniques to remote sensor data, in Remote Sensing: The Quantitative Approach","type":"article-journal","volume":"5"},"uris":["http://www.mendeley.com/documents/?uuid=3b95dc51-d8e6-4516-8955-69c8fceb266a"]}],"mendeley":{"formattedCitation":"[109]","plainTextFormattedCitation":"[109]","previouslyFormattedCitation":"[109]"},"properties":{"noteIndex":0},"schema":"https://github.com/citation-style-language/schema/raw/master/csl-citation.json"}</w:instrText>
      </w:r>
      <w:r w:rsidR="001615D3" w:rsidRPr="007516EF">
        <w:rPr>
          <w:rFonts w:cs="AdvOTb92eb7df.I"/>
        </w:rPr>
        <w:fldChar w:fldCharType="separate"/>
      </w:r>
      <w:r w:rsidR="00792D1D" w:rsidRPr="00792D1D">
        <w:rPr>
          <w:rFonts w:cs="AdvOTb92eb7df.I"/>
          <w:noProof/>
        </w:rPr>
        <w:t>[109]</w:t>
      </w:r>
      <w:r w:rsidR="001615D3" w:rsidRPr="007516EF">
        <w:rPr>
          <w:rFonts w:cs="AdvOTb92eb7df.I"/>
        </w:rPr>
        <w:fldChar w:fldCharType="end"/>
      </w:r>
      <w:ins w:id="117" w:author="mldinis" w:date="2022-08-04T17:51:00Z">
        <w:r w:rsidR="008F4E00">
          <w:rPr>
            <w:rFonts w:cs="AdvOTb92eb7df.I"/>
          </w:rPr>
          <w:t xml:space="preserve"> </w:t>
        </w:r>
      </w:ins>
      <w:r w:rsidRPr="007516EF">
        <w:rPr>
          <w:rFonts w:cs="AdvOTb92eb7df.I"/>
        </w:rPr>
        <w:t xml:space="preserve">and Horler et al. </w:t>
      </w:r>
      <w:r w:rsidR="001615D3" w:rsidRPr="007516EF">
        <w:rPr>
          <w:rFonts w:cs="AdvOTb92eb7df.I"/>
        </w:rPr>
        <w:fldChar w:fldCharType="begin" w:fldLock="1"/>
      </w:r>
      <w:r w:rsidR="004B640A">
        <w:rPr>
          <w:rFonts w:cs="AdvOTb92eb7df.I"/>
        </w:rPr>
        <w:instrText>ADDIN CSL_CITATION {"citationItems":[{"id":"ITEM-1","itemData":{"DOI":"10.1080/01431168308948546","ISSN":"13665901","abstract":"The red edge is the sharp change in leaf reflectance between 680 and 750 nm and has been measured on leaves of a variety of species by first derivative reflectance spectrophotometry. A parameter λre was defined as the wavelength of maximum slope and found to be dependent on chlorophyll concentration (ρ&lt;0 00l), with additional effects of species, developmental stage, leaf layering and leaf water content. The maximum slope parameter was found to be independent of simulated ground area coverage. Often two λre components were identified and both showed a linear relationship with the chlorophyll content of the leaves. The results have been interpreted in terms of Beer’s Law and Kubelka-Munk theory. The chlorophyll concentration dependence of λre seems to be explained in terms of a pure absorption effect, and it is suggested that the existence of two λre components arises from the additional factor of leaf scattering properties. In comparison to broad band reflectance, the results indicate that red edge measurements will be valuable for assessment of vegetative chlorophyll status and leaf area index independently of ground cover variations, and are particularly suitable for early stress detection. © 1983 Taylor and Francis Ltd.","author":[{"dropping-particle":"","family":"Horler","given":"D. N.H.","non-dropping-particle":"","parse-names":false,"suffix":""},{"dropping-particle":"","family":"Dockray","given":"M.","non-dropping-particle":"","parse-names":false,"suffix":""},{"dropping-particle":"","family":"Barber","given":"J.","non-dropping-particle":"","parse-names":false,"suffix":""}],"container-title":"International Journal of Remote Sensing","id":"ITEM-1","issue":"2","issued":{"date-parts":[["1983"]]},"page":"273-288","title":"The red edge of plant leaf reflectance","type":"article-journal","volume":"4"},"uris":["http://www.mendeley.com/documents/?uuid=618de599-7889-4796-beee-f6aba626022c"]}],"mendeley":{"formattedCitation":"[111]","plainTextFormattedCitation":"[111]","previouslyFormattedCitation":"[111]"},"properties":{"noteIndex":0},"schema":"https://github.com/citation-style-language/schema/raw/master/csl-citation.json"}</w:instrText>
      </w:r>
      <w:r w:rsidR="001615D3" w:rsidRPr="007516EF">
        <w:rPr>
          <w:rFonts w:cs="AdvOTb92eb7df.I"/>
        </w:rPr>
        <w:fldChar w:fldCharType="separate"/>
      </w:r>
      <w:r w:rsidR="00792D1D" w:rsidRPr="00792D1D">
        <w:rPr>
          <w:rFonts w:cs="AdvOTb92eb7df.I"/>
          <w:noProof/>
        </w:rPr>
        <w:t>[111]</w:t>
      </w:r>
      <w:r w:rsidR="001615D3" w:rsidRPr="007516EF">
        <w:rPr>
          <w:rFonts w:cs="AdvOTb92eb7df.I"/>
        </w:rPr>
        <w:fldChar w:fldCharType="end"/>
      </w:r>
      <w:r w:rsidR="00914931" w:rsidRPr="007516EF">
        <w:rPr>
          <w:rFonts w:cs="AdvOTb92eb7df.I"/>
        </w:rPr>
        <w:t>,</w:t>
      </w:r>
      <w:r w:rsidRPr="007516EF">
        <w:rPr>
          <w:rFonts w:cs="AdvOTb92eb7df.I"/>
        </w:rPr>
        <w:t xml:space="preserve"> mentioned that cellulose and leaf pigments are transparent to NIR wavelengths and thus in this region, leaf structure </w:t>
      </w:r>
      <w:r w:rsidR="00914931" w:rsidRPr="007516EF">
        <w:rPr>
          <w:rFonts w:cs="AdvOTb92eb7df.I"/>
        </w:rPr>
        <w:t>explains the optical properties</w:t>
      </w:r>
      <w:r w:rsidRPr="007516EF">
        <w:rPr>
          <w:rFonts w:cs="AdvOTb92eb7df.I"/>
        </w:rPr>
        <w:t xml:space="preserve"> </w:t>
      </w:r>
      <w:r w:rsidR="001615D3" w:rsidRPr="007516EF">
        <w:rPr>
          <w:rFonts w:cs="AdvOTb92eb7df.I"/>
        </w:rPr>
        <w:fldChar w:fldCharType="begin" w:fldLock="1"/>
      </w:r>
      <w:r w:rsidR="00DF45C3">
        <w:rPr>
          <w:rFonts w:cs="AdvOTb92eb7df.I"/>
        </w:rPr>
        <w:instrText>ADDIN CSL_CITATION {"citationItems":[{"id":"ITEM-1","itemData":{"DOI":"10.1080/01431160410001729172","ISSN":"01431161","abstract":"Detection of leaking gas pipelines is important for safety, economic and environmental reasons, and remote sensing of vegetation offers the potential to identify gas leakage through spectral responses in the plants growing above. Pot-scale investigations were carried out to determine the effects of soil-oxygen displacement using natural gas, argon, nitrogen and waterlogging on the overlying vegetation and to determine whether changes in spectral characteristics were specific to natural gas or were a generic response to soil-oxygen displacement. Leaves responded to soil-oxygen displacement by increased reflectance in the visible wavelengths and changes in the position and shape of the red edge. The red edge of control plants shifted towards longer wavelengths as they matured, while the red edge of treated plants remained stationary, indicating an inhibition of maturing. Bean and barley exhibited different shapes in the peaks at the red edge. Argon and waterlogging produced greater responses than natural gas, which was administered non-continuously. These results suggest that the response to natural gas is generic to soil-oxygen deficiency rather than specific to this agent. Hence, although it might be possible to detect leaking gas by remote sensing of vegetation, ancillary information such as pipeline maps would be required to discriminate natural gas responses from those due to other stresses. © 2004 Taylor and Francis Ltd.","author":[{"dropping-particle":"","family":"Smith","given":"K. L.","non-dropping-particle":"","parse-names":false,"suffix":""},{"dropping-particle":"","family":"Steven","given":"M. D.","non-dropping-particle":"","parse-names":false,"suffix":""},{"dropping-particle":"","family":"Colls","given":"J. J.","non-dropping-particle":"","parse-names":false,"suffix":""}],"container-title":"International Journal of Remote Sensing","id":"ITEM-1","issue":"20","issued":{"date-parts":[["2004"]]},"note":"blue: 62","page":"4395-4410","title":"Spectral responses of pot-grown plants to displacement of soil oxygen","type":"article-journal","volume":"25"},"uris":["http://www.mendeley.com/documents/?uuid=273a3558-c178-4aa8-b8e0-8742e046679d"]}],"mendeley":{"formattedCitation":"[45]","plainTextFormattedCitation":"[45]","previouslyFormattedCitation":"[45]"},"properties":{"noteIndex":0},"schema":"https://github.com/citation-style-language/schema/raw/master/csl-citation.json"}</w:instrText>
      </w:r>
      <w:r w:rsidR="001615D3" w:rsidRPr="007516EF">
        <w:rPr>
          <w:rFonts w:cs="AdvOTb92eb7df.I"/>
        </w:rPr>
        <w:fldChar w:fldCharType="separate"/>
      </w:r>
      <w:r w:rsidR="004437CD" w:rsidRPr="004437CD">
        <w:rPr>
          <w:rFonts w:cs="AdvOTb92eb7df.I"/>
          <w:noProof/>
        </w:rPr>
        <w:t>[45]</w:t>
      </w:r>
      <w:r w:rsidR="001615D3" w:rsidRPr="007516EF">
        <w:rPr>
          <w:rFonts w:cs="AdvOTb92eb7df.I"/>
        </w:rPr>
        <w:fldChar w:fldCharType="end"/>
      </w:r>
      <w:r w:rsidR="00914931" w:rsidRPr="007516EF">
        <w:rPr>
          <w:rFonts w:cs="AdvOTb92eb7df.I"/>
        </w:rPr>
        <w:t>. A</w:t>
      </w:r>
      <w:r w:rsidRPr="007516EF">
        <w:rPr>
          <w:rFonts w:cs="AdvOTb92eb7df.I"/>
        </w:rPr>
        <w:t>nd</w:t>
      </w:r>
      <w:r w:rsidR="00914931" w:rsidRPr="007516EF">
        <w:rPr>
          <w:rFonts w:cs="AdvOTb92eb7df.I"/>
        </w:rPr>
        <w:t>,</w:t>
      </w:r>
      <w:r w:rsidRPr="007516EF">
        <w:rPr>
          <w:rFonts w:cs="AdvOTb92eb7df.I"/>
        </w:rPr>
        <w:t xml:space="preserve"> </w:t>
      </w:r>
      <w:r w:rsidR="00914931" w:rsidRPr="007516EF">
        <w:rPr>
          <w:rFonts w:cs="AdvOTb92eb7df.I"/>
        </w:rPr>
        <w:t xml:space="preserve">also in </w:t>
      </w:r>
      <w:r w:rsidR="001615D3" w:rsidRPr="007516EF">
        <w:rPr>
          <w:rFonts w:cs="AdvOTb92eb7df.I"/>
        </w:rPr>
        <w:fldChar w:fldCharType="begin" w:fldLock="1"/>
      </w:r>
      <w:r w:rsidR="004B640A">
        <w:rPr>
          <w:rFonts w:cs="AdvOTb92eb7df.I"/>
        </w:rPr>
        <w:instrText>ADDIN CSL_CITATION {"citationItems":[{"id":"ITEM-1","itemData":{"DOI":"10.1007/s11119-012-9274-5","ISSN":"13852256","abstract":"Precision agriculture (PA) is the application of geospatial techniques and sensors (e. g., geographic information systems, remote sensing, GPS) to identify variations in the field and to deal with them using alternative strategies. In particular, high-resolution satellite imagery is now more commonly used to study these variations for crop and soil conditions. However, the availability and the often prohibitive costs of such imagery would suggest an alternative product for this particular application in PA. Specifically, images taken by low altitude remote sensing platforms, or small unmanned aerial systems (UAS), are shown to be a potential alternative given their low cost of operation in environmental monitoring, high spatial and temporal resolution, and their high flexibility in image acquisition programming. Not surprisingly, there have been several recent studies in the application of UAS imagery for PA. The results of these studies would indicate that, to provide a reliable end product to farmers, advances in platform design, production, standardization of image georeferencing and mosaicing, and information extraction workflow are required. Moreover, it is suggested that such endeavors should involve the farmer, particularly in the process of field design, image acquisition, image interpretation and analysis. © 2012 Springer Science+Business Media, LLC.","author":[{"dropping-particle":"","family":"Zhang","given":"Chunhua","non-dropping-particle":"","parse-names":false,"suffix":""},{"dropping-particle":"","family":"Kovacs","given":"John M.","non-dropping-particle":"","parse-names":false,"suffix":""}],"container-title":"Precision Agriculture","id":"ITEM-1","issue":"6","issued":{"date-parts":[["2012"]]},"page":"693-712","title":"The application of small unmanned aerial systems for precision agriculture: A review","type":"article-journal","volume":"13"},"uris":["http://www.mendeley.com/documents/?uuid=ce7ac063-5854-4183-85c8-f8bb98a3bb80"]}],"mendeley":{"formattedCitation":"[112]","plainTextFormattedCitation":"[112]","previouslyFormattedCitation":"[112]"},"properties":{"noteIndex":0},"schema":"https://github.com/citation-style-language/schema/raw/master/csl-citation.json"}</w:instrText>
      </w:r>
      <w:r w:rsidR="001615D3" w:rsidRPr="007516EF">
        <w:rPr>
          <w:rFonts w:cs="AdvOTb92eb7df.I"/>
        </w:rPr>
        <w:fldChar w:fldCharType="separate"/>
      </w:r>
      <w:r w:rsidR="00792D1D" w:rsidRPr="00792D1D">
        <w:rPr>
          <w:rFonts w:cs="AdvOTb92eb7df.I"/>
          <w:noProof/>
        </w:rPr>
        <w:t>[112]</w:t>
      </w:r>
      <w:r w:rsidR="001615D3" w:rsidRPr="007516EF">
        <w:rPr>
          <w:rFonts w:cs="AdvOTb92eb7df.I"/>
        </w:rPr>
        <w:fldChar w:fldCharType="end"/>
      </w:r>
      <w:r w:rsidRPr="007516EF">
        <w:rPr>
          <w:rFonts w:cs="AdvOTb92eb7df.I"/>
        </w:rPr>
        <w:t xml:space="preserve"> stated NIR reflectance is highly affected by cell size, cell layers and mesophyll thickness. In fact, in this range, there is a typical reflectance plateau in the leaf spectrum, and its level depends on the internal leaf structure. The other optical domain in the SWIR is characterized by the vegetation’s water light absorption, for which there is a negative correlation between reflectance and leaf water content in this region. It can be concluded that for all three of the aforementioned spectral domains, factors that influence leaf optical features can be internal from the leaf itself or external from the environmental conditions, which impact on vegetation health </w:t>
      </w:r>
      <w:r w:rsidR="001615D3" w:rsidRPr="007516EF">
        <w:rPr>
          <w:rFonts w:cs="AdvOTb92eb7df.I"/>
        </w:rPr>
        <w:fldChar w:fldCharType="begin" w:fldLock="1"/>
      </w:r>
      <w:r w:rsidR="004B640A">
        <w:rPr>
          <w:rFonts w:cs="AdvOTb92eb7df.I"/>
        </w:rPr>
        <w:instrText>ADDIN CSL_CITATION {"citationItems":[{"id":"ITEM-1","itemData":{"author":[{"dropping-particle":"","family":"Guyot. G","given":"","non-dropping-particle":"","parse-names":false,"suffix":""}],"id":"ITEM-1","issued":{"date-parts":[["1989"]]},"title":"Signatures spectrales des surfaces naturelles. Caen, Paradigme, France","type":"article-journal"},"uris":["http://www.mendeley.com/documents/?uuid=279ee289-9c9b-497b-8d84-6a719a99c602"]}],"mendeley":{"formattedCitation":"[113]","plainTextFormattedCitation":"[113]","previouslyFormattedCitation":"[113]"},"properties":{"noteIndex":0},"schema":"https://github.com/citation-style-language/schema/raw/master/csl-citation.json"}</w:instrText>
      </w:r>
      <w:r w:rsidR="001615D3" w:rsidRPr="007516EF">
        <w:rPr>
          <w:rFonts w:cs="AdvOTb92eb7df.I"/>
        </w:rPr>
        <w:fldChar w:fldCharType="separate"/>
      </w:r>
      <w:r w:rsidR="00792D1D" w:rsidRPr="00792D1D">
        <w:rPr>
          <w:rFonts w:cs="AdvOTb92eb7df.I"/>
          <w:noProof/>
        </w:rPr>
        <w:t>[113]</w:t>
      </w:r>
      <w:r w:rsidR="001615D3" w:rsidRPr="007516EF">
        <w:rPr>
          <w:rFonts w:cs="AdvOTb92eb7df.I"/>
        </w:rPr>
        <w:fldChar w:fldCharType="end"/>
      </w:r>
      <w:r w:rsidRPr="007516EF">
        <w:rPr>
          <w:rFonts w:cs="AdvOTb92eb7df.I"/>
        </w:rPr>
        <w:t>.</w:t>
      </w:r>
    </w:p>
    <w:p w14:paraId="211FF764" w14:textId="77777777" w:rsidR="007345A3" w:rsidRPr="007516EF" w:rsidRDefault="007345A3" w:rsidP="00914931">
      <w:pPr>
        <w:ind w:left="720" w:firstLine="720"/>
        <w:jc w:val="center"/>
        <w:rPr>
          <w:rFonts w:ascii="AdvOTb92eb7df.I" w:hAnsi="AdvOTb92eb7df.I" w:cs="AdvOTb92eb7df.I"/>
          <w:sz w:val="18"/>
          <w:szCs w:val="18"/>
        </w:rPr>
      </w:pPr>
      <w:r w:rsidRPr="007516EF">
        <w:rPr>
          <w:noProof/>
          <w:lang w:val="pt-PT" w:eastAsia="pt-PT"/>
        </w:rPr>
        <w:lastRenderedPageBreak/>
        <w:drawing>
          <wp:inline distT="0" distB="0" distL="0" distR="0" wp14:anchorId="56D8AE77" wp14:editId="51A9FCF9">
            <wp:extent cx="3803131" cy="2030680"/>
            <wp:effectExtent l="0" t="0" r="698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339" t="-1" b="1481"/>
                    <a:stretch/>
                  </pic:blipFill>
                  <pic:spPr bwMode="auto">
                    <a:xfrm>
                      <a:off x="0" y="0"/>
                      <a:ext cx="3818835" cy="2039065"/>
                    </a:xfrm>
                    <a:prstGeom prst="rect">
                      <a:avLst/>
                    </a:prstGeom>
                    <a:ln>
                      <a:noFill/>
                    </a:ln>
                    <a:extLst>
                      <a:ext uri="{53640926-AAD7-44D8-BBD7-CCE9431645EC}">
                        <a14:shadowObscured xmlns:a14="http://schemas.microsoft.com/office/drawing/2010/main"/>
                      </a:ext>
                    </a:extLst>
                  </pic:spPr>
                </pic:pic>
              </a:graphicData>
            </a:graphic>
          </wp:inline>
        </w:drawing>
      </w:r>
    </w:p>
    <w:p w14:paraId="6262737E" w14:textId="77777777" w:rsidR="00914931" w:rsidRPr="00E34345" w:rsidRDefault="00E34345" w:rsidP="00914931">
      <w:pPr>
        <w:ind w:left="720" w:firstLine="720"/>
        <w:jc w:val="center"/>
        <w:rPr>
          <w:rFonts w:ascii="AdvOTb92eb7df.I" w:hAnsi="AdvOTb92eb7df.I" w:cs="AdvOTb92eb7df.I"/>
          <w:sz w:val="18"/>
          <w:szCs w:val="18"/>
        </w:rPr>
      </w:pPr>
      <w:r w:rsidRPr="00E34345">
        <w:rPr>
          <w:rFonts w:ascii="AdvOTb92eb7df.I" w:hAnsi="AdvOTb92eb7df.I" w:cs="AdvOTb92eb7df.I"/>
          <w:sz w:val="18"/>
          <w:szCs w:val="18"/>
        </w:rPr>
        <w:t>Fig 4</w:t>
      </w:r>
      <w:r w:rsidR="00914931" w:rsidRPr="00E34345">
        <w:rPr>
          <w:rFonts w:ascii="AdvOTb92eb7df.I" w:hAnsi="AdvOTb92eb7df.I" w:cs="AdvOTb92eb7df.I"/>
          <w:sz w:val="18"/>
          <w:szCs w:val="18"/>
        </w:rPr>
        <w:t xml:space="preserve">. Typical spectral response specification of green vegetation in detail </w:t>
      </w:r>
      <w:r w:rsidR="00914931" w:rsidRPr="00E34345">
        <w:rPr>
          <w:rFonts w:ascii="AdvOTb92eb7df.I" w:hAnsi="AdvOTb92eb7df.I" w:cs="AdvOTb92eb7df.I"/>
          <w:sz w:val="18"/>
          <w:szCs w:val="18"/>
        </w:rPr>
        <w:fldChar w:fldCharType="begin" w:fldLock="1"/>
      </w:r>
      <w:r w:rsidR="004B640A" w:rsidRPr="00E34345">
        <w:rPr>
          <w:rFonts w:ascii="AdvOTb92eb7df.I" w:hAnsi="AdvOTb92eb7df.I" w:cs="AdvOTb92eb7df.I"/>
          <w:sz w:val="18"/>
          <w:szCs w:val="18"/>
        </w:rPr>
        <w:instrText>ADDIN CSL_CITATION {"citationItems":[{"id":"ITEM-1","itemData":{"author":[{"dropping-particle":"","family":"Hoffer, A.M.","given":"","non-dropping-particle":"","parse-names":false,"suffix":""}],"container-title":"Remote sensing: The quantitative approach","id":"ITEM-1","issued":{"date-parts":[["1978"]]},"page":"227-289","title":"Biological and physical considerations in applying computer-aided analysis techniques to remote sensor data, in Remote Sensing: The Quantitative Approach","type":"article-journal","volume":"5"},"uris":["http://www.mendeley.com/documents/?uuid=521491ed-9e66-4f1d-9b34-950fdbfdc890"]}],"mendeley":{"formattedCitation":"[109]","plainTextFormattedCitation":"[109]","previouslyFormattedCitation":"[109]"},"properties":{"noteIndex":0},"schema":"https://github.com/citation-style-language/schema/raw/master/csl-citation.json"}</w:instrText>
      </w:r>
      <w:r w:rsidR="00914931" w:rsidRPr="00E34345">
        <w:rPr>
          <w:rFonts w:ascii="AdvOTb92eb7df.I" w:hAnsi="AdvOTb92eb7df.I" w:cs="AdvOTb92eb7df.I"/>
          <w:sz w:val="18"/>
          <w:szCs w:val="18"/>
        </w:rPr>
        <w:fldChar w:fldCharType="separate"/>
      </w:r>
      <w:r w:rsidR="00792D1D" w:rsidRPr="00E34345">
        <w:rPr>
          <w:rFonts w:ascii="AdvOTb92eb7df.I" w:hAnsi="AdvOTb92eb7df.I" w:cs="AdvOTb92eb7df.I"/>
          <w:noProof/>
          <w:sz w:val="18"/>
          <w:szCs w:val="18"/>
        </w:rPr>
        <w:t>[109]</w:t>
      </w:r>
      <w:r w:rsidR="00914931" w:rsidRPr="00E34345">
        <w:rPr>
          <w:rFonts w:ascii="AdvOTb92eb7df.I" w:hAnsi="AdvOTb92eb7df.I" w:cs="AdvOTb92eb7df.I"/>
          <w:sz w:val="18"/>
          <w:szCs w:val="18"/>
        </w:rPr>
        <w:fldChar w:fldCharType="end"/>
      </w:r>
    </w:p>
    <w:p w14:paraId="75F5A381" w14:textId="77777777" w:rsidR="0032780A" w:rsidRPr="007516EF" w:rsidRDefault="0032780A" w:rsidP="004E7AA9">
      <w:pPr>
        <w:pStyle w:val="ListParagraph"/>
        <w:numPr>
          <w:ilvl w:val="2"/>
          <w:numId w:val="6"/>
        </w:numPr>
        <w:rPr>
          <w:rFonts w:ascii="Times New Roman" w:hAnsi="Times New Roman" w:cs="Times New Roman"/>
          <w:b/>
          <w:bCs/>
          <w:sz w:val="20"/>
          <w:szCs w:val="20"/>
          <w:lang w:bidi="fa-IR"/>
        </w:rPr>
      </w:pPr>
      <w:r w:rsidRPr="007516EF">
        <w:rPr>
          <w:rFonts w:ascii="Times New Roman" w:hAnsi="Times New Roman" w:cs="Times New Roman"/>
          <w:b/>
          <w:bCs/>
          <w:sz w:val="20"/>
          <w:szCs w:val="20"/>
        </w:rPr>
        <w:t>Vegetation spectral response to soil contamination</w:t>
      </w:r>
    </w:p>
    <w:p w14:paraId="6B8E79EE" w14:textId="77777777" w:rsidR="007345A3" w:rsidRPr="007516EF" w:rsidRDefault="007345A3" w:rsidP="00914931">
      <w:pPr>
        <w:autoSpaceDE w:val="0"/>
        <w:autoSpaceDN w:val="0"/>
        <w:adjustRightInd w:val="0"/>
        <w:spacing w:after="0" w:line="240" w:lineRule="auto"/>
        <w:ind w:left="720" w:firstLine="720"/>
        <w:jc w:val="both"/>
        <w:rPr>
          <w:rFonts w:cs="MyriadPro-Bold"/>
        </w:rPr>
      </w:pPr>
      <w:r w:rsidRPr="007516EF">
        <w:rPr>
          <w:rFonts w:cs="MyriadPro-Bold"/>
        </w:rPr>
        <w:t xml:space="preserve">The spectral signatures of vegetation grown in contaminated soils have been investigated in order to understand the role of reflected radiation of the VIS–NIR–SWIR range in detecting plant stress due to soil contamination. Bammel and Birnie </w:t>
      </w:r>
      <w:r w:rsidR="001615D3" w:rsidRPr="007516EF">
        <w:rPr>
          <w:rFonts w:cs="MyriadPro-Bold"/>
        </w:rPr>
        <w:fldChar w:fldCharType="begin" w:fldLock="1"/>
      </w:r>
      <w:r w:rsidR="004B640A">
        <w:rPr>
          <w:rFonts w:cs="MyriadPro-Bold"/>
        </w:rPr>
        <w:instrText>ADDIN CSL_CITATION {"citationItems":[{"id":"ITEM-1","itemData":{"ISSN":"00991112","author":[{"dropping-particle":"","family":"Bammel","given":"B. H.","non-dropping-particle":"","parse-names":false,"suffix":""},{"dropping-particle":"","family":"Birnie","given":"R. W.","non-dropping-particle":"","parse-names":false,"suffix":""}],"container-title":"Photogrammetric Engineering and Remote Sensing","id":"ITEM-1","issue":"1","issued":{"date-parts":[["1994"]]},"page":"87-96","title":"Spectral reflectance response of big sagebrush to hydrocarbon-induced stress in the Bighorn Basin, Wyoming","type":"article-journal","volume":"60"},"uris":["http://www.mendeley.com/documents/?uuid=44248de1-7f7d-4313-b4a5-a3629530b399"]}],"mendeley":{"formattedCitation":"[114]","plainTextFormattedCitation":"[114]","previouslyFormattedCitation":"[114]"},"properties":{"noteIndex":0},"schema":"https://github.com/citation-style-language/schema/raw/master/csl-citation.json"}</w:instrText>
      </w:r>
      <w:r w:rsidR="001615D3" w:rsidRPr="007516EF">
        <w:rPr>
          <w:rFonts w:cs="MyriadPro-Bold"/>
        </w:rPr>
        <w:fldChar w:fldCharType="separate"/>
      </w:r>
      <w:r w:rsidR="00792D1D" w:rsidRPr="00792D1D">
        <w:rPr>
          <w:rFonts w:cs="MyriadPro-Bold"/>
          <w:noProof/>
        </w:rPr>
        <w:t>[114]</w:t>
      </w:r>
      <w:r w:rsidR="001615D3" w:rsidRPr="007516EF">
        <w:rPr>
          <w:rFonts w:cs="MyriadPro-Bold"/>
        </w:rPr>
        <w:fldChar w:fldCharType="end"/>
      </w:r>
      <w:r w:rsidR="00914931" w:rsidRPr="007516EF">
        <w:rPr>
          <w:rFonts w:cs="MyriadPro-Bold"/>
        </w:rPr>
        <w:t xml:space="preserve"> </w:t>
      </w:r>
      <w:r w:rsidRPr="007516EF">
        <w:rPr>
          <w:rFonts w:cs="MyriadPro-Bold"/>
        </w:rPr>
        <w:t xml:space="preserve">studied the possibility of using sagebrush spectral response to explore hydrocarbons. They concluded that the blue shift of the RE is the most efficient representative of hydrocarbon-induced stress in sagebrush. Van der Meer et al. </w:t>
      </w:r>
      <w:r w:rsidR="001615D3" w:rsidRPr="007516EF">
        <w:rPr>
          <w:rFonts w:cs="MyriadPro-Bold"/>
        </w:rPr>
        <w:fldChar w:fldCharType="begin" w:fldLock="1"/>
      </w:r>
      <w:r w:rsidR="001615D3" w:rsidRPr="007516EF">
        <w:rPr>
          <w:rFonts w:cs="MyriadPro-Bold"/>
        </w:rPr>
        <w:instrText>ADDIN CSL_CITATION {"citationItems":[{"id":"ITEM-1","itemData":{"DOI":"10.1046/j.1365-3121.2002.00390.x","ISSN":"09544879","abstract":"When reservoirs leak, varying quantities of oil and gas migrate to the surface as macroseeps, which are visible, and microseeps, which are invisible. This review article describes the mechanisms of seepage and the resulting surface manifestations in relation to optical high-resolution remote sensing data. Oil pools and tar deposits (macroseeps) often can be detected directly by remote sensing. Microseeps are more difficult to study using remote sensing, but they give rise to vegetation stress, and cause geochemical alterations in soil and rocks, which can be studied indirectly using hyperspectral sensors. An integrated methodology is presented to combine various geoscience and remote sensing datasets for seepage detection. A combination of red-edge modelling algorithms and spectral matching tools is identified that provides a validated technique for onshore microseepage detection. These remote sensing tools are not only important for petroleum exploration, but also have environmental implications because seeps emit greenhouse gases. A statistical data integration approach was developed based on Bayesian assumptions, which can be used to integrate hyperspectral remote sensing data, other satellite remote sensing data, and ancillary field geological and geochemical datasets, for modelling microseepage. In a case study from the Ventura basin (Santa Barbara) in Southern California, Probe-1 data from the 1998 Geosat Group Shoot are integrated with field and subsurface geological and geochemical data to predict possible sites of hydrocarbon microseepage.","author":[{"dropping-particle":"","family":"Meer","given":"Freek","non-dropping-particle":"van der","parse-names":false,"suffix":""},{"dropping-particle":"","family":"Dijk","given":"Paul","non-dropping-particle":"van","parse-names":false,"suffix":""},{"dropping-particle":"","family":"Werff","given":"Harald","non-dropping-particle":"van der","parse-names":false,"suffix":""},{"dropping-particle":"","family":"Yang","given":"Hong","non-dropping-particle":"","parse-names":false,"suffix":""}],"container-title":"Terra Nova","id":"ITEM-1","issue":"1","issued":{"date-parts":[["2002"]]},"note":"blue: 38","page":"1-17","title":"Remote sensing and petroleum seepage: A review and case study","type":"article-journal","volume":"14"},"uris":["http://www.mendeley.com/documents/?uuid=5a46da7b-bc47-4358-8748-f5116c6ebf0c"]}],"mendeley":{"formattedCitation":"[8]","plainTextFormattedCitation":"[8]","previouslyFormattedCitation":"[8]"},"properties":{"noteIndex":0},"schema":"https://github.com/citation-style-language/schema/raw/master/csl-citation.json"}</w:instrText>
      </w:r>
      <w:r w:rsidR="001615D3" w:rsidRPr="007516EF">
        <w:rPr>
          <w:rFonts w:cs="MyriadPro-Bold"/>
        </w:rPr>
        <w:fldChar w:fldCharType="separate"/>
      </w:r>
      <w:r w:rsidR="001615D3" w:rsidRPr="007516EF">
        <w:rPr>
          <w:rFonts w:cs="MyriadPro-Bold"/>
          <w:noProof/>
        </w:rPr>
        <w:t>[8]</w:t>
      </w:r>
      <w:r w:rsidR="001615D3" w:rsidRPr="007516EF">
        <w:rPr>
          <w:rFonts w:cs="MyriadPro-Bold"/>
        </w:rPr>
        <w:fldChar w:fldCharType="end"/>
      </w:r>
      <w:r w:rsidRPr="007516EF">
        <w:rPr>
          <w:rFonts w:cs="MyriadPro-Bold"/>
        </w:rPr>
        <w:t xml:space="preserve"> proved that the presence of gas seeps and hydrocarbons also has effects on surface mineralogy and causes increasing spectral responses in the VIS–NIR–SWIR range in anomalous vegetation. The hydrocarbons influence the vegetation root structure and capabilities and hence the spectral features. Smith et al. </w:t>
      </w:r>
      <w:r w:rsidR="001615D3" w:rsidRPr="007516EF">
        <w:rPr>
          <w:rFonts w:cs="MyriadPro-Bold"/>
        </w:rPr>
        <w:fldChar w:fldCharType="begin" w:fldLock="1"/>
      </w:r>
      <w:r w:rsidR="004B640A">
        <w:rPr>
          <w:rFonts w:cs="MyriadPro-Bold"/>
        </w:rPr>
        <w:instrText>ADDIN CSL_CITATION {"citationItems":[{"id":"ITEM-1","itemData":{"DOI":"10.1016/j.rse.2004.06.002","ISSN":"00344257","abstract":"Hyperspectral features in the red-edge region were tested as an index of plant stress responses to soil-oxygen depletion. The aim was to provide the basis for a warning system to identify natural gas leakage by the spectral responses of plants growing in the affected soil. Elevated concentrations of natural gas in the soil atmosphere were used to deplete oxygen concentrations around the roots of grass, wheat (Hordeum vulgare cv Claire) and bean (Vicia faba cv Clipper) growing in a field facility. Visible symptoms due to the natural gas included reduced growth of the plants and chlorosis of the leaves. Spectral responses included increased reflectance in the visible wavelengths and decreased reflectance in the near infra-red. Derivative analysis identified features within the red-edge at 720-730 and 702 nm. Ratios of the magnitude of the derivative at 725 to that at 702 nm were less in areas where gas was present. This ratio enabled identification of stress due to gas leakage up to 7 days before visible symptoms were observed and also at the edges of gassed plots where visible symptoms were not expressed. The technique was able to identify stress responses to long-term leaks in all the crops tested but to short-term leaks only in grass. This study therefore suggests that under appropriate conditions remote sensing could be used to detect pipeline gas leaks from decreases in the ratio of peaks within the red-edge. © 2004 Elsevier Inc. All rights reserved.","author":[{"dropping-particle":"","family":"Smith","given":"K. L.","non-dropping-particle":"","parse-names":false,"suffix":""},{"dropping-particle":"","family":"Steven","given":"M. D.","non-dropping-particle":"","parse-names":false,"suffix":""},{"dropping-particle":"","family":"Colls","given":"J. J.","non-dropping-particle":"","parse-names":false,"suffix":""}],"container-title":"Remote Sensing of Environment","id":"ITEM-1","issue":"2","issued":{"date-parts":[["2004"]]},"page":"207-217","title":"Use of hyperspectral derivative ratios in the red-edge region to identify plant stress responses to gas leaks","type":"article-journal","volume":"92"},"uris":["http://www.mendeley.com/documents/?uuid=32f22544-699a-4e70-b6eb-f90f9cd6c2db"]}],"mendeley":{"formattedCitation":"[115]","plainTextFormattedCitation":"[115]","previouslyFormattedCitation":"[115]"},"properties":{"noteIndex":0},"schema":"https://github.com/citation-style-language/schema/raw/master/csl-citation.json"}</w:instrText>
      </w:r>
      <w:r w:rsidR="001615D3" w:rsidRPr="007516EF">
        <w:rPr>
          <w:rFonts w:cs="MyriadPro-Bold"/>
        </w:rPr>
        <w:fldChar w:fldCharType="separate"/>
      </w:r>
      <w:r w:rsidR="00792D1D" w:rsidRPr="00792D1D">
        <w:rPr>
          <w:rFonts w:cs="MyriadPro-Bold"/>
          <w:noProof/>
        </w:rPr>
        <w:t>[115]</w:t>
      </w:r>
      <w:r w:rsidR="001615D3" w:rsidRPr="007516EF">
        <w:rPr>
          <w:rFonts w:cs="MyriadPro-Bold"/>
        </w:rPr>
        <w:fldChar w:fldCharType="end"/>
      </w:r>
      <w:r w:rsidR="00914931" w:rsidRPr="007516EF">
        <w:rPr>
          <w:rFonts w:cs="MyriadPro-Bold"/>
        </w:rPr>
        <w:t xml:space="preserve"> </w:t>
      </w:r>
      <w:r w:rsidRPr="007516EF">
        <w:rPr>
          <w:rFonts w:cs="MyriadPro-Bold"/>
        </w:rPr>
        <w:t xml:space="preserve">showed that vegetation grown in soil with high natural gas had increased reflectance in the VIS and decreased reflectance in the NIR–SWIR due to </w:t>
      </w:r>
      <m:oMath>
        <m:sSub>
          <m:sSubPr>
            <m:ctrlPr>
              <w:rPr>
                <w:rFonts w:ascii="Cambria Math" w:hAnsi="Cambria Math" w:cs="MyriadPro-Bold"/>
                <w:i/>
              </w:rPr>
            </m:ctrlPr>
          </m:sSubPr>
          <m:e>
            <m:r>
              <w:rPr>
                <w:rFonts w:ascii="Cambria Math" w:hAnsi="Cambria Math" w:cs="MyriadPro-Bold"/>
              </w:rPr>
              <m:t>O</m:t>
            </m:r>
          </m:e>
          <m:sub>
            <m:r>
              <w:rPr>
                <w:rFonts w:ascii="Cambria Math" w:hAnsi="Cambria Math" w:cs="MyriadPro-Bold"/>
              </w:rPr>
              <m:t>2</m:t>
            </m:r>
          </m:sub>
        </m:sSub>
      </m:oMath>
      <w:r w:rsidRPr="007516EF">
        <w:rPr>
          <w:rFonts w:cs="MyriadPro-Bold"/>
        </w:rPr>
        <w:t xml:space="preserve"> shortage. Noomen et al. </w:t>
      </w:r>
      <w:r w:rsidR="001615D3" w:rsidRPr="007516EF">
        <w:rPr>
          <w:rFonts w:cs="MyriadPro-Bold"/>
        </w:rPr>
        <w:fldChar w:fldCharType="begin" w:fldLock="1"/>
      </w:r>
      <w:r w:rsidR="001615D3" w:rsidRPr="007516EF">
        <w:rPr>
          <w:rFonts w:cs="MyriadPro-Bold"/>
        </w:rPr>
        <w:instrText>ADDIN CSL_CITATION {"citationItems":[{"id":"ITEM-1","itemData":{"DOI":"10.1016/j.rse.2006.07.009","ISSN":"00344257","abstract":"It is known that natural gas in the soil affects vegetation health, which may be detected through analysis of reflectance spectra. Since natural gas is invisible, changes in the vegetation could potentially indicate gas leakage. Although it is known that gas in soil affects plant reflectance, the relationship between natural gas and the development and reflectance properties of plants has not been studied. The objective of this study was to test whether natural gas and its two main components, methane and ethane, affect vegetation reflectance in the chlorophyll and water absorption regions. An experiment was carried out in which maize (Zea mays) plants were grown in pots that were flushed with 10 l of gas per day for 39 ±4 days. Leaf reflectance was measured once a week with a spectrophotometer. The reflectance was analysed using continuum removal of the blue (400-550 nm), red (550-750 nm) and two water absorption features (1370-1570 nm and 1870-2170 nm), after which the band depths and normalized band depths were analyzed for each treatment. The band depth analysis showed that ethane caused an initial increase of 10% in reflectance between 560 and 590 nm, followed by a decrease during the course of the experiment. Normalized band depth analysis showed that ethane caused a reflectance shift of 1 to 5 nm towards longer wavelengths compared to the control reflectance in the visible region. All gases caused an increase in reflectance in the water absorption bands. The physiological reflectance index, PRI, which has previously linked water stress to photosynthetic activity, suggested that the hydrocarbon gases (particularly ethane) decreased the photosynthetic activity of the plants. The combination of reduced band depths in the chlorophyll and water absorption regions and the increased PRI suggests that ethane gas in the soil hampered a normal water uptake by maize plants in an early stage of their growth. Although further research is necessary to upscale the results from the laboratory to the field, the increased reflectance in the 560-590 nm region caused by ethane together with the increased PRI are promising indicators for gas leakage. © 2006 Elsevier Inc. All rights reserved.","author":[{"dropping-particle":"","family":"Noomen","given":"Marleen F.","non-dropping-particle":"","parse-names":false,"suffix":""},{"dropping-particle":"","family":"Skidmore","given":"Andrew K.","non-dropping-particle":"","parse-names":false,"suffix":""},{"dropping-particle":"","family":"Meer","given":"Freek D.","non-dropping-particle":"van der","parse-names":false,"suffix":""},{"dropping-particle":"","family":"Prins","given":"Herbert H.T.","non-dropping-particle":"","parse-names":false,"suffix":""}],"container-title":"Remote Sensing of Environment","id":"ITEM-1","issue":"3","issued":{"date-parts":[["2006"]]},"note":"blue: 6","page":"262-270","title":"Continuum removed band depth analysis for detecting the effects of natural gas, methane and ethane on maize reflectance","type":"article-journal","volume":"105"},"uris":["http://www.mendeley.com/documents/?uuid=42d1e777-016b-45f7-a5f5-8a70da2c2b9a"]}],"mendeley":{"formattedCitation":"[7]","plainTextFormattedCitation":"[7]","previouslyFormattedCitation":"[7]"},"properties":{"noteIndex":0},"schema":"https://github.com/citation-style-language/schema/raw/master/csl-citation.json"}</w:instrText>
      </w:r>
      <w:r w:rsidR="001615D3" w:rsidRPr="007516EF">
        <w:rPr>
          <w:rFonts w:cs="MyriadPro-Bold"/>
        </w:rPr>
        <w:fldChar w:fldCharType="separate"/>
      </w:r>
      <w:r w:rsidR="001615D3" w:rsidRPr="007516EF">
        <w:rPr>
          <w:rFonts w:cs="MyriadPro-Bold"/>
          <w:noProof/>
        </w:rPr>
        <w:t>[7]</w:t>
      </w:r>
      <w:r w:rsidR="001615D3" w:rsidRPr="007516EF">
        <w:rPr>
          <w:rFonts w:cs="MyriadPro-Bold"/>
        </w:rPr>
        <w:fldChar w:fldCharType="end"/>
      </w:r>
      <w:r w:rsidRPr="007516EF">
        <w:rPr>
          <w:rFonts w:cs="MyriadPro-Bold"/>
        </w:rPr>
        <w:t xml:space="preserve"> proved that ethane (contains up to 10% of natural gas) affects the reflectance in the chlorophyll and water absorption ranges as well as the RE shape and position. Displacement of soil </w:t>
      </w:r>
      <m:oMath>
        <m:sSub>
          <m:sSubPr>
            <m:ctrlPr>
              <w:rPr>
                <w:rFonts w:ascii="Cambria Math" w:hAnsi="Cambria Math" w:cs="MyriadPro-Bold"/>
                <w:i/>
              </w:rPr>
            </m:ctrlPr>
          </m:sSubPr>
          <m:e>
            <m:r>
              <w:rPr>
                <w:rFonts w:ascii="Cambria Math" w:hAnsi="Cambria Math" w:cs="MyriadPro-Bold"/>
              </w:rPr>
              <m:t>O</m:t>
            </m:r>
          </m:e>
          <m:sub>
            <m:r>
              <w:rPr>
                <w:rFonts w:ascii="Cambria Math" w:hAnsi="Cambria Math" w:cs="MyriadPro-Bold"/>
              </w:rPr>
              <m:t>2</m:t>
            </m:r>
          </m:sub>
        </m:sSub>
      </m:oMath>
      <w:r w:rsidRPr="007516EF">
        <w:rPr>
          <w:rFonts w:cs="MyriadPro-Bold"/>
        </w:rPr>
        <w:t xml:space="preserve"> by nitrogen, natural gas, argon and waterlogging was introduced as a reason for these alterations </w:t>
      </w:r>
      <w:r w:rsidR="001615D3" w:rsidRPr="007516EF">
        <w:rPr>
          <w:rFonts w:cs="MyriadPro-Bold"/>
        </w:rPr>
        <w:fldChar w:fldCharType="begin" w:fldLock="1"/>
      </w:r>
      <w:r w:rsidR="001615D3" w:rsidRPr="007516EF">
        <w:rPr>
          <w:rFonts w:cs="MyriadPro-Bold"/>
        </w:rPr>
        <w:instrText>ADDIN CSL_CITATION {"citationItems":[{"id":"ITEM-1","itemData":{"DOI":"10.1016/j.rse.2006.07.009","ISSN":"00344257","abstract":"It is known that natural gas in the soil affects vegetation health, which may be detected through analysis of reflectance spectra. Since natural gas is invisible, changes in the vegetation could potentially indicate gas leakage. Although it is known that gas in soil affects plant reflectance, the relationship between natural gas and the development and reflectance properties of plants has not been studied. The objective of this study was to test whether natural gas and its two main components, methane and ethane, affect vegetation reflectance in the chlorophyll and water absorption regions. An experiment was carried out in which maize (Zea mays) plants were grown in pots that were flushed with 10 l of gas per day for 39 ±4 days. Leaf reflectance was measured once a week with a spectrophotometer. The reflectance was analysed using continuum removal of the blue (400-550 nm), red (550-750 nm) and two water absorption features (1370-1570 nm and 1870-2170 nm), after which the band depths and normalized band depths were analyzed for each treatment. The band depth analysis showed that ethane caused an initial increase of 10% in reflectance between 560 and 590 nm, followed by a decrease during the course of the experiment. Normalized band depth analysis showed that ethane caused a reflectance shift of 1 to 5 nm towards longer wavelengths compared to the control reflectance in the visible region. All gases caused an increase in reflectance in the water absorption bands. The physiological reflectance index, PRI, which has previously linked water stress to photosynthetic activity, suggested that the hydrocarbon gases (particularly ethane) decreased the photosynthetic activity of the plants. The combination of reduced band depths in the chlorophyll and water absorption regions and the increased PRI suggests that ethane gas in the soil hampered a normal water uptake by maize plants in an early stage of their growth. Although further research is necessary to upscale the results from the laboratory to the field, the increased reflectance in the 560-590 nm region caused by ethane together with the increased PRI are promising indicators for gas leakage. © 2006 Elsevier Inc. All rights reserved.","author":[{"dropping-particle":"","family":"Noomen","given":"Marleen F.","non-dropping-particle":"","parse-names":false,"suffix":""},{"dropping-particle":"","family":"Skidmore","given":"Andrew K.","non-dropping-particle":"","parse-names":false,"suffix":""},{"dropping-particle":"","family":"Meer","given":"Freek D.","non-dropping-particle":"van der","parse-names":false,"suffix":""},{"dropping-particle":"","family":"Prins","given":"Herbert H.T.","non-dropping-particle":"","parse-names":false,"suffix":""}],"container-title":"Remote Sensing of Environment","id":"ITEM-1","issue":"3","issued":{"date-parts":[["2006"]]},"note":"blue: 6","page":"262-270","title":"Continuum removed band depth analysis for detecting the effects of natural gas, methane and ethane on maize reflectance","type":"article-journal","volume":"105"},"uris":["http://www.mendeley.com/documents/?uuid=42d1e777-016b-45f7-a5f5-8a70da2c2b9a"]}],"mendeley":{"formattedCitation":"[7]","plainTextFormattedCitation":"[7]","previouslyFormattedCitation":"[7]"},"properties":{"noteIndex":0},"schema":"https://github.com/citation-style-language/schema/raw/master/csl-citation.json"}</w:instrText>
      </w:r>
      <w:r w:rsidR="001615D3" w:rsidRPr="007516EF">
        <w:rPr>
          <w:rFonts w:cs="MyriadPro-Bold"/>
        </w:rPr>
        <w:fldChar w:fldCharType="separate"/>
      </w:r>
      <w:r w:rsidR="001615D3" w:rsidRPr="007516EF">
        <w:rPr>
          <w:rFonts w:cs="MyriadPro-Bold"/>
          <w:noProof/>
        </w:rPr>
        <w:t>[7]</w:t>
      </w:r>
      <w:r w:rsidR="001615D3" w:rsidRPr="007516EF">
        <w:rPr>
          <w:rFonts w:cs="MyriadPro-Bold"/>
        </w:rPr>
        <w:fldChar w:fldCharType="end"/>
      </w:r>
      <w:r w:rsidRPr="007516EF">
        <w:rPr>
          <w:rFonts w:cs="MyriadPro-Bold"/>
        </w:rPr>
        <w:t xml:space="preserve">. Souza Filho et al. </w:t>
      </w:r>
      <w:r w:rsidR="001615D3" w:rsidRPr="007516EF">
        <w:rPr>
          <w:rFonts w:cs="MyriadPro-Bold"/>
        </w:rPr>
        <w:fldChar w:fldCharType="begin" w:fldLock="1"/>
      </w:r>
      <w:r w:rsidR="004B640A">
        <w:rPr>
          <w:rFonts w:cs="MyriadPro-Bold"/>
        </w:rPr>
        <w:instrText>ADDIN CSL_CITATION {"citationItems":[{"id":"ITEM-1","itemData":{"DOI":"10.25249/0375-7536.2008382s228243","abstract":"Este trabalho contemplou a caracterização espectral da vegetação sobrejacente a uma porção da Bacia do São Francisco, na região conhecida como Remanso do Fogo (MG), particularmente em locais onde microexsudações foram previamente reconhecidas por geoquímica. O objetivo foi relacionar áreas ricas em hidrocarbonetos gasosos a possíveis anomalias geobotânicas. O estudo foi realizado a partir do processamento de imagens multiespectrais e multi-temporais do sensor ASTER/TERRA, bem como por análises gasométricas de hidrocarbonetos em solo. O processamento dos dados envolveu: (i) a avaliação estatística dos dados de geoquímica; (ii) a caracterização espectral da vegetação nas áreas com anomalias geoquímicas de gás, em conjunto com pontos já conhecidos de ocorrências de exsudações gasosas; (iii) a aplicação de técnicas de classificação espectral as imagens ASTER (ângulo espectral n-dimensional; desmistura espectral parcial multi-criterial) objetivando separar áreas com ocorrências de exsudações de HCs com base em espectros característicos identificados. A análise espectral dos pixels nas áreas anômalas possibilitou a sua diferenciação de áreas não afetadas pelas microexsudações. A partir dos espectros de referência identificados como anômalos, observou-se modificações marcantes na reflectância da vegetação nas bandas 2 (0.63-0.69 μm), 3 (0.76-0.86 μm), 4 (1.60-1.70 μm) e 6 (2.185 - 2.225 μm) do ASTER, demonstrativas da associação espacial entre anomalias geoquímicas e geobotânicas. Ademais, áreas detectadas remotamente como espectralmente anômalas foram verificadas no campo e mostraram evidências de exsudação na sua maioria, demonstrando a adequação do modelo de detecção. A abordagem metodológica aqui introduzida nesse estudo de caso representativo revela seu grande potencial para a detecção e caracterização de exsudações, as quais constituem importantes indícios para ocorrência de recursos de óleo e gás.","author":[{"dropping-particle":"de","family":"Souza Filho","given":"Carlos Roberto","non-dropping-particle":"","parse-names":false,"suffix":""},{"dropping-particle":"","family":"Augusto","given":"Vagney","non-dropping-particle":"","parse-names":false,"suffix":""},{"dropping-particle":"","family":"Oliveira","given":"Wilson José","non-dropping-particle":"","parse-names":false,"suffix":""},{"dropping-particle":"","family":"Lammoglia","given":"Talita","non-dropping-particle":"","parse-names":false,"suffix":""}],"container-title":"Revista Brasileira de Geociências","id":"ITEM-1","issue":"2","issued":{"date-parts":[["2008"]]},"page":"228-243","title":"Detecção de exsudações de hidrocarbonetos por geobotânica e sensoriamento remoto multi-temporal: estudo de caso no Remanso do Fogo (MG)","type":"article-journal","volume":"38"},"uris":["http://www.mendeley.com/documents/?uuid=d2244e33-0a7e-477f-b71f-25100a65ce75"]}],"mendeley":{"formattedCitation":"[116]","plainTextFormattedCitation":"[116]","previouslyFormattedCitation":"[116]"},"properties":{"noteIndex":0},"schema":"https://github.com/citation-style-language/schema/raw/master/csl-citation.json"}</w:instrText>
      </w:r>
      <w:r w:rsidR="001615D3" w:rsidRPr="007516EF">
        <w:rPr>
          <w:rFonts w:cs="MyriadPro-Bold"/>
        </w:rPr>
        <w:fldChar w:fldCharType="separate"/>
      </w:r>
      <w:r w:rsidR="00792D1D" w:rsidRPr="00792D1D">
        <w:rPr>
          <w:rFonts w:cs="MyriadPro-Bold"/>
          <w:noProof/>
        </w:rPr>
        <w:t>[116]</w:t>
      </w:r>
      <w:r w:rsidR="001615D3" w:rsidRPr="007516EF">
        <w:rPr>
          <w:rFonts w:cs="MyriadPro-Bold"/>
        </w:rPr>
        <w:fldChar w:fldCharType="end"/>
      </w:r>
      <w:r w:rsidRPr="007516EF">
        <w:rPr>
          <w:rFonts w:cs="MyriadPro-Bold"/>
        </w:rPr>
        <w:t xml:space="preserve"> investigated eucalyptus grown in </w:t>
      </w:r>
      <w:r w:rsidR="0072557B" w:rsidRPr="007516EF">
        <w:rPr>
          <w:rFonts w:cs="MyriadPro-Bold"/>
        </w:rPr>
        <w:t>non-contaminated</w:t>
      </w:r>
      <w:r w:rsidRPr="007516EF">
        <w:rPr>
          <w:rFonts w:cs="MyriadPro-Bold"/>
        </w:rPr>
        <w:t xml:space="preserve"> and contaminated soils with hydrocarbons. They showed that more polluted soils caused higher vegetation reflectance in the VIS and SWIR and lower reflectance in the NIR wavelengths, compared to plants grown outside the contaminated area. Sanches et al. </w:t>
      </w:r>
      <w:r w:rsidR="001615D3" w:rsidRPr="007516EF">
        <w:rPr>
          <w:rFonts w:cs="MyriadPro-Bold"/>
        </w:rPr>
        <w:fldChar w:fldCharType="begin" w:fldLock="1"/>
      </w:r>
      <w:r w:rsidR="00AF438D">
        <w:rPr>
          <w:rFonts w:cs="MyriadPro-Bold"/>
        </w:rPr>
        <w:instrText>ADDIN CSL_CITATION {"citationItems":[{"id":"ITEM-1","itemData":{"DOI":"10.1016/j.envpol.2012.10.029","ISSN":"02697491","PMID":"23246622","abstract":"Pipeline systems used to transport petroleum products represent a potential source of soil pollution worldwide. The design of new techniques that may improve current monitoring of pipeline leakage is imperative. This paper assesses the remote detection of small leakages of liquid hydrocarbons indirectly, through the analysis of spectral features of contaminated plants. Leaf and canopy spectra of healthy plants were compared to spectra of plants contaminated with diesel and gasoline, at increasing rates of soil contamination. Contamination effects were observed both visually in the field and thorough changes in the spectral reflectance patterns of vegetation. Results indicate that the remote detection of small volumes of gasoline and diesel contaminations is feasible based on the red edge analysis of leaf and canopy spectra of plants. Brachiaria grass ranks as a favourable choice to be used as an indicator of HCs leakages along pipelines. © 2012 Elsevier B.V. All rights reserved.","author":[{"dropping-particle":"","family":"Sanches","given":"I. D.","non-dropping-particle":"","parse-names":false,"suffix":""},{"dropping-particle":"","family":"Souza Filho","given":"C. R.","non-dropping-particle":"","parse-names":false,"suffix":""},{"dropping-particle":"","family":"Magalhães","given":"L. A.","non-dropping-particle":"","parse-names":false,"suffix":""},{"dropping-particle":"","family":"Quitério","given":"G. C.M.","non-dropping-particle":"","parse-names":false,"suffix":""},{"dropping-particle":"","family":"Alves","given":"M. N.","non-dropping-particle":"","parse-names":false,"suffix":""},{"dropping-particle":"","family":"Oliveira","given":"W. J.","non-dropping-particle":"","parse-names":false,"suffix":""}],"container-title":"Environmental Pollution","id":"ITEM-1","issued":{"date-parts":[["2013"]]},"note":"blue: 39","page":"16-27","title":"Unravelling remote sensing signatures of plants contaminated with gasoline and diesel: An approach using the red edge spectral feature","type":"article-journal","volume":"174"},"uris":["http://www.mendeley.com/documents/?uuid=a32bb1b2-6dde-4c67-abde-8bbc43dedbba"]}],"mendeley":{"formattedCitation":"[9]","plainTextFormattedCitation":"[9]","previouslyFormattedCitation":"[9]"},"properties":{"noteIndex":0},"schema":"https://github.com/citation-style-language/schema/raw/master/csl-citation.json"}</w:instrText>
      </w:r>
      <w:r w:rsidR="001615D3" w:rsidRPr="007516EF">
        <w:rPr>
          <w:rFonts w:cs="MyriadPro-Bold"/>
        </w:rPr>
        <w:fldChar w:fldCharType="separate"/>
      </w:r>
      <w:r w:rsidR="00AF438D" w:rsidRPr="00AF438D">
        <w:rPr>
          <w:rFonts w:cs="MyriadPro-Bold"/>
          <w:noProof/>
        </w:rPr>
        <w:t>[9]</w:t>
      </w:r>
      <w:r w:rsidR="001615D3" w:rsidRPr="007516EF">
        <w:rPr>
          <w:rFonts w:cs="MyriadPro-Bold"/>
        </w:rPr>
        <w:fldChar w:fldCharType="end"/>
      </w:r>
      <w:r w:rsidRPr="007516EF">
        <w:rPr>
          <w:rFonts w:cs="MyriadPro-Bold"/>
        </w:rPr>
        <w:t xml:space="preserve"> also showed a significant change in reflectance, particularly in the VIS and infrared (leaf and canopy spectra, respectively), in brachiaria plants contaminated with diesel and gasoline. It is clear that the spectral detection of hydrocarbons depends on the level of contaminant and the stage of exposure to a contaminant </w:t>
      </w:r>
      <w:r w:rsidR="001615D3" w:rsidRPr="007516EF">
        <w:rPr>
          <w:rFonts w:cs="MyriadPro-Bold"/>
        </w:rPr>
        <w:fldChar w:fldCharType="begin" w:fldLock="1"/>
      </w:r>
      <w:r w:rsidR="004B640A">
        <w:rPr>
          <w:rFonts w:cs="MyriadPro-Bold"/>
        </w:rPr>
        <w:instrText>ADDIN CSL_CITATION {"citationItems":[{"id":"ITEM-1","itemData":{"author":[{"dropping-particle":"","family":"Pell","given":"Eva J","non-dropping-particle":"","parse-names":false,"suffix":""}],"container-title":"Response of plants to multiple stresses","id":"ITEM-1","issued":{"date-parts":[["1991"]]},"title":"Multiple stress-induced foliar senescence and implications for whole-plant longevity","type":"article-journal"},"uris":["http://www.mendeley.com/documents/?uuid=8966ce27-930e-4829-bc22-d9118abb6119"]},{"id":"ITEM-2","itemData":{"DOI":"10.1016/j.envpol.2012.10.029","ISSN":"02697491","PMID":"23246622","abstract":"Pipeline systems used to transport petroleum products represent a potential source of soil pollution worldwide. The design of new techniques that may improve current monitoring of pipeline leakage is imperative. This paper assesses the remote detection of small leakages of liquid hydrocarbons indirectly, through the analysis of spectral features of contaminated plants. Leaf and canopy spectra of healthy plants were compared to spectra of plants contaminated with diesel and gasoline, at increasing rates of soil contamination. Contamination effects were observed both visually in the field and thorough changes in the spectral reflectance patterns of vegetation. Results indicate that the remote detection of small volumes of gasoline and diesel contaminations is feasible based on the red edge analysis of leaf and canopy spectra of plants. Brachiaria grass ranks as a favourable choice to be used as an indicator of HCs leakages along pipelines. © 2012 Elsevier B.V. All rights reserved.","author":[{"dropping-particle":"","family":"Sanches","given":"I. D.","non-dropping-particle":"","parse-names":false,"suffix":""},{"dropping-particle":"","family":"Souza Filho","given":"C. R.","non-dropping-particle":"","parse-names":false,"suffix":""},{"dropping-particle":"","family":"Magalhães","given":"L. A.","non-dropping-particle":"","parse-names":false,"suffix":""},{"dropping-particle":"","family":"Quitério","given":"G. C.M.","non-dropping-particle":"","parse-names":false,"suffix":""},{"dropping-particle":"","family":"Alves","given":"M. N.","non-dropping-particle":"","parse-names":false,"suffix":""},{"dropping-particle":"","family":"Oliveira","given":"W. J.","non-dropping-particle":"","parse-names":false,"suffix":""}],"container-title":"Environmental Pollution","id":"ITEM-2","issued":{"date-parts":[["2013"]]},"note":"blue: 39","page":"16-27","title":"Unravelling remote sensing signatures of plants contaminated with gasoline and diesel: An approach using the red edge spectral feature","type":"article-journal","volume":"174"},"uris":["http://www.mendeley.com/documents/?uuid=a32bb1b2-6dde-4c67-abde-8bbc43dedbba"]}],"mendeley":{"formattedCitation":"[9], [117]","plainTextFormattedCitation":"[9], [117]","previouslyFormattedCitation":"[9], [117]"},"properties":{"noteIndex":0},"schema":"https://github.com/citation-style-language/schema/raw/master/csl-citation.json"}</w:instrText>
      </w:r>
      <w:r w:rsidR="001615D3" w:rsidRPr="007516EF">
        <w:rPr>
          <w:rFonts w:cs="MyriadPro-Bold"/>
        </w:rPr>
        <w:fldChar w:fldCharType="separate"/>
      </w:r>
      <w:r w:rsidR="00792D1D" w:rsidRPr="00792D1D">
        <w:rPr>
          <w:rFonts w:cs="MyriadPro-Bold"/>
          <w:noProof/>
        </w:rPr>
        <w:t>[9], [117]</w:t>
      </w:r>
      <w:r w:rsidR="001615D3" w:rsidRPr="007516EF">
        <w:rPr>
          <w:rFonts w:cs="MyriadPro-Bold"/>
        </w:rPr>
        <w:fldChar w:fldCharType="end"/>
      </w:r>
      <w:r w:rsidRPr="007516EF">
        <w:rPr>
          <w:rFonts w:cs="MyriadPro-Bold"/>
        </w:rPr>
        <w:t xml:space="preserve">. The results of studies on the effects of heavy metals on plants’ spectral responses were dissimilar in some cases, as the effects depend on the region and type of plant </w:t>
      </w:r>
      <w:r w:rsidR="001615D3" w:rsidRPr="007516EF">
        <w:rPr>
          <w:rFonts w:cs="MyriadPro-Bold"/>
        </w:rPr>
        <w:fldChar w:fldCharType="begin" w:fldLock="1"/>
      </w:r>
      <w:r w:rsidR="004B640A">
        <w:rPr>
          <w:rFonts w:cs="MyriadPro-Bold"/>
        </w:rPr>
        <w:instrText>ADDIN CSL_CITATION {"citationItems":[{"id":"ITEM-1","itemData":{"DOI":"10.1016/j.envpol.2006.10.023","ISSN":"02697491","PMID":"17188786","abstract":"Mustard spinach plants were grown in mercury-spiked and contaminated soils collected in the field under controlled laboratory conditions over a full growth cycle to test if vegetation grown in these soils has discernible characteristics in visible/near-infrared (VNIR) spectra. Foliar Hg concentrations (0.174-3.993 ppm) of the Mustard spinach plants were positively correlated with Hg concentration of soils and varied throughout the growing season. Equations relating foliar Hg concentration to spectral reflectance, its first derivative, and selected vegetation indices were generated using stepwise multiple linear regression. Significant correlations are found for limited wavelengths for specific treatments and dates. Ratio Vegetation Index (RVI) and Red Edge Position (REP) values of plants in Hg-spiked and field-contaminated soils are significantly lower relative to control plants during the early and middle portions of the growth cycle which may be related to lower chlorophyll abundance or functioning in Hg-contaminated plants. © 2006 Elsevier Ltd. All rights reserved.","author":[{"dropping-particle":"","family":"Dunagan","given":"Sarah C.","non-dropping-particle":"","parse-names":false,"suffix":""},{"dropping-particle":"","family":"Gilmore","given":"Martha S.","non-dropping-particle":"","parse-names":false,"suffix":""},{"dropping-particle":"","family":"Varekamp","given":"Johan C.","non-dropping-particle":"","parse-names":false,"suffix":""}],"container-title":"Environmental Pollution","id":"ITEM-1","issue":"1","issued":{"date-parts":[["2007"]]},"page":"301-311","title":"Effects of mercury on visible/near-infrared reflectance spectra of mustard spinach plants (Brassica rapa P.)","type":"article-journal","volume":"148"},"uris":["http://www.mendeley.com/documents/?uuid=585c61c4-c367-46ed-911f-bdc81c7b2f27"]},{"id":"ITEM-2","itemData":{"DOI":"10.1007/s12665-016-5367-1","ISSN":"18666299","abstract":"A general problem that is associated with open-pit mining is the total displacement of the former landscape’s geocomponents. Overburden conveyor bridges have an irreversible impact on the environment. The consequence of this is a completely new system—the so-called “post-mining landscapes”. These are characterized by extreme geochemical milieus, especially acidity, which is caused by weathering processes (acid mine drainage). These extreme environments are often left to natural succession because of the enormous costs and poor prospects of a successful reclamation. This study investigated the relationship between pioneer vegetation (e.g., Calamagrostis epigejos) and the geochemical properties of heap material using hyperspectral airborne HyMap data in the west Bohemian lignite district near Sokolov (Czech Republic). Thus, a fully constrained linear spectral unmixing algorithm was applied to link the geochemical parameters with fractional abundances. Due to the limitation of pure surfaces in the data set of such fragmented and mixed areas, a three-stage semiautomated endmember extraction was developed. The first stage included the selection of pure surface types using a decision tree with a self-developed narrow band and normalized difference indices. The second stage extracted the potential endmembers using the sequential maximum angle convex cone algorithm. The third stage identified the final endmembers and eliminated the spectral outliers by comparing the extractions to field/laboratory spectral libraries. The abundance fraction image of the pioneer vegetation, which was generated by the linear spectral unmixing, showed the spatial distribution and density of the vegetati</w:instrText>
      </w:r>
      <w:r w:rsidR="004B640A" w:rsidRPr="00C14C6C">
        <w:rPr>
          <w:rFonts w:cs="MyriadPro-Bold"/>
          <w:lang w:val="pt-PT"/>
          <w:rPrChange w:id="118" w:author="mldinis" w:date="2022-08-04T17:09:00Z">
            <w:rPr>
              <w:rFonts w:cs="MyriadPro-Bold"/>
            </w:rPr>
          </w:rPrChange>
        </w:rPr>
        <w:instrText>on. A linear regression model was used to calibrate the abundance image against the pH value. The regression model successfully predicted the pH values of the soil (R2 = 0.67, RPD = 1.42). This method demonstrated that hyperspectral remote sensing data could be used for ecological medium- and long-term monitoring, as well as for spatial assessments in post-mining areas. In addition, this approach works with a small amount of geochemical measurements and the sparse availability of endmembers.","author":[{"dropping-particle":"","family":"Götze","given":"Christian","non-dropping-particle":"","parse-names":false,"suffix":""},{"dropping-particle":"","family":"Beyer","given":"Florian","non-dropping-particle":"","parse-names":false,"suffix":""},{"dropping-particle":"","family":"Gläßer","given":"Cornelia","non-dropping-particle":"","parse-names":false,"suffix":""}],"container-title":"Environmental Earth Sciences","id":"ITEM-2","issue":"7","issued":{"date-parts":[["2016"]]},"title":"Pioneer vegetation as an indicator of the geochemical parameters in abandoned mine sites using hyperspectral airborne data","type":"article-journal","volume":"75"},"uris":["http://www.mendeley.com/documents/?uuid=759b4376-44ba-4b60-938e-bf1d0b6ad65d"]}],"mendeley":{"formattedCitation":"[118], [119]","plainTextFormattedCitation":"[118], [119]","previouslyFormattedCitation":"[118], [119]"},"properties":{"noteIndex":0},"schema":"https://github.com/citation-style-language/schema/raw/master/csl-citation.json"}</w:instrText>
      </w:r>
      <w:r w:rsidR="001615D3" w:rsidRPr="007516EF">
        <w:rPr>
          <w:rFonts w:cs="MyriadPro-Bold"/>
        </w:rPr>
        <w:fldChar w:fldCharType="separate"/>
      </w:r>
      <w:r w:rsidR="00792D1D" w:rsidRPr="00C14C6C">
        <w:rPr>
          <w:rFonts w:cs="MyriadPro-Bold"/>
          <w:noProof/>
          <w:lang w:val="pt-PT"/>
          <w:rPrChange w:id="119" w:author="mldinis" w:date="2022-08-04T17:09:00Z">
            <w:rPr>
              <w:rFonts w:cs="MyriadPro-Bold"/>
              <w:noProof/>
            </w:rPr>
          </w:rPrChange>
        </w:rPr>
        <w:t>[118], [119]</w:t>
      </w:r>
      <w:r w:rsidR="001615D3" w:rsidRPr="007516EF">
        <w:rPr>
          <w:rFonts w:cs="MyriadPro-Bold"/>
        </w:rPr>
        <w:fldChar w:fldCharType="end"/>
      </w:r>
      <w:r w:rsidRPr="00C14C6C">
        <w:rPr>
          <w:rFonts w:cs="MyriadPro-Bold"/>
          <w:lang w:val="pt-PT"/>
          <w:rPrChange w:id="120" w:author="mldinis" w:date="2022-08-04T17:09:00Z">
            <w:rPr>
              <w:rFonts w:cs="MyriadPro-Bold"/>
            </w:rPr>
          </w:rPrChange>
        </w:rPr>
        <w:t xml:space="preserve">. Kooistra et al. </w:t>
      </w:r>
      <w:r w:rsidR="001615D3" w:rsidRPr="007516EF">
        <w:rPr>
          <w:rFonts w:cs="MyriadPro-Bold"/>
        </w:rPr>
        <w:fldChar w:fldCharType="begin" w:fldLock="1"/>
      </w:r>
      <w:r w:rsidR="004B640A" w:rsidRPr="00C14C6C">
        <w:rPr>
          <w:rFonts w:cs="MyriadPro-Bold"/>
          <w:lang w:val="pt-PT"/>
          <w:rPrChange w:id="121" w:author="mldinis" w:date="2022-08-04T17:09:00Z">
            <w:rPr>
              <w:rFonts w:cs="MyriadPro-Bold"/>
            </w:rPr>
          </w:rPrChange>
        </w:rPr>
        <w:instrText>ADDIN CSL_CITATION {"citationItems":[{"id":"ITEM-1","itemData":{"DOI":"10.1016/S0269-7491(03)00266-5","ISSN":"02697491","PMID":"14568727","abstract":"This study investigated the relation between vegetation reflectance and elevated concentrations of the metals Ni, Cd, Cu, Zn and Pb in river floodplain soils. High-resolution vegetation reflectance spectra in the visible to near-infrared (400-1350 nm) were obtained using a field radiometer. The relations were evaluated using simple linear regression in combination with two spectral vegetation indices: the Difference Vegetation Index (DVI) and the Red-Edge Position (REP). In addition, a multivariate regression approach using partial least squares (PLS) regression was adopted. The three methods achieved comparable results. The best R2 values for the relation between metals concentrations and vegetation reflectance were obtained for grass vegetation and ranged from 0.50 to 0.73. Herbaceous species displayed a larger deviation from the established relationships, resulting in lower R2 values and larger cross-validation errors. The results corroborate the potential of hyperspectral remote sensing to contribute to the survey of elevated metal concentrations in floodplain soils under grassland using the spectral response of the vegetation as an indicator. Additional constraints will, however, have to be taken into account, as results are resolution- and location-</w:instrText>
      </w:r>
      <w:r w:rsidR="004B640A" w:rsidRPr="00CE4F57">
        <w:rPr>
          <w:rFonts w:cs="MyriadPro-Bold"/>
          <w:rPrChange w:id="122" w:author="Amir TavallaieNejad" w:date="2022-08-23T11:13:00Z">
            <w:rPr>
              <w:rFonts w:cs="MyriadPro-Bold"/>
            </w:rPr>
          </w:rPrChange>
        </w:rPr>
        <w:instrText>dependent. © 2003 Elsevier Ltd. All rights reserved.","author":[{"dropping-particle":"","family":"Kooistra","given":"L.","non-dropping-particle":"","parse-names":false,"suffix":""},{"dropping-particle":"","family":"Salas","given":"E. A.L.","non-dropping-particle":"","parse-names":false,"suffix":""},{"dropping-particle":"","family":"Clevers","given":"J. G.P.W.","non-dropping-particle":"","parse-names":false,"suffix":""},{"dropping-particle":"","family":"Wehrens","given":"R.","non-dropping-particle":"","parse-names":false,"suffix":""},{"dropping-particle":"","family":"Leuven","given":"R. S.E.W.","non-dropping-particle":"","parse-names":false,"suffix":""},{"dropping-particle":"","family":"Nienhuis","given":"P. H.","non-dropping-particle":"","parse-names":false,"suffix":""},{"dropping-particle":"","family":"Buydens","given":"L. M.C.","non-dropping-particle":"","parse-names":false,"suffix":""}],"container-title":"Environmental Pollution","id":"ITEM-1","issue":"2","issued":{"date-parts":[["2004"]]},"page":"281-290","title":"Exploring field vegetation reflectance as an indicator of soil contamination in river floodplains","type":"article-journal","volume":"127"},"uris":["http://www.mendeley.com/documents/?uuid=652cb6c1-67af-47d1-a6c1-e2f43a06beef"]}],"mendeley":{"formattedCitation":"[120]","plainTextFormattedCitation":"[120]","previouslyFormattedCitation":"[120]"},"properties":{"noteIndex":0},"schema":"https://github.com/citation-style-language/schema/raw/master/csl-citation.json"}</w:instrText>
      </w:r>
      <w:r w:rsidR="001615D3" w:rsidRPr="007516EF">
        <w:rPr>
          <w:rFonts w:cs="MyriadPro-Bold"/>
        </w:rPr>
        <w:fldChar w:fldCharType="separate"/>
      </w:r>
      <w:r w:rsidR="00792D1D" w:rsidRPr="00CE4F57">
        <w:rPr>
          <w:rFonts w:cs="MyriadPro-Bold"/>
          <w:noProof/>
        </w:rPr>
        <w:t>[120]</w:t>
      </w:r>
      <w:r w:rsidR="001615D3" w:rsidRPr="007516EF">
        <w:rPr>
          <w:rFonts w:cs="MyriadPro-Bold"/>
        </w:rPr>
        <w:fldChar w:fldCharType="end"/>
      </w:r>
      <w:r w:rsidRPr="00CE4F57">
        <w:rPr>
          <w:rFonts w:cs="MyriadPro-Bold"/>
        </w:rPr>
        <w:t xml:space="preserve">observed that Pb, Zn, cadmium (Cd), nickel (Ni) and copper (Cu) concentrations in river floodplain soils hold reasonable relationships with the reflectance spectra of grass. </w:t>
      </w:r>
      <w:r w:rsidRPr="007516EF">
        <w:rPr>
          <w:rFonts w:cs="MyriadPro-Bold"/>
        </w:rPr>
        <w:t xml:space="preserve">In the study of Clevers et al. </w:t>
      </w:r>
      <w:r w:rsidR="001615D3" w:rsidRPr="007516EF">
        <w:rPr>
          <w:rFonts w:cs="MyriadPro-Bold"/>
        </w:rPr>
        <w:fldChar w:fldCharType="begin" w:fldLock="1"/>
      </w:r>
      <w:r w:rsidR="004B640A">
        <w:rPr>
          <w:rFonts w:cs="MyriadPro-Bold"/>
        </w:rPr>
        <w:instrText>ADDIN CSL_CITATION {"citationItems":[{"id":"ITEM-1","itemData":{"DOI":"10.1080/01431160310001654473","ISSN":"01431161","abstract":"One of the major environmental problems resulting from the regular flooding of rivers in Europe is the heavy metal contamination of soils. Various studies have shown that soil contamination may influence plant physiology and, through changes in leaf pigment concentrations, influence reflectance spectra. The main objective of this case study was to study whether the red-edge position (REP) of vegetation spectra may provide information on soil contamination by heavy metals in river floodplains. The use of the maximum first derivative, smoothing methods (like polynomial fitting and the inverted Gaussian function) and interpolation methods based on just a few spectral bands were evaluated for a test site in the floodplain of the river Waal in the Netherlands. On selected transects, heavy metal concentrations of soil samples and reflectance spectra of the growing vegetation using a field spectroradiometer were measured. A significant negative correlation between the REP and heavy metal concentration was found using the maximum first derivative method (R2=0.64). The first derivative spectra in this study showed the presence of more than one peak within the red-edge region, as found by other authors. This phenomenon requires further detailed research using very fine spectral measurements. © 2004 Taylor and Francis Ltd.","author":[{"dropping-particle":"","family":"Clevers","given":"J. G.P.W.","non-dropping-particle":"","parse-names":false,"suffix":""},{"dropping-particle":"","family":"Kooistra","given":"L.","non-dropping-particle":"","parse-names":false,"suffix":""},{"dropping-particle":"","family":"Salas","given":"E. A.L.","non-dropping-particle":"","parse-names":false,"suffix":""}],"container-title":"International Journal of Remote Sensing","id":"ITEM-1","issue":"19","issued":{"date-parts":[["2004"]]},"page":"3883-3895","title":"Study of heavy metal contamination in river floodplains using the red-edge position in spectroscopic data","type":"article-journal","volume":"25"},"uris":["http://www.mendeley.com/documents/?uuid=cbe9b150-766a-429d-9d60-7430043dd234"]}],"mendeley":{"formattedCitation":"[121]","plainTextFormattedCitation":"[121]","previouslyFormattedCitation":"[121]"},"properties":{"noteIndex":0},"schema":"https://github.com/citation-style-language/schema/raw/master/csl-citation.json"}</w:instrText>
      </w:r>
      <w:r w:rsidR="001615D3" w:rsidRPr="007516EF">
        <w:rPr>
          <w:rFonts w:cs="MyriadPro-Bold"/>
        </w:rPr>
        <w:fldChar w:fldCharType="separate"/>
      </w:r>
      <w:r w:rsidR="00792D1D" w:rsidRPr="00792D1D">
        <w:rPr>
          <w:rFonts w:cs="MyriadPro-Bold"/>
          <w:noProof/>
        </w:rPr>
        <w:t>[121]</w:t>
      </w:r>
      <w:r w:rsidR="001615D3" w:rsidRPr="007516EF">
        <w:rPr>
          <w:rFonts w:cs="MyriadPro-Bold"/>
        </w:rPr>
        <w:fldChar w:fldCharType="end"/>
      </w:r>
      <w:r w:rsidRPr="007516EF">
        <w:rPr>
          <w:rFonts w:cs="MyriadPro-Bold"/>
        </w:rPr>
        <w:t xml:space="preserve">, the maximum FD of grassland spectral features in the RE resulted in a significant, negative correlation with the heavy metal contents in the soil. They stated metals bring lower chlorophyll concentrations; thus, a higher red reflectance is expected. Li et al. </w:t>
      </w:r>
      <w:r w:rsidR="001615D3" w:rsidRPr="007516EF">
        <w:rPr>
          <w:rFonts w:cs="MyriadPro-Bold"/>
        </w:rPr>
        <w:fldChar w:fldCharType="begin" w:fldLock="1"/>
      </w:r>
      <w:r w:rsidR="004B640A">
        <w:rPr>
          <w:rFonts w:cs="MyriadPro-Bold"/>
        </w:rPr>
        <w:instrText>ADDIN CSL_CITATION {"citationItems":[{"id":"ITEM-1","itemData":{"DOI":"10.1016/j.jag.2014.10.017","ISSN":"1872826X","abstract":"Arsenic stress induces in subtle changes in the canopy chlorophyll content (CCC). Therefore, the establishment of a spectral index that is sensitive to subtle changes in the CCC is important for monitoring crop arsenic contamination in large areas by remote sensing. Experimental sites with three contamination levels were selected and were located in Chang Chun City, Jilin City, Jilin Province, China. Arsenic stress can induce small changes in the CCC, reflecting in the crop spectrum. This study created a new index to monitor the CCC. Then, the results from the index were compared with these from other indices and the random forest model, respectively. The final purpose of this study is to find an optimal index, which is sensitive to small changes in the CCC under arsenic stress for monitoring regional CCC in rice. The results indicate that the distribution of the CCC is aligned with the distribution of the arsenic stress level and that NVI (R640, R732, and R752) is the best index for monitoring CCC. The correlation coefficient R2 between the predicated values using NVI and the measured values of canopy chlorophyll content is 0.898, which performs better than the random forest model and other indices.","author":[{"dropping-particle":"","family":"Li","given":"Xuqing","non-dropping-particle":"","parse-names":false,"suffix":""},{"dropping-particle":"","family":"Liu","given":"Xiangnan","non-dropping-particle":"","parse-names":false,"suffix":""},{"dropping-particle":"","family":"Liu","given":"Meiling","non-dropping-particle":"","parse-names":false,"suffix":""},{"dropping-particle":"","family":"Wang","given":"Cuicui","non-dropping-particle":"","parse-names":false,"suffix":""},{"dropping-particle":"","family":"Xia","given":"Xiaopeng","non-dropping-particle":"","parse-names":false,"suffix":""}],"container-title":"International Journal of Applied Earth Observation and Geoinformation","id":"ITEM-1","issued":{"date-parts":[["2015"]]},"page":"41-53","title":"A hyperspectral index sensitive to subtle changes in the canopy chlorophyll content under arsenic stress","type":"article-journal","volume":"36"},"uris":["http://www.mendeley.com/documents/?uuid=56afd24e-aeb4-4be7-b5ae-b1f10200261e"]}],"mendeley":{"formattedCitation":"[122]","plainTextFormattedCitation":"[122]","previouslyFormattedCitation":"[122]"},"properties":{"noteIndex":0},"schema":"https://github.com/citation-style-language/schema/raw/master/csl-citation.json"}</w:instrText>
      </w:r>
      <w:r w:rsidR="001615D3" w:rsidRPr="007516EF">
        <w:rPr>
          <w:rFonts w:cs="MyriadPro-Bold"/>
        </w:rPr>
        <w:fldChar w:fldCharType="separate"/>
      </w:r>
      <w:r w:rsidR="00792D1D" w:rsidRPr="00792D1D">
        <w:rPr>
          <w:rFonts w:cs="MyriadPro-Bold"/>
          <w:noProof/>
        </w:rPr>
        <w:t>[122]</w:t>
      </w:r>
      <w:r w:rsidR="001615D3" w:rsidRPr="007516EF">
        <w:rPr>
          <w:rFonts w:cs="MyriadPro-Bold"/>
        </w:rPr>
        <w:fldChar w:fldCharType="end"/>
      </w:r>
      <w:r w:rsidR="00914931" w:rsidRPr="007516EF">
        <w:rPr>
          <w:rFonts w:cs="MyriadPro-Bold"/>
        </w:rPr>
        <w:t xml:space="preserve"> </w:t>
      </w:r>
      <w:r w:rsidRPr="007516EF">
        <w:rPr>
          <w:rFonts w:cs="MyriadPro-Bold"/>
        </w:rPr>
        <w:t xml:space="preserve">used the reflectance spectra of rice plants for successful estimation of soil As contents via their relationship with chlorophyll contents of canopy. Plants growing in heavy metal-polluted areas show a water content drop, chlorophyll hydrolysis rise and cellular structure damage. These variations affect the reflectance spectra of vegetation leaves and canopies, thereby offering a basis for indirectly predicting soil heavy metal concentrations </w:t>
      </w:r>
      <w:r w:rsidR="001615D3" w:rsidRPr="007516EF">
        <w:rPr>
          <w:rFonts w:cs="MyriadPro-Bold"/>
        </w:rPr>
        <w:fldChar w:fldCharType="begin" w:fldLock="1"/>
      </w:r>
      <w:r w:rsidR="00455936">
        <w:rPr>
          <w:rFonts w:cs="MyriadPro-Bold"/>
        </w:rPr>
        <w:instrText>ADDIN CSL_CITATION {"citationItems":[{"id":"ITEM-1","itemData":{"DOI":"10.1016/j.jhazmat.2016.01.022","ISSN":"18733336","PMID":"26844405","abstract":"This study systematically analyzed the performance of multivariate hyperspectral vegetation indices of rice (Oryza sativa L.) in estimating the arsenic content in agricultural soils. Field canopy reflectance spectra was obtained in the jointing-booting growth stage of rice. Newly developed and published multivariate vegetation indices were initially calculated to estimate soil arsenic content. The well-performing vegetation indices were then selected using successive projections algorithm (SPA), and the SPA selected vegetation indices were adopted to calibrate a multiple linear regression model for estimating soil arsenic content. Results showed that a three-band vegetation index (R716 - R568)/(R552 - R568) performed best in the newly developed vegetation indices in estimating soil arsenic content. The photochemical reflectance index (PRI) and red edge position (REP) performed well in the published vegetation indices. Moreover, the linear combination of two vegetation indices ((R716 - R568)/(R552 - R568) and REP) selected using SPA improved the estimation of soil arsenic content. These results indicated that the newly developed three-band vegetation index (R716 - R568)/(R552 - R568) might be recommended as an indicator for estimating soil arsenic content in the study area. PRI and REP could be used as universal vegetation indices for monitoring soil arsenic contamination.","author":[{"dropping-particle":"","family":"Shi","given":"Tiezhu","non-dropping-particle":"","parse-names":false,"suffix":""},{"dropping-particle":"","family":"Liu","given":"Huizeng","non-dropping-particle":"","parse-names":false,"suffix":""},{"dropping-particle":"","family":"Chen","given":"Yiyun","non-dropping-particle":"","parse-names":false,"suffix":""},{"dropping-particle":"","family":"Wang","given":"Junjie","non-dropping-particle":"","parse-names":false,"suffix":""},{"dropping-particle":"","family":"Wu","given":"Guofeng","non-dropping-particle":"","parse-names":false,"suffix":""}],"container-title":"Journal of Hazardous Materials","id":"ITEM-1","issued":{"date-parts":[["2016"]]},"page":"243-252","title":"Estimation of arsenic in agricultural soils using hyperspectral vegetation indices of rice","type":"article-journal","volume":"308"},"uris":["http://www.mendeley.com/documents/?uuid=f86bc3cc-7c0f-46ae-b8bc-61e342d76005"]}],"mendeley":{"formattedCitation":"[50]","plainTextFormattedCitation":"[50]","previouslyFormattedCitation":"[50]"},"properties":{"noteIndex":0},"schema":"https://github.com/citation-style-language/schema/raw/master/csl-citation.json"}</w:instrText>
      </w:r>
      <w:r w:rsidR="001615D3" w:rsidRPr="007516EF">
        <w:rPr>
          <w:rFonts w:cs="MyriadPro-Bold"/>
        </w:rPr>
        <w:fldChar w:fldCharType="separate"/>
      </w:r>
      <w:r w:rsidR="00601B2A" w:rsidRPr="00601B2A">
        <w:rPr>
          <w:rFonts w:cs="MyriadPro-Bold"/>
          <w:noProof/>
        </w:rPr>
        <w:t>[50]</w:t>
      </w:r>
      <w:r w:rsidR="001615D3" w:rsidRPr="007516EF">
        <w:rPr>
          <w:rFonts w:cs="MyriadPro-Bold"/>
        </w:rPr>
        <w:fldChar w:fldCharType="end"/>
      </w:r>
      <w:r w:rsidR="00914931" w:rsidRPr="007516EF">
        <w:rPr>
          <w:rFonts w:cs="MyriadPro-Bold"/>
        </w:rPr>
        <w:t>.</w:t>
      </w:r>
    </w:p>
    <w:p w14:paraId="53E89938" w14:textId="77777777" w:rsidR="007345A3" w:rsidRPr="007516EF" w:rsidRDefault="007345A3">
      <w:pPr>
        <w:spacing w:after="0"/>
        <w:ind w:left="720" w:firstLine="720"/>
        <w:jc w:val="both"/>
        <w:rPr>
          <w:rFonts w:cs="AdvOTb92eb7df.I"/>
        </w:rPr>
        <w:pPrChange w:id="123" w:author="mldinis" w:date="2022-08-04T18:25:00Z">
          <w:pPr>
            <w:ind w:left="720" w:firstLine="720"/>
            <w:jc w:val="both"/>
          </w:pPr>
        </w:pPrChange>
      </w:pPr>
      <w:r w:rsidRPr="007516EF">
        <w:rPr>
          <w:rFonts w:cs="AdvOTb92eb7df.I"/>
        </w:rPr>
        <w:t xml:space="preserve">Based on the previous results, the primary effect of Cd </w:t>
      </w:r>
      <w:del w:id="124" w:author="mldinis" w:date="2022-08-04T18:25:00Z">
        <w:r w:rsidRPr="007516EF" w:rsidDel="007E031E">
          <w:rPr>
            <w:rFonts w:cs="AdvOTb92eb7df.I"/>
          </w:rPr>
          <w:delText>–</w:delText>
        </w:r>
      </w:del>
      <w:r w:rsidRPr="007516EF">
        <w:rPr>
          <w:rFonts w:cs="AdvOTb92eb7df.I"/>
        </w:rPr>
        <w:t xml:space="preserve">induced stress on rice relates to changes in color and morphology and a corresponding reduction in chlorophyll and LAI </w:t>
      </w:r>
      <w:r w:rsidR="001615D3" w:rsidRPr="007516EF">
        <w:rPr>
          <w:rFonts w:cs="AdvOTb92eb7df.I"/>
        </w:rPr>
        <w:fldChar w:fldCharType="begin" w:fldLock="1"/>
      </w:r>
      <w:r w:rsidR="004B640A">
        <w:rPr>
          <w:rFonts w:cs="AdvOTb92eb7df.I"/>
        </w:rPr>
        <w:instrText>ADDIN CSL_CITATION {"citationItems":[{"id":"ITEM-1","itemData":{"DOI":"10.1080/01904169009364057","ISSN":"15324087","abstract":"High metal availability, arising from mining and indus-trial activities, disposal of sewage sludge or soil acidification, is an increasing problem in agriculture and forestry. Metal toxicity causes multiple direct and indirect effects in plants which concern practically all physiological functions. In this review we consider the effects of excess heavy metals and aluminium on those functions which will alter plant water relations. After a brief comment on the metal effects in cell walls and plasmalemma, and their consequences for cell expansion growth, the influences of high metal availability on the factors which regulate water entry and water exit in plants are considered. Emphasis is placed on the importance of distinguishing between low water availability in mine and serpentine soils and toxicity effects in plants which may impair the regulation of a plant's water household. Examples on water relations of both plants grown on metalliferous soil and hydroponics are discussed. The effects of metal toxicity on root growth, water transport and transpiration are considered. It is concluded that future research has to focus on the mechanisms of metal-induced inhibition of both root elongation and morphogenetic processes within roots. In order to understand the relation between metal tolerance and drought resistance better, further studies into metal tolerance mechanisms at the cell wall, membrane and vacuolar level, as well as into the mechanisms of drought resistance of plants adapted to metalliferous soils are required. © 1990, Taylor &amp; Francis Group, LLC. All rights reserved.","author":[{"dropping-particle":"","family":"Barce","given":"J.","non-dropping-particle":"","parse-names":false,"suffix":""},{"dropping-particle":"","family":"Poschenrieder","given":"Ch","non-dropping-particle":"","parse-names":false,"suffix":""}],"container-title":"Journal of Plant Nutrition","id":"ITEM-1","issue":"1","issued":{"date-parts":[["1990"]]},"page":"1-37","title":"Plant water relations as affected by heavy metal stress: A review","type":"article-journal","volume":"13"},"uris":["http://www.mendeley.com/documents/?uuid=741f4436-4988-4962-9d2f-6b3132523325"]},{"id":"ITEM-2","itemData":{"DOI":"10.1093/jxb/49.323.1031","ISSN":"00220957","abstract":"The possible interaction of two stresses, UV-B radiation and cadmium, applied simultaneously, was investigated in Brassica napus L. cv. Paroll with respect to chlorophyll fluorescence, growth and uptake of selected elements. Plants were grown in nutrient solution containing CdCl2, (0, 0.5, 2 or 5 μM) and irradiated with photosynthetically active radiation (PAR, 400-700 nm, 800 μmol m-2 s-1) with or without supplemental ultraviolet-B radiation (UV-B, 280-320 nm, 15 kJ m-2 d-1, weighted irradiance). After 14 d of treatment, the most pronounced effects were found at 2 and 5 μM CdCl2 with and without supplemental UV-B radiation. Exposure to cadmium significantly increased the amount of Cd in both roots and shoots. In addition, increases occurred in the concentration of Fe, Zn, Cu, and P in roots, while K was reduced. In shoots the S content rose significantly both in the presence and absence of UV-B radiation, while significant increases in Mg, Ca, P, Cu, and K occurred only in plants exposed to Cd and UV-B radiation. Manganese decreased significantly under the combined exposure treatment. The rise in S content may have been due to stimulated glutathione and phytochelatin synthesis. Cadmium exposure significantly decreased root dry weight, leaf area, total chlorophyll content, carotenoid content, and the photochemical quantum yield of photosynthesis. As an estimation of energy dissipation processes in photosynthesis, non-photochemical quenching (q(NPQ)) was measured using a pulse amplitude modulated fluorometer. The q(NPQ) increased with increasing Cd, while the combination of cadmium and UV-B reduced the q(NPQ) compared to that in plants exposed only to cadmium or UV-B radiation. The chlorophyll a:b ratio showed a reduction with UV-B at no or low Cd concentrations (0 μM, 0.5 μM CdCl2), but not at the higher Cd concentrations used (2 μM, 5 μM CdCl2). Thus in some instances there appeared to be a UV-B and Cd interaction, while in others plant response could be attributed to either treatment alone.","author":[{"dropping-particle":"","family":"Larsson","given":"E. Helene","non-dropping-particle":"","parse-names":false,"suffix":""},{"dropping-particle":"","family":"Bornman","given":"Janet F.","non-dropping-particle":"","parse-names":false,"suffix":""},{"dropping-particle":"","family":"Asp","given":"Håkan","non-dropping-particle":"","parse-names":false,"suffix":""}],"container-title":"Journal of Experimental Botany","id":"ITEM-2","issue":"323","issued":{"date-parts":[["1998"]]},"page":"1031-1039","title":"Influence of UV-B radiation and Cd2+ on chlorophyll fluorescence, growth and nutrient content in Brassica napus","type":"article-journal","volume":"49"},"uris":["http://www.mendeley.com/documents/?uuid=05992230-fd16-4706-a5d4-4c1f62b2f0ff"]}],"mendeley":{"formattedCitation":"[123], [124]","plainTextFormattedCitation":"[123], [124]","previouslyFormattedCitation":"[123], [124]"},"properties":{"noteIndex":0},"schema":"https://github.com/citation-style-language/schema/raw/master/csl-citation.json"}</w:instrText>
      </w:r>
      <w:r w:rsidR="001615D3" w:rsidRPr="007516EF">
        <w:rPr>
          <w:rFonts w:cs="AdvOTb92eb7df.I"/>
        </w:rPr>
        <w:fldChar w:fldCharType="separate"/>
      </w:r>
      <w:r w:rsidR="00792D1D" w:rsidRPr="00792D1D">
        <w:rPr>
          <w:rFonts w:cs="AdvOTb92eb7df.I"/>
          <w:noProof/>
        </w:rPr>
        <w:t>[123], [124]</w:t>
      </w:r>
      <w:r w:rsidR="001615D3" w:rsidRPr="007516EF">
        <w:rPr>
          <w:rFonts w:cs="AdvOTb92eb7df.I"/>
        </w:rPr>
        <w:fldChar w:fldCharType="end"/>
      </w:r>
      <w:r w:rsidRPr="007516EF">
        <w:rPr>
          <w:rFonts w:cs="AdvOTb92eb7df.I"/>
        </w:rPr>
        <w:t xml:space="preserve">. The change of these symptoms in plants can be detected by remote sensing directly </w:t>
      </w:r>
      <w:r w:rsidR="001615D3" w:rsidRPr="007516EF">
        <w:rPr>
          <w:rFonts w:cs="AdvOTb92eb7df.I"/>
        </w:rPr>
        <w:fldChar w:fldCharType="begin" w:fldLock="1"/>
      </w:r>
      <w:r w:rsidR="004B640A">
        <w:rPr>
          <w:rFonts w:cs="AdvOTb92eb7df.I"/>
        </w:rPr>
        <w:instrText>ADDIN CSL_CITATION {"citationItems":[{"id":"ITEM-1","itemData":{"DOI":"10.1016/j.compag.2010.06.009","ISSN":"01681699","abstract":"Automatic methods for an early detection of plant diseases are vital for precision crop protection. The main contribution of this paper is a procedure for the early detection and differentiation of sugar beet diseases based on Support Vector Machines and spectral vegetation indices. The aim was (I) to discriminate diseased from non-diseased sugar beet leaves, (II) to differentiate between the diseases Cercospora leaf spot, leaf rust and powdery mildew, and (III) to identify diseases even before specific symptoms became visible. Hyperspectral data were recorded from healthy leaves and leaves inoculated with the pathogens Cercospora beticola, Uromyces betae or Erysiphe betae causing Cercospora leaf spot, sugar beet rust and powdery mildew, respectively for a period of 21 days after inoculation. Nine spectral vegetation indices, related to physiological parameters were used as features for an automatic classification. Early differentiation between healthy and inoculated plants as well as among specific diseases can be achieved by a Support Vector Machine with a radial basis function as kernel. The discrimination between healthy sugar beet leaves and diseased leaves resulted in classification accuracies up to 97%. The multiple classification between healthy leaves and leaves with symptoms of the three diseases still achieved an accuracy higher than 86%. Furthermore the potential of presymptomatic detection of the plant diseases was demonstrated. Depending on the type and stage of disease the classification accuracy was between 65% and 90%. © 2010 Elsevier B.V.","author":[{"dropping-particle":"","family":"Rumpf","given":"T.","non-dropping-particle":"","parse-names":false,"suffix":""},{"dropping-particle":"","family":"Mahlein","given":"A. K.","non-dropping-particle":"","parse-names":false,"suffix":""},{"dropping-particle":"","family":"Steiner","given":"U.","non-dropping-particle":"","parse-names":false,"suffix":""},{"dropping-particle":"","family":"Oerke","given":"E. C.","non-dropping-particle":"","parse-names":false,"suffix":""},{"dropping-particle":"","family":"Dehne","given":"H. W.","non-dropping-particle":"","parse-names":false,"suffix":""},{"dropping-particle":"","family":"Plümer","given":"L.","non-dropping-particle":"","parse-names":false,"suffix":""}],"container-title":"Computers and Electronics in Agriculture","id":"ITEM-1","issue":"1","issued":{"date-parts":[["2010"]]},"page":"91-99","title":"Early detection and classification of plant diseases with Support Vector Machines based on hyperspectral reflectance","type":"article-journal","volume":"74"},"uris":["http://www.mendeley.com/documents/?uuid=fcdfecc4-75ed-4dfa-b01e-8ba477d77608"]}],"mendeley":{"formattedCitation":"[125]","plainTextFormattedCitation":"[125]","previouslyFormattedCitation":"[125]"},"properties":{"noteIndex":0},"schema":"https://github.com/citation-style-language/schema/raw/master/csl-citation.json"}</w:instrText>
      </w:r>
      <w:r w:rsidR="001615D3" w:rsidRPr="007516EF">
        <w:rPr>
          <w:rFonts w:cs="AdvOTb92eb7df.I"/>
        </w:rPr>
        <w:fldChar w:fldCharType="separate"/>
      </w:r>
      <w:r w:rsidR="00792D1D" w:rsidRPr="00792D1D">
        <w:rPr>
          <w:rFonts w:cs="AdvOTb92eb7df.I"/>
          <w:noProof/>
        </w:rPr>
        <w:t>[125]</w:t>
      </w:r>
      <w:r w:rsidR="001615D3" w:rsidRPr="007516EF">
        <w:rPr>
          <w:rFonts w:cs="AdvOTb92eb7df.I"/>
        </w:rPr>
        <w:fldChar w:fldCharType="end"/>
      </w:r>
      <w:r w:rsidRPr="007516EF">
        <w:rPr>
          <w:rFonts w:cs="AdvOTb92eb7df.I"/>
        </w:rPr>
        <w:t xml:space="preserve">. Thus, the shifts in the vegetation spectra of plants under Cd stress occur in the near-infrared part of the spectrum </w:t>
      </w:r>
      <w:r w:rsidR="001615D3" w:rsidRPr="007516EF">
        <w:rPr>
          <w:rFonts w:cs="AdvOTb92eb7df.I"/>
        </w:rPr>
        <w:fldChar w:fldCharType="begin" w:fldLock="1"/>
      </w:r>
      <w:r w:rsidR="004B640A">
        <w:rPr>
          <w:rFonts w:cs="AdvOTb92eb7df.I"/>
        </w:rPr>
        <w:instrText>ADDIN CSL_CITATION {"citationItems":[{"id":"ITEM-1","itemData":{"DOI":"10.1016/S0269-7491(03)00266-5","ISSN":"02697491","PMID":"14568727","abstract":"This study investigated the relation between vegetation reflectance and elevated concentrations of the metals Ni, Cd, Cu, Zn and Pb in river floodplain soils. High-resolution vegetation reflectance spectra in the visible to near-infrared (400-1350 nm) were obtained using a field radiometer. The relations were evaluated using simple linear regression in combination with two spectral vegetation indices: the Difference Vegetation Index (DVI) and the Red-Edge Position (REP). In addition, a multivariate regression approach using partial least squares (PLS) regression was adopted. The three methods achieved comparable results. The best R2 values for the relation between metals concentrations and vegetation reflectance were obtained for grass vegetation and ranged from 0.50 to 0.73. Herbaceous species displayed a larger deviation from the established relationships, resulting in lower R2 values and larger cross-validation errors. The results corroborate the potential of hyperspectral remote sensing to contribute to the survey of elevated metal concentrations in floodplain soils under grassland using the spectral response of the vegetation as an indicator. Additional constraints will, however, have to be taken into account, as results are resolution- and location-dependent. © 2003 Elsevier Ltd. All rights reserved.","author":[{"dropping-particle":"","family":"Kooistra","given":"L.","non-dropping-particle":"","parse-names":false,"suffix":""},{"dropping-particle":"","family":"Salas","given":"E. A.L.","non-dropping-particle":"","parse-names":false,"suffix":""},{"dropping-particle":"","family":"Clevers","given":"J. G.P.W.","non-dropping-particle":"","parse-names":false,"suffix":""},{"dropping-particle":"","family":"Wehrens","given":"R.","non-dropping-particle":"","parse-names":false,"suffix":""},{"dropping-particle":"","family":"Leuven","given":"R. S.E.W.","non-dropping-particle":"","parse-names":false,"suffix":""},{"dropping-particle":"","family":"Nienhuis","given":"P. H.","non-dropping-particle":"","parse-names":false,"suffix":""},{"dropping-particle":"","family":"Buydens","given":"L. M.C.","non-dropping-particle":"","parse-names":false,"suffix":""}],"container-title":"Environmental Pollution","id":"ITEM-1","issue":"2","issued":{"date-parts":[["2004"]]},"page":"281-290","title":"Exploring field vegetation reflectance as an indicator of soil contamination in river floodplains","type":"article-journal","volume":"127"},"uris":["http://www.mendeley.com/documents/?uuid=652cb6c1-67af-47d1-a6c1-e2f43a06beef"]}],"mendeley":{"formattedCitation":"[120]","plainTextFormattedCitation":"[120]","previouslyFormattedCitation":"[120]"},"properties":{"noteIndex":0},"schema":"https://github.com/citation-style-language/schema/raw/master/csl-citation.json"}</w:instrText>
      </w:r>
      <w:r w:rsidR="001615D3" w:rsidRPr="007516EF">
        <w:rPr>
          <w:rFonts w:cs="AdvOTb92eb7df.I"/>
        </w:rPr>
        <w:fldChar w:fldCharType="separate"/>
      </w:r>
      <w:r w:rsidR="00792D1D" w:rsidRPr="00792D1D">
        <w:rPr>
          <w:rFonts w:cs="AdvOTb92eb7df.I"/>
          <w:noProof/>
        </w:rPr>
        <w:t>[120]</w:t>
      </w:r>
      <w:r w:rsidR="001615D3" w:rsidRPr="007516EF">
        <w:rPr>
          <w:rFonts w:cs="AdvOTb92eb7df.I"/>
        </w:rPr>
        <w:fldChar w:fldCharType="end"/>
      </w:r>
      <w:r w:rsidR="001615D3" w:rsidRPr="007516EF">
        <w:rPr>
          <w:rFonts w:cs="AdvOTb92eb7df.I"/>
        </w:rPr>
        <w:t xml:space="preserve">. </w:t>
      </w:r>
      <w:r w:rsidRPr="007516EF">
        <w:rPr>
          <w:rFonts w:cs="AdvOTb92eb7df.I"/>
        </w:rPr>
        <w:t>Therefore, five VIs based on the red edge wavelength were selected for this study: the red-edge chlorophyll index (CIRE), the red edge position (REP), the MERIS terrestrial chlorophyll index (MTCI), and two normalized red edge differences (NDRE1, NDRE2).</w:t>
      </w:r>
    </w:p>
    <w:p w14:paraId="1D4AD9A1" w14:textId="77777777" w:rsidR="007345A3" w:rsidRPr="007516EF" w:rsidRDefault="007345A3">
      <w:pPr>
        <w:autoSpaceDE w:val="0"/>
        <w:autoSpaceDN w:val="0"/>
        <w:adjustRightInd w:val="0"/>
        <w:spacing w:after="0" w:line="240" w:lineRule="auto"/>
        <w:ind w:left="720" w:firstLine="720"/>
        <w:jc w:val="both"/>
        <w:rPr>
          <w:rFonts w:cs="MyriadPro-Bold"/>
        </w:rPr>
      </w:pPr>
      <w:r w:rsidRPr="007516EF">
        <w:rPr>
          <w:rFonts w:cs="MyriadPro-Bold"/>
        </w:rPr>
        <w:t xml:space="preserve">The spatio-temporal anomaly is referred to as a spatial-temporal object with thematic attribute values that are significantly different from those of other spatially and temporally referenced objects in its spatial or/and temporal neighborhoods </w:t>
      </w:r>
      <w:r w:rsidR="001615D3" w:rsidRPr="007516EF">
        <w:rPr>
          <w:rFonts w:cs="MyriadPro-Bold"/>
        </w:rPr>
        <w:fldChar w:fldCharType="begin" w:fldLock="1"/>
      </w:r>
      <w:r w:rsidR="004B640A">
        <w:rPr>
          <w:rFonts w:cs="MyriadPro-Bold"/>
        </w:rPr>
        <w:instrText>ADDIN CSL_CITATION {"citationItems":[{"id":"ITEM-1","itemData":{"author":[{"dropping-particle":"","family":"Barnett","given":"V","non-dropping-particle":"","parse-names":false,"suffix":""},{"dropping-particle":"","family":"Lewis","given":"T","non-dropping-particle":"","parse-names":false,"suffix":""}],"container-title":"New York","id":"ITEM-1","issued":{"date-parts":[["1994"]]},"title":"Outliers in statistical data John Wiley and Sons","type":"article-journal"},"uris":["http://www.mendeley.com/documents/?uuid=903c311f-cd38-436d-9697-4c55d67c7305"]},{"id":"ITEM-2","itemData":{"DOI":"10.1111/j.1467-9671.2006.00256.x","ISSN":"13611682","abstract":"A spatial outlier is a spatially referenced object whose thematic attribute values are significantly different from those of other spatially referenced objects in its spatial neighborhood. It represents an object that is significantly different from its neighbourhoods even though it may not be significantly different from the entire population. Here we extend this concept to the spatio-temporal domain and define a spatial-temporal outlier (ST-outlier) to be a spatial-temporal object whose thematic attribute values are significantly different from those of other spatially and temporally referenced objects in its spatial or/ and temporal neighbourhoods. Identification of ST-outliers can lead to the discovery of unexpected, interesting, and implicit knowledge, such as local instability or deformation. Many methods have been recently proposed to detect spatial outliers, but how to detect the temporal outliers or spatial-temporal outliers has been seldom discussed. In this paper we propose a multiscale approach to detect ST-outliers by evaluating the change between consecutive spatial and temporal scales. A four-step procedure consisting of classification, aggregation, comparison and verification is put forward to address the semantic and dynamic properties of geographic phenomena for ST-outlier detection. The effectiveness of the approach is illustrated by a practical coastal geomorphic study. © 2006 The Authors. Journal compilation © 2006 Blackwell Publishing Ltd.","author":[{"dropping-particle":"","family":"Cheng","given":"Tao","non-dropping-particle":"","parse-names":false,"suffix":""},{"dropping-particle":"","family":"Li","given":"Zhilin","non-dropping-particle":"","parse-names":false,"suffix":""}],"container-title":"Transactions in GIS","id":"ITEM-2","issue":"2","issued":{"date-parts":[["2006"]]},"page":"253-263","title":"A multiscale approach for spatio-temporal outlier detection","type":"article-journal","volume":"10"},"uris":["http://www.mendeley.com/documents/?uuid=feed2b42-445a-4105-9f7e-9bbfbc4a4991"]}],"mendeley":{"formattedCitation":"[126], [127]","plainTextFormattedCitation":"[126], [127]","previouslyFormattedCitation":"[126], [127]"},"properties":{"noteIndex":0},"schema":"https://github.com/citation-style-language/schema/raw/master/csl-citation.json"}</w:instrText>
      </w:r>
      <w:r w:rsidR="001615D3" w:rsidRPr="007516EF">
        <w:rPr>
          <w:rFonts w:cs="MyriadPro-Bold"/>
        </w:rPr>
        <w:fldChar w:fldCharType="separate"/>
      </w:r>
      <w:r w:rsidR="00792D1D" w:rsidRPr="00792D1D">
        <w:rPr>
          <w:rFonts w:cs="MyriadPro-Bold"/>
          <w:noProof/>
        </w:rPr>
        <w:t>[126], [127]</w:t>
      </w:r>
      <w:r w:rsidR="001615D3" w:rsidRPr="007516EF">
        <w:rPr>
          <w:rFonts w:cs="MyriadPro-Bold"/>
        </w:rPr>
        <w:fldChar w:fldCharType="end"/>
      </w:r>
      <w:r w:rsidRPr="007516EF">
        <w:rPr>
          <w:rFonts w:cs="MyriadPro-Bold"/>
        </w:rPr>
        <w:t>. Therefore, spatio-temporal anomaly detection methods may be feasible for distinguishing between the rice under abrupt stress versus that under stable stress.</w:t>
      </w:r>
    </w:p>
    <w:p w14:paraId="5B8BB89F" w14:textId="77777777" w:rsidR="007345A3" w:rsidRPr="007516EF" w:rsidRDefault="007345A3" w:rsidP="00914931">
      <w:pPr>
        <w:autoSpaceDE w:val="0"/>
        <w:autoSpaceDN w:val="0"/>
        <w:adjustRightInd w:val="0"/>
        <w:spacing w:after="0" w:line="240" w:lineRule="auto"/>
        <w:ind w:left="720" w:firstLine="720"/>
        <w:jc w:val="both"/>
        <w:rPr>
          <w:rFonts w:cs="MyriadPro-Bold"/>
        </w:rPr>
      </w:pPr>
      <w:r w:rsidRPr="007516EF">
        <w:rPr>
          <w:rFonts w:cs="MyriadPro-Bold"/>
        </w:rPr>
        <w:lastRenderedPageBreak/>
        <w:t xml:space="preserve">Changes in crops VIs were confirmed to be affected by the intrinsic crops growth trend and stable and abrupt stressors </w:t>
      </w:r>
      <w:r w:rsidR="001615D3" w:rsidRPr="007516EF">
        <w:rPr>
          <w:rFonts w:cs="MyriadPro-Bold"/>
        </w:rPr>
        <w:fldChar w:fldCharType="begin" w:fldLock="1"/>
      </w:r>
      <w:r w:rsidR="004B640A">
        <w:rPr>
          <w:rFonts w:cs="MyriadPro-Bold"/>
        </w:rPr>
        <w:instrText>ADDIN CSL_CITATION {"citationItems":[{"id":"ITEM-1","itemData":{"DOI":"10.3390/ijerph14091018","ISSN":"16604601","PMID":"28878147","abstract":"The use of remote sensing technology to diagnose heavy metal stress in crops is of great significance for environmental protection and food security. However, in the natural farmland ecosystem, various stressors could have a similar influence on crop growth, therefore making heavy metal stress difficult to identify accurately, so this is still not a well resolved scientific problem and a hot topic in the field of agricultural remote sensing. This study proposes a method that uses Ensemble Empirical Mode Decomposition (EEMD) to obtain the heavy metal stress signal features on a long time scale. The method operates based on the Leaf Area Index (LAI) simulated by the Enhanced World Food Studies (WOFOST) model, assimilated with remotely sensed data. The following results were obtained: (i) the use of EEMD was effective in the extraction of heavy metal stress signals by eliminating the intra-annual and annual components; (ii) LAIdf (The first derivative of the sum of the interannual component and residual) can preferably reflect the stable feature responses to rice heavy metal stress. LAIdf showed stability with an R2 of greater than 0.9 in three growing stages, and the stability is optimal in June. This study combines the spectral characteristics of the stress effect with the time characteristics, and confirms the potential of long-term remotely sensed data for improving the accuracy of crop heavy metal stress identification.","author":[{"dropping-particle":"","family":"Tian","given":"Lingwen","non-dropping-particle":"","parse-names":false,"suffix":""},{"dropping-particle":"","family":"Liu","given":"Xiangnan","non-dropping-particle":"","parse-names":false,"suffix":""},{"dropping-particle":"","family":"Zhang","given":"Biyao","non-dropping-particle":"","parse-names":false,"suffix":""},{"dropping-particle":"","family":"Liu","given":"Ming","non-dropping-particle":"","parse-names":false,"suffix":""},{"dropping-particle":"","family":"Wu","given":"Ling","non-dropping-particle":"","parse-names":false,"suffix":""}],"container-title":"International Journal of Environmental Research and Public Health","id":"ITEM-1","issue":"9","issued":{"date-parts":[["2017"]]},"title":"Extraction of rice heavy metal stress signal features based on long time series leaf area index data using ensemble empirical mode decomposition","type":"article-journal","volume":"14"},"uris":["http://www.mendeley.com/documents/?uuid=528ffdad-078c-48b5-8f39-420457b4fd57"]}],"mendeley":{"formattedCitation":"[128]","plainTextFormattedCitation":"[128]","previouslyFormattedCitation":"[128]"},"properties":{"noteIndex":0},"schema":"https://github.com/citation-style-language/schema/raw/master/csl-citation.json"}</w:instrText>
      </w:r>
      <w:r w:rsidR="001615D3" w:rsidRPr="007516EF">
        <w:rPr>
          <w:rFonts w:cs="MyriadPro-Bold"/>
        </w:rPr>
        <w:fldChar w:fldCharType="separate"/>
      </w:r>
      <w:r w:rsidR="00792D1D" w:rsidRPr="00792D1D">
        <w:rPr>
          <w:rFonts w:cs="MyriadPro-Bold"/>
          <w:noProof/>
        </w:rPr>
        <w:t>[128]</w:t>
      </w:r>
      <w:r w:rsidR="001615D3" w:rsidRPr="007516EF">
        <w:rPr>
          <w:rFonts w:cs="MyriadPro-Bold"/>
        </w:rPr>
        <w:fldChar w:fldCharType="end"/>
      </w:r>
      <w:r w:rsidRPr="007516EF">
        <w:rPr>
          <w:rFonts w:cs="MyriadPro-Bold"/>
        </w:rPr>
        <w:t xml:space="preserve">. In general, the intrinsic crops growth trend and variation induced by stable stressors have dominant impacts on spatio-temporal shifts of crops spectra within the growing season; abrupt stressors are not constant in space and time, and affect only local or short-term spatiotemporal shifts of crops spectra. In order to quantify the period-toperiod variability of a given index time series (Qi), Qi for each two periods is formulated simply as: </w:t>
      </w:r>
    </w:p>
    <w:p w14:paraId="1A36A260" w14:textId="77777777" w:rsidR="00914931" w:rsidRPr="007516EF" w:rsidRDefault="00914931" w:rsidP="00914931">
      <w:pPr>
        <w:autoSpaceDE w:val="0"/>
        <w:autoSpaceDN w:val="0"/>
        <w:adjustRightInd w:val="0"/>
        <w:spacing w:after="0" w:line="240" w:lineRule="auto"/>
        <w:ind w:left="720" w:firstLine="720"/>
        <w:jc w:val="both"/>
        <w:rPr>
          <w:rFonts w:cs="MyriadPro-Bold"/>
        </w:rPr>
      </w:pPr>
    </w:p>
    <w:p w14:paraId="3D0004F5" w14:textId="77777777" w:rsidR="007345A3" w:rsidRPr="007516EF" w:rsidRDefault="00CE4F57" w:rsidP="00914931">
      <w:pPr>
        <w:autoSpaceDE w:val="0"/>
        <w:autoSpaceDN w:val="0"/>
        <w:adjustRightInd w:val="0"/>
        <w:spacing w:after="0" w:line="240" w:lineRule="auto"/>
        <w:ind w:left="720" w:firstLine="720"/>
        <w:jc w:val="both"/>
        <w:rPr>
          <w:rFonts w:cs="MyriadPro-Bold"/>
        </w:rPr>
      </w:pPr>
      <m:oMath>
        <m:sSub>
          <m:sSubPr>
            <m:ctrlPr>
              <w:rPr>
                <w:rFonts w:ascii="Cambria Math" w:hAnsi="Cambria Math" w:cs="MyriadPro-Bold"/>
                <w:i/>
              </w:rPr>
            </m:ctrlPr>
          </m:sSubPr>
          <m:e>
            <m:r>
              <w:rPr>
                <w:rFonts w:ascii="Cambria Math" w:hAnsi="Cambria Math" w:cs="MyriadPro-Bold"/>
              </w:rPr>
              <m:t>Q</m:t>
            </m:r>
          </m:e>
          <m:sub>
            <m:r>
              <w:rPr>
                <w:rFonts w:ascii="Cambria Math" w:hAnsi="Cambria Math" w:cs="MyriadPro-Bold"/>
              </w:rPr>
              <m:t>i</m:t>
            </m:r>
          </m:sub>
        </m:sSub>
        <m:r>
          <w:rPr>
            <w:rFonts w:ascii="Cambria Math" w:hAnsi="Cambria Math" w:cs="MyriadPro-Bold"/>
          </w:rPr>
          <m:t>=</m:t>
        </m:r>
        <m:sSub>
          <m:sSubPr>
            <m:ctrlPr>
              <w:rPr>
                <w:rFonts w:ascii="Cambria Math" w:hAnsi="Cambria Math" w:cs="MyriadPro-Bold"/>
                <w:i/>
              </w:rPr>
            </m:ctrlPr>
          </m:sSubPr>
          <m:e>
            <m:r>
              <w:rPr>
                <w:rFonts w:ascii="Cambria Math" w:hAnsi="Cambria Math" w:cs="MyriadPro-Bold"/>
              </w:rPr>
              <m:t>V</m:t>
            </m:r>
          </m:e>
          <m:sub>
            <m:r>
              <w:rPr>
                <w:rFonts w:ascii="Cambria Math" w:hAnsi="Cambria Math" w:cs="MyriadPro-Bold"/>
              </w:rPr>
              <m:t>m+1.i</m:t>
            </m:r>
          </m:sub>
        </m:sSub>
        <m:r>
          <w:rPr>
            <w:rFonts w:ascii="Cambria Math" w:hAnsi="Cambria Math" w:cs="MyriadPro-Bold"/>
          </w:rPr>
          <m:t>-</m:t>
        </m:r>
        <m:sSub>
          <m:sSubPr>
            <m:ctrlPr>
              <w:rPr>
                <w:rFonts w:ascii="Cambria Math" w:hAnsi="Cambria Math" w:cs="MyriadPro-Bold"/>
                <w:i/>
              </w:rPr>
            </m:ctrlPr>
          </m:sSubPr>
          <m:e>
            <m:r>
              <w:rPr>
                <w:rFonts w:ascii="Cambria Math" w:hAnsi="Cambria Math" w:cs="MyriadPro-Bold"/>
              </w:rPr>
              <m:t>V</m:t>
            </m:r>
          </m:e>
          <m:sub>
            <m:r>
              <w:rPr>
                <w:rFonts w:ascii="Cambria Math" w:hAnsi="Cambria Math" w:cs="MyriadPro-Bold"/>
              </w:rPr>
              <m:t>m.i</m:t>
            </m:r>
          </m:sub>
        </m:sSub>
        <m:r>
          <w:rPr>
            <w:rFonts w:ascii="Cambria Math" w:hAnsi="Cambria Math" w:cs="MyriadPro-Bold"/>
          </w:rPr>
          <m:t xml:space="preserve"> or </m:t>
        </m:r>
        <m:sSub>
          <m:sSubPr>
            <m:ctrlPr>
              <w:rPr>
                <w:rFonts w:ascii="Cambria Math" w:hAnsi="Cambria Math" w:cs="MyriadPro-Bold"/>
                <w:i/>
              </w:rPr>
            </m:ctrlPr>
          </m:sSubPr>
          <m:e>
            <m:r>
              <w:rPr>
                <w:rFonts w:ascii="Cambria Math" w:hAnsi="Cambria Math" w:cs="MyriadPro-Bold"/>
              </w:rPr>
              <m:t>V</m:t>
            </m:r>
          </m:e>
          <m:sub>
            <m:r>
              <w:rPr>
                <w:rFonts w:ascii="Cambria Math" w:hAnsi="Cambria Math" w:cs="MyriadPro-Bold"/>
              </w:rPr>
              <m:t>m+1.i</m:t>
            </m:r>
          </m:sub>
        </m:sSub>
        <m:r>
          <w:rPr>
            <w:rFonts w:ascii="Cambria Math" w:hAnsi="Cambria Math" w:cs="MyriadPro-Bold"/>
          </w:rPr>
          <m:t>/</m:t>
        </m:r>
        <m:sSub>
          <m:sSubPr>
            <m:ctrlPr>
              <w:rPr>
                <w:rFonts w:ascii="Cambria Math" w:hAnsi="Cambria Math" w:cs="MyriadPro-Bold"/>
                <w:i/>
              </w:rPr>
            </m:ctrlPr>
          </m:sSubPr>
          <m:e>
            <m:r>
              <w:rPr>
                <w:rFonts w:ascii="Cambria Math" w:hAnsi="Cambria Math" w:cs="MyriadPro-Bold"/>
              </w:rPr>
              <m:t>V</m:t>
            </m:r>
          </m:e>
          <m:sub>
            <m:r>
              <w:rPr>
                <w:rFonts w:ascii="Cambria Math" w:hAnsi="Cambria Math" w:cs="MyriadPro-Bold"/>
              </w:rPr>
              <m:t xml:space="preserve">m.i                                                                                                         </m:t>
            </m:r>
          </m:sub>
        </m:sSub>
      </m:oMath>
      <w:r w:rsidR="00D82601" w:rsidRPr="007516EF">
        <w:rPr>
          <w:rFonts w:eastAsiaTheme="minorEastAsia" w:cs="MyriadPro-Bold"/>
        </w:rPr>
        <w:t>Eq. 1</w:t>
      </w:r>
    </w:p>
    <w:p w14:paraId="44CAFACD" w14:textId="77777777" w:rsidR="007345A3" w:rsidRPr="007516EF" w:rsidRDefault="007345A3" w:rsidP="00914931">
      <w:pPr>
        <w:autoSpaceDE w:val="0"/>
        <w:autoSpaceDN w:val="0"/>
        <w:adjustRightInd w:val="0"/>
        <w:spacing w:after="0" w:line="240" w:lineRule="auto"/>
        <w:ind w:left="720" w:firstLine="720"/>
        <w:jc w:val="both"/>
        <w:rPr>
          <w:rFonts w:cs="MyriadPro-Bold"/>
        </w:rPr>
      </w:pPr>
    </w:p>
    <w:p w14:paraId="3A047579" w14:textId="77777777" w:rsidR="007345A3" w:rsidRPr="007516EF" w:rsidRDefault="007345A3" w:rsidP="00D82601">
      <w:pPr>
        <w:autoSpaceDE w:val="0"/>
        <w:autoSpaceDN w:val="0"/>
        <w:adjustRightInd w:val="0"/>
        <w:spacing w:after="0" w:line="240" w:lineRule="auto"/>
        <w:ind w:left="720" w:firstLine="720"/>
        <w:jc w:val="both"/>
        <w:rPr>
          <w:rFonts w:cs="MyriadPro-Bold"/>
        </w:rPr>
      </w:pPr>
      <w:r w:rsidRPr="007516EF">
        <w:rPr>
          <w:rFonts w:cs="MyriadPro-Bold"/>
        </w:rPr>
        <w:t xml:space="preserve">where </w:t>
      </w:r>
      <m:oMath>
        <m:sSub>
          <m:sSubPr>
            <m:ctrlPr>
              <w:rPr>
                <w:rFonts w:ascii="Cambria Math" w:hAnsi="Cambria Math" w:cs="MyriadPro-Bold"/>
                <w:i/>
              </w:rPr>
            </m:ctrlPr>
          </m:sSubPr>
          <m:e>
            <m:r>
              <w:rPr>
                <w:rFonts w:ascii="Cambria Math" w:hAnsi="Cambria Math" w:cs="MyriadPro-Bold"/>
              </w:rPr>
              <m:t>Q</m:t>
            </m:r>
          </m:e>
          <m:sub>
            <m:r>
              <w:rPr>
                <w:rFonts w:ascii="Cambria Math" w:hAnsi="Cambria Math" w:cs="MyriadPro-Bold"/>
              </w:rPr>
              <m:t>i</m:t>
            </m:r>
          </m:sub>
        </m:sSub>
      </m:oMath>
      <w:r w:rsidRPr="007516EF">
        <w:rPr>
          <w:rFonts w:cs="MyriadPro-Bold"/>
        </w:rPr>
        <w:t xml:space="preserve">, </w:t>
      </w:r>
      <m:oMath>
        <m:sSub>
          <m:sSubPr>
            <m:ctrlPr>
              <w:rPr>
                <w:rFonts w:ascii="Cambria Math" w:hAnsi="Cambria Math" w:cs="MyriadPro-Bold"/>
                <w:i/>
              </w:rPr>
            </m:ctrlPr>
          </m:sSubPr>
          <m:e>
            <m:r>
              <w:rPr>
                <w:rFonts w:ascii="Cambria Math" w:hAnsi="Cambria Math" w:cs="MyriadPro-Bold"/>
              </w:rPr>
              <m:t>V</m:t>
            </m:r>
          </m:e>
          <m:sub>
            <m:r>
              <w:rPr>
                <w:rFonts w:ascii="Cambria Math" w:hAnsi="Cambria Math" w:cs="MyriadPro-Bold"/>
              </w:rPr>
              <m:t>m+1.i</m:t>
            </m:r>
          </m:sub>
        </m:sSub>
      </m:oMath>
      <w:r w:rsidRPr="007516EF">
        <w:rPr>
          <w:rFonts w:cs="MyriadPro-Bold"/>
        </w:rPr>
        <w:t xml:space="preserve">, and </w:t>
      </w:r>
      <m:oMath>
        <m:sSub>
          <m:sSubPr>
            <m:ctrlPr>
              <w:rPr>
                <w:rFonts w:ascii="Cambria Math" w:hAnsi="Cambria Math" w:cs="MyriadPro-Bold"/>
                <w:i/>
              </w:rPr>
            </m:ctrlPr>
          </m:sSubPr>
          <m:e>
            <m:r>
              <w:rPr>
                <w:rFonts w:ascii="Cambria Math" w:hAnsi="Cambria Math" w:cs="MyriadPro-Bold"/>
              </w:rPr>
              <m:t>V</m:t>
            </m:r>
          </m:e>
          <m:sub>
            <m:r>
              <w:rPr>
                <w:rFonts w:ascii="Cambria Math" w:hAnsi="Cambria Math" w:cs="MyriadPro-Bold"/>
              </w:rPr>
              <m:t>m.i</m:t>
            </m:r>
          </m:sub>
        </m:sSub>
      </m:oMath>
      <w:r w:rsidRPr="007516EF">
        <w:rPr>
          <w:rFonts w:cs="MyriadPro-Bold"/>
        </w:rPr>
        <w:t xml:space="preserve"> are the VIs variation, and the values of the i-th pixel VIs for period m and m+1, respectively. They delineate </w:t>
      </w:r>
      <m:oMath>
        <m:sSub>
          <m:sSubPr>
            <m:ctrlPr>
              <w:rPr>
                <w:rFonts w:ascii="Cambria Math" w:hAnsi="Cambria Math" w:cs="MyriadPro-Bold"/>
                <w:i/>
              </w:rPr>
            </m:ctrlPr>
          </m:sSubPr>
          <m:e>
            <m:r>
              <w:rPr>
                <w:rFonts w:ascii="Cambria Math" w:hAnsi="Cambria Math" w:cs="MyriadPro-Bold"/>
              </w:rPr>
              <m:t>V</m:t>
            </m:r>
          </m:e>
          <m:sub>
            <m:r>
              <w:rPr>
                <w:rFonts w:ascii="Cambria Math" w:hAnsi="Cambria Math" w:cs="MyriadPro-Bold"/>
              </w:rPr>
              <m:t>m.i</m:t>
            </m:r>
          </m:sub>
        </m:sSub>
      </m:oMath>
      <w:r w:rsidRPr="007516EF">
        <w:rPr>
          <w:rFonts w:cs="MyriadPro-Bold"/>
        </w:rPr>
        <w:t xml:space="preserve"> , </w:t>
      </w:r>
      <m:oMath>
        <m:sSub>
          <m:sSubPr>
            <m:ctrlPr>
              <w:rPr>
                <w:rFonts w:ascii="Cambria Math" w:hAnsi="Cambria Math" w:cs="MyriadPro-Bold"/>
                <w:i/>
              </w:rPr>
            </m:ctrlPr>
          </m:sSubPr>
          <m:e>
            <m:r>
              <w:rPr>
                <w:rFonts w:ascii="Cambria Math" w:hAnsi="Cambria Math" w:cs="MyriadPro-Bold"/>
              </w:rPr>
              <m:t>V</m:t>
            </m:r>
          </m:e>
          <m:sub>
            <m:r>
              <w:rPr>
                <w:rFonts w:ascii="Cambria Math" w:hAnsi="Cambria Math" w:cs="MyriadPro-Bold"/>
              </w:rPr>
              <m:t>m+1.i</m:t>
            </m:r>
          </m:sub>
        </m:sSub>
      </m:oMath>
      <w:r w:rsidRPr="007516EF">
        <w:rPr>
          <w:rFonts w:cs="MyriadPro-Bold"/>
        </w:rPr>
        <w:t xml:space="preserve">− </w:t>
      </w:r>
      <m:oMath>
        <m:sSub>
          <m:sSubPr>
            <m:ctrlPr>
              <w:rPr>
                <w:rFonts w:ascii="Cambria Math" w:hAnsi="Cambria Math" w:cs="MyriadPro-Bold"/>
                <w:i/>
              </w:rPr>
            </m:ctrlPr>
          </m:sSubPr>
          <m:e>
            <m:r>
              <w:rPr>
                <w:rFonts w:ascii="Cambria Math" w:hAnsi="Cambria Math" w:cs="MyriadPro-Bold"/>
              </w:rPr>
              <m:t>V</m:t>
            </m:r>
          </m:e>
          <m:sub>
            <m:r>
              <w:rPr>
                <w:rFonts w:ascii="Cambria Math" w:hAnsi="Cambria Math" w:cs="MyriadPro-Bold"/>
              </w:rPr>
              <m:t>m.i</m:t>
            </m:r>
          </m:sub>
        </m:sSub>
      </m:oMath>
      <w:r w:rsidRPr="007516EF">
        <w:rPr>
          <w:rFonts w:cs="MyriadPro-Bold"/>
        </w:rPr>
        <w:t>of two different periods, in order to facilitate our interpretation and discussion, with subscripts indicating the range of the DOY used, such as DOY (the time is expressed a</w:t>
      </w:r>
      <w:r w:rsidR="00D82601" w:rsidRPr="007516EF">
        <w:rPr>
          <w:rFonts w:cs="MyriadPro-Bold"/>
        </w:rPr>
        <w:t>s the day of the year, DOY; 12/</w:t>
      </w:r>
      <w:r w:rsidRPr="007516EF">
        <w:rPr>
          <w:rFonts w:cs="MyriadPro-Bold"/>
        </w:rPr>
        <w:t xml:space="preserve">07/2017 is thus called </w:t>
      </w:r>
      <m:oMath>
        <m:sSub>
          <m:sSubPr>
            <m:ctrlPr>
              <w:rPr>
                <w:rFonts w:ascii="Cambria Math" w:hAnsi="Cambria Math" w:cs="MyriadPro-Bold"/>
                <w:i/>
              </w:rPr>
            </m:ctrlPr>
          </m:sSubPr>
          <m:e>
            <m:r>
              <w:rPr>
                <w:rFonts w:ascii="Cambria Math" w:hAnsi="Cambria Math" w:cs="MyriadPro-Bold"/>
              </w:rPr>
              <m:t>DOY</m:t>
            </m:r>
          </m:e>
          <m:sub>
            <m:r>
              <w:rPr>
                <w:rFonts w:ascii="Cambria Math" w:hAnsi="Cambria Math" w:cs="MyriadPro-Bold"/>
              </w:rPr>
              <m:t>193</m:t>
            </m:r>
          </m:sub>
        </m:sSub>
      </m:oMath>
      <w:r w:rsidRPr="007516EF">
        <w:rPr>
          <w:rFonts w:cs="MyriadPro-Bold"/>
        </w:rPr>
        <w:t xml:space="preserve">), </w:t>
      </w:r>
      <m:oMath>
        <m:sSub>
          <m:sSubPr>
            <m:ctrlPr>
              <w:rPr>
                <w:rFonts w:ascii="Cambria Math" w:hAnsi="Cambria Math" w:cs="MyriadPro-Bold"/>
                <w:i/>
              </w:rPr>
            </m:ctrlPr>
          </m:sSubPr>
          <m:e>
            <m:r>
              <w:rPr>
                <w:rFonts w:ascii="Cambria Math" w:hAnsi="Cambria Math" w:cs="MyriadPro-Bold"/>
              </w:rPr>
              <m:t>DOY</m:t>
            </m:r>
          </m:e>
          <m:sub>
            <m:r>
              <w:rPr>
                <w:rFonts w:ascii="Cambria Math" w:hAnsi="Cambria Math" w:cs="MyriadPro-Bold"/>
              </w:rPr>
              <m:t>198-193</m:t>
            </m:r>
          </m:sub>
        </m:sSub>
      </m:oMath>
      <w:r w:rsidRPr="007516EF">
        <w:rPr>
          <w:rFonts w:cs="MyriadPro-Bold"/>
        </w:rPr>
        <w:t xml:space="preserve"> (m time is </w:t>
      </w:r>
      <m:oMath>
        <m:sSub>
          <m:sSubPr>
            <m:ctrlPr>
              <w:rPr>
                <w:rFonts w:ascii="Cambria Math" w:hAnsi="Cambria Math" w:cs="MyriadPro-Bold"/>
                <w:i/>
              </w:rPr>
            </m:ctrlPr>
          </m:sSubPr>
          <m:e>
            <m:r>
              <w:rPr>
                <w:rFonts w:ascii="Cambria Math" w:hAnsi="Cambria Math" w:cs="MyriadPro-Bold"/>
              </w:rPr>
              <m:t>DOY</m:t>
            </m:r>
          </m:e>
          <m:sub>
            <m:r>
              <w:rPr>
                <w:rFonts w:ascii="Cambria Math" w:hAnsi="Cambria Math" w:cs="MyriadPro-Bold"/>
              </w:rPr>
              <m:t>193</m:t>
            </m:r>
          </m:sub>
        </m:sSub>
      </m:oMath>
      <w:r w:rsidRPr="007516EF">
        <w:rPr>
          <w:rFonts w:cs="MyriadPro-Bold"/>
        </w:rPr>
        <w:t xml:space="preserve">, m + 1 time is </w:t>
      </w:r>
      <m:oMath>
        <m:sSub>
          <m:sSubPr>
            <m:ctrlPr>
              <w:rPr>
                <w:rFonts w:ascii="Cambria Math" w:hAnsi="Cambria Math" w:cs="MyriadPro-Bold"/>
                <w:i/>
              </w:rPr>
            </m:ctrlPr>
          </m:sSubPr>
          <m:e>
            <m:r>
              <w:rPr>
                <w:rFonts w:ascii="Cambria Math" w:hAnsi="Cambria Math" w:cs="MyriadPro-Bold"/>
              </w:rPr>
              <m:t>DOY</m:t>
            </m:r>
          </m:e>
          <m:sub>
            <m:r>
              <w:rPr>
                <w:rFonts w:ascii="Cambria Math" w:hAnsi="Cambria Math" w:cs="MyriadPro-Bold"/>
              </w:rPr>
              <m:t>198</m:t>
            </m:r>
          </m:sub>
        </m:sSub>
      </m:oMath>
      <w:r w:rsidR="00D82601" w:rsidRPr="007516EF">
        <w:rPr>
          <w:rFonts w:cs="MyriadPro-Bold"/>
        </w:rPr>
        <w:t xml:space="preserve">). </w:t>
      </w:r>
      <w:r w:rsidRPr="007516EF">
        <w:rPr>
          <w:rFonts w:cs="MyriadPro-Bold"/>
        </w:rPr>
        <w:t xml:space="preserve">In </w:t>
      </w:r>
      <w:r w:rsidR="00D82601" w:rsidRPr="007516EF">
        <w:rPr>
          <w:rFonts w:cs="MyriadPro-Bold"/>
        </w:rPr>
        <w:fldChar w:fldCharType="begin" w:fldLock="1"/>
      </w:r>
      <w:r w:rsidR="00CF5508">
        <w:rPr>
          <w:rFonts w:cs="MyriadPro-Bold"/>
        </w:rPr>
        <w:instrText>ADDIN CSL_CITATION {"citationItems":[{"id":"ITEM-1","itemData":{"DOI":"10.1016/j.scitotenv.2018.04.415","ISSN":"18791026","PMID":"29738893","abstract":"Regional-level information on heavy metal pollution in agro-ecosystems is essential for food security because excessive levels of heavy metals in crops may pose risks to humans. However, collecting this information over large areas is inherently costly. This paper investigates the possibility of applying multi-temporal Sentinel-2 satellite images to detect heavy metal-induced stress (i.e., Cd stress) in rice crops in four study areas in Zhuzhou City, Hunan Province, China. For this purpose, we compared seven Sentinel-2 images acquired in 2016 and 2017 with in situ measured hyper-spectral data, chlorophyll content, rice leaf area index, and heavy metal concentrations in soil collected from 2014 to 2017. Vegetation indices (VIs) related to red edge bands were referred to as the sensitive indicators for screening stressed rice from unstressed rice. The coefficients of spatio-temporal variation (CSTV) derived from the VIs allowed us to discriminate crops exposed to pollution from heavy metals as well as environmental stressors. The results indicate that (i) the red edge chlorophyll index, the red edge position index, and the normalized difference red edge 2 index derived from multi-temporal Sentinel-2 images were good indicators for screening stressed rice from unstressed rice; (ii) Rice under Cd stress remained stable with lower CSTV values of VIs overall growth stages in the experimental region, whereas rice under other stressors (i.e., pests and disease) showed abrupt changes at some growth stages and presented “hot spots” with greater CSTV values; and (iii) the proposed spatio-temporal anomaly detection method was successful at detecting rice under Cd stress; and CSTVs of rice VIs stabilized regardless of whether they were applied to consecutive growth stages or to two different crop years. This study suggests that regional heavy metal stress may be accurately detected using multi-temporal Sentinel-2 images, using VIs sensitive to the spatio-temporal characteristics of crops.","author":[{"dropping-particle":"","family":"Liu","given":"Meiling","non-dropping-particle":"","parse-names":false,"suffix":""},{"dropping-particle":"","family":"Wang","given":"Tiejun","non-dropping-particle":"","parse-names":false,"suffix":""},{"dropping-particle":"","family":"Skidmore","given":"Andrew K.","non-dropping-particle":"","parse-names":false,"suffix":""},{"dropping-particle":"","family":"Liu","given":"Xiangnan","non-dropping-particle":"","parse-names":false,"suffix":""}],"container-title":"Science of the Total Environment","id":"ITEM-1","issued":{"date-parts":[["2018"]]},"page":"18-29","publisher":"Elsevier B.V.","title":"Heavy metal-induced stress in rice crops detected using multi-temporal Sentinel-2 satellite images","type":"article-journal","volume":"637-638"},"uris":["http://www.mendeley.com/documents/?uuid=820a6290-9d77-4275-88b6-84d1f71d1868"]}],"mendeley":{"formattedCitation":"[55]","plainTextFormattedCitation":"[55]","previouslyFormattedCitation":"[55]"},"properties":{"noteIndex":0},"schema":"https://github.com/citation-style-language/schema/raw/master/csl-citation.json"}</w:instrText>
      </w:r>
      <w:r w:rsidR="00D82601" w:rsidRPr="007516EF">
        <w:rPr>
          <w:rFonts w:cs="MyriadPro-Bold"/>
        </w:rPr>
        <w:fldChar w:fldCharType="separate"/>
      </w:r>
      <w:r w:rsidR="00CF5508" w:rsidRPr="00CF5508">
        <w:rPr>
          <w:rFonts w:cs="MyriadPro-Bold"/>
          <w:noProof/>
        </w:rPr>
        <w:t>[55]</w:t>
      </w:r>
      <w:r w:rsidR="00D82601" w:rsidRPr="007516EF">
        <w:rPr>
          <w:rFonts w:cs="MyriadPro-Bold"/>
        </w:rPr>
        <w:fldChar w:fldCharType="end"/>
      </w:r>
      <w:r w:rsidRPr="007516EF">
        <w:rPr>
          <w:rFonts w:cs="MyriadPro-Bold"/>
        </w:rPr>
        <w:t>, the coefficient of spatio-temporal variation (CSTV) is computed. The CSTV is expressed a follows:</w:t>
      </w:r>
    </w:p>
    <w:p w14:paraId="581B651E" w14:textId="77777777" w:rsidR="00D82601" w:rsidRPr="007516EF" w:rsidRDefault="00D82601" w:rsidP="00D82601">
      <w:pPr>
        <w:autoSpaceDE w:val="0"/>
        <w:autoSpaceDN w:val="0"/>
        <w:adjustRightInd w:val="0"/>
        <w:spacing w:after="0" w:line="240" w:lineRule="auto"/>
        <w:ind w:left="720" w:firstLine="720"/>
        <w:jc w:val="both"/>
        <w:rPr>
          <w:rFonts w:cs="MyriadPro-Bold"/>
        </w:rPr>
      </w:pPr>
    </w:p>
    <w:p w14:paraId="2E0318A6" w14:textId="77777777" w:rsidR="007345A3" w:rsidRPr="007516EF" w:rsidRDefault="00D82601" w:rsidP="00D82601">
      <w:pPr>
        <w:autoSpaceDE w:val="0"/>
        <w:autoSpaceDN w:val="0"/>
        <w:adjustRightInd w:val="0"/>
        <w:spacing w:after="0" w:line="240" w:lineRule="auto"/>
        <w:ind w:left="720" w:firstLine="720"/>
        <w:jc w:val="both"/>
        <w:rPr>
          <w:rFonts w:cs="MyriadPro-Bold"/>
        </w:rPr>
      </w:pPr>
      <m:oMath>
        <m:r>
          <w:rPr>
            <w:rFonts w:ascii="Cambria Math" w:hAnsi="Cambria Math" w:cs="MyriadPro-Bold"/>
          </w:rPr>
          <m:t>CSTV=</m:t>
        </m:r>
        <m:f>
          <m:fPr>
            <m:ctrlPr>
              <w:rPr>
                <w:rFonts w:ascii="Cambria Math" w:hAnsi="Cambria Math" w:cs="MyriadPro-Bold"/>
                <w:i/>
              </w:rPr>
            </m:ctrlPr>
          </m:fPr>
          <m:num>
            <m:d>
              <m:dPr>
                <m:begChr m:val="|"/>
                <m:endChr m:val="|"/>
                <m:ctrlPr>
                  <w:rPr>
                    <w:rFonts w:ascii="Cambria Math" w:hAnsi="Cambria Math" w:cs="MyriadPro-Bold"/>
                    <w:i/>
                  </w:rPr>
                </m:ctrlPr>
              </m:dPr>
              <m:e>
                <m:sSub>
                  <m:sSubPr>
                    <m:ctrlPr>
                      <w:rPr>
                        <w:rFonts w:ascii="Cambria Math" w:hAnsi="Cambria Math" w:cs="MyriadPro-Bold"/>
                        <w:i/>
                      </w:rPr>
                    </m:ctrlPr>
                  </m:sSubPr>
                  <m:e>
                    <m:r>
                      <w:rPr>
                        <w:rFonts w:ascii="Cambria Math" w:hAnsi="Cambria Math" w:cs="MyriadPro-Bold"/>
                      </w:rPr>
                      <m:t>Q</m:t>
                    </m:r>
                  </m:e>
                  <m:sub>
                    <m:r>
                      <w:rPr>
                        <w:rFonts w:ascii="Cambria Math" w:hAnsi="Cambria Math" w:cs="MyriadPro-Bold"/>
                      </w:rPr>
                      <m:t>i</m:t>
                    </m:r>
                  </m:sub>
                </m:sSub>
                <m:r>
                  <w:rPr>
                    <w:rFonts w:ascii="Cambria Math" w:hAnsi="Cambria Math" w:cs="MyriadPro-Bold"/>
                  </w:rPr>
                  <m:t>-</m:t>
                </m:r>
                <m:acc>
                  <m:accPr>
                    <m:chr m:val="̅"/>
                    <m:ctrlPr>
                      <w:rPr>
                        <w:rFonts w:ascii="Cambria Math" w:hAnsi="Cambria Math" w:cs="MyriadPro-Bold"/>
                        <w:i/>
                      </w:rPr>
                    </m:ctrlPr>
                  </m:accPr>
                  <m:e>
                    <m:r>
                      <w:rPr>
                        <w:rFonts w:ascii="Cambria Math" w:hAnsi="Cambria Math" w:cs="MyriadPro-Bold"/>
                      </w:rPr>
                      <m:t>Q</m:t>
                    </m:r>
                  </m:e>
                </m:acc>
              </m:e>
            </m:d>
          </m:num>
          <m:den>
            <m:r>
              <w:rPr>
                <w:rFonts w:ascii="Cambria Math" w:hAnsi="Cambria Math" w:cs="MyriadPro-Bold"/>
              </w:rPr>
              <m:t>δ</m:t>
            </m:r>
          </m:den>
        </m:f>
        <m:r>
          <w:rPr>
            <w:rFonts w:ascii="Cambria Math" w:hAnsi="Cambria Math" w:cs="MyriadPro-Bold"/>
          </w:rPr>
          <m:t xml:space="preserve">                                                                                                                  </m:t>
        </m:r>
      </m:oMath>
      <w:r w:rsidRPr="007516EF">
        <w:rPr>
          <w:rFonts w:eastAsiaTheme="minorEastAsia" w:cs="MyriadPro-Bold"/>
        </w:rPr>
        <w:t>Eq. 2</w:t>
      </w:r>
    </w:p>
    <w:p w14:paraId="47D56F99" w14:textId="77777777" w:rsidR="007345A3" w:rsidRPr="007516EF" w:rsidRDefault="007345A3" w:rsidP="007345A3">
      <w:pPr>
        <w:autoSpaceDE w:val="0"/>
        <w:autoSpaceDN w:val="0"/>
        <w:adjustRightInd w:val="0"/>
        <w:spacing w:after="0" w:line="240" w:lineRule="auto"/>
        <w:ind w:left="720" w:firstLine="720"/>
        <w:rPr>
          <w:rFonts w:cs="MyriadPro-Bold"/>
        </w:rPr>
      </w:pPr>
    </w:p>
    <w:p w14:paraId="62270B82" w14:textId="77777777" w:rsidR="007345A3" w:rsidRDefault="007345A3" w:rsidP="00D82601">
      <w:pPr>
        <w:autoSpaceDE w:val="0"/>
        <w:autoSpaceDN w:val="0"/>
        <w:adjustRightInd w:val="0"/>
        <w:spacing w:after="0" w:line="240" w:lineRule="auto"/>
        <w:ind w:left="720" w:firstLine="720"/>
        <w:jc w:val="both"/>
        <w:rPr>
          <w:rFonts w:cs="MyriadPro-Bold"/>
        </w:rPr>
      </w:pPr>
      <w:r w:rsidRPr="007516EF">
        <w:rPr>
          <w:rFonts w:cs="MyriadPro-Bold"/>
        </w:rPr>
        <w:t xml:space="preserve">where </w:t>
      </w:r>
      <m:oMath>
        <m:sSub>
          <m:sSubPr>
            <m:ctrlPr>
              <w:rPr>
                <w:rFonts w:ascii="Cambria Math" w:hAnsi="Cambria Math" w:cs="MyriadPro-Bold"/>
                <w:i/>
              </w:rPr>
            </m:ctrlPr>
          </m:sSubPr>
          <m:e>
            <m:r>
              <w:rPr>
                <w:rFonts w:ascii="Cambria Math" w:hAnsi="Cambria Math" w:cs="MyriadPro-Bold"/>
              </w:rPr>
              <m:t>Q</m:t>
            </m:r>
          </m:e>
          <m:sub>
            <m:r>
              <w:rPr>
                <w:rFonts w:ascii="Cambria Math" w:hAnsi="Cambria Math" w:cs="MyriadPro-Bold"/>
              </w:rPr>
              <m:t>i</m:t>
            </m:r>
          </m:sub>
        </m:sSub>
      </m:oMath>
      <w:r w:rsidRPr="007516EF">
        <w:rPr>
          <w:rFonts w:cs="MyriadPro-Bold"/>
        </w:rPr>
        <w:t xml:space="preserve">, </w:t>
      </w:r>
      <m:oMath>
        <m:acc>
          <m:accPr>
            <m:chr m:val="̅"/>
            <m:ctrlPr>
              <w:rPr>
                <w:rFonts w:ascii="Cambria Math" w:hAnsi="Cambria Math" w:cs="MyriadPro-Bold"/>
                <w:i/>
              </w:rPr>
            </m:ctrlPr>
          </m:accPr>
          <m:e>
            <m:r>
              <w:rPr>
                <w:rFonts w:ascii="Cambria Math" w:hAnsi="Cambria Math" w:cs="MyriadPro-Bold"/>
              </w:rPr>
              <m:t>Q</m:t>
            </m:r>
          </m:e>
        </m:acc>
      </m:oMath>
      <w:r w:rsidRPr="007516EF">
        <w:rPr>
          <w:rFonts w:cs="MyriadPro-Bold"/>
        </w:rPr>
        <w:t>, and δ are the i-th pixel value, area-averaged mean value, and standard deviation of Q along a given index, respectively. Thus, CSTV is a useful descriptive parameter for capturing the spatiotemporal variation of VIs. Q and δ are computed as follows:</w:t>
      </w:r>
    </w:p>
    <w:p w14:paraId="0EF16CA5" w14:textId="77777777" w:rsidR="00E34345" w:rsidRPr="007516EF" w:rsidRDefault="00E34345" w:rsidP="00D82601">
      <w:pPr>
        <w:autoSpaceDE w:val="0"/>
        <w:autoSpaceDN w:val="0"/>
        <w:adjustRightInd w:val="0"/>
        <w:spacing w:after="0" w:line="240" w:lineRule="auto"/>
        <w:ind w:left="720" w:firstLine="720"/>
        <w:jc w:val="both"/>
        <w:rPr>
          <w:rFonts w:cs="MyriadPro-Bold"/>
        </w:rPr>
      </w:pPr>
    </w:p>
    <w:p w14:paraId="5EE1B76D" w14:textId="77777777" w:rsidR="00D82601" w:rsidRPr="007516EF" w:rsidRDefault="00CE4F57" w:rsidP="00D82601">
      <w:pPr>
        <w:autoSpaceDE w:val="0"/>
        <w:autoSpaceDN w:val="0"/>
        <w:adjustRightInd w:val="0"/>
        <w:spacing w:after="0" w:line="240" w:lineRule="auto"/>
        <w:ind w:left="720" w:firstLine="720"/>
        <w:jc w:val="both"/>
        <w:rPr>
          <w:rFonts w:eastAsiaTheme="minorEastAsia" w:cs="MyriadPro-Bold"/>
        </w:rPr>
      </w:pPr>
      <m:oMath>
        <m:acc>
          <m:accPr>
            <m:chr m:val="̅"/>
            <m:ctrlPr>
              <w:rPr>
                <w:rFonts w:ascii="Cambria Math" w:hAnsi="Cambria Math" w:cs="MyriadPro-Bold"/>
                <w:i/>
              </w:rPr>
            </m:ctrlPr>
          </m:accPr>
          <m:e>
            <m:r>
              <w:rPr>
                <w:rFonts w:ascii="Cambria Math" w:hAnsi="Cambria Math" w:cs="MyriadPro-Bold"/>
              </w:rPr>
              <m:t>Q</m:t>
            </m:r>
          </m:e>
        </m:acc>
        <m:r>
          <w:rPr>
            <w:rFonts w:ascii="Cambria Math" w:hAnsi="Cambria Math" w:cs="MyriadPro-Bold"/>
          </w:rPr>
          <m:t>=</m:t>
        </m:r>
        <m:nary>
          <m:naryPr>
            <m:chr m:val="∑"/>
            <m:limLoc m:val="undOvr"/>
            <m:ctrlPr>
              <w:rPr>
                <w:rFonts w:ascii="Cambria Math" w:hAnsi="Cambria Math" w:cs="MyriadPro-Bold"/>
                <w:i/>
              </w:rPr>
            </m:ctrlPr>
          </m:naryPr>
          <m:sub>
            <m:r>
              <w:rPr>
                <w:rFonts w:ascii="Cambria Math" w:hAnsi="Cambria Math" w:cs="MyriadPro-Bold"/>
              </w:rPr>
              <m:t>i</m:t>
            </m:r>
          </m:sub>
          <m:sup>
            <m:r>
              <w:rPr>
                <w:rFonts w:ascii="Cambria Math" w:hAnsi="Cambria Math" w:cs="MyriadPro-Bold"/>
              </w:rPr>
              <m:t>j</m:t>
            </m:r>
          </m:sup>
          <m:e>
            <m:sSub>
              <m:sSubPr>
                <m:ctrlPr>
                  <w:rPr>
                    <w:rFonts w:ascii="Cambria Math" w:hAnsi="Cambria Math" w:cs="MyriadPro-Bold"/>
                    <w:i/>
                  </w:rPr>
                </m:ctrlPr>
              </m:sSubPr>
              <m:e>
                <m:r>
                  <w:rPr>
                    <w:rFonts w:ascii="Cambria Math" w:hAnsi="Cambria Math" w:cs="MyriadPro-Bold"/>
                  </w:rPr>
                  <m:t>Q</m:t>
                </m:r>
              </m:e>
              <m:sub>
                <m:r>
                  <w:rPr>
                    <w:rFonts w:ascii="Cambria Math" w:hAnsi="Cambria Math" w:cs="MyriadPro-Bold"/>
                  </w:rPr>
                  <m:t>i</m:t>
                </m:r>
              </m:sub>
            </m:sSub>
            <m:r>
              <w:rPr>
                <w:rFonts w:ascii="Cambria Math" w:hAnsi="Cambria Math" w:cs="MyriadPro-Bold"/>
              </w:rPr>
              <m:t xml:space="preserve">/j </m:t>
            </m:r>
          </m:e>
        </m:nary>
        <m:r>
          <w:rPr>
            <w:rFonts w:ascii="Cambria Math" w:hAnsi="Cambria Math" w:cs="MyriadPro-Bold"/>
          </w:rPr>
          <m:t xml:space="preserve">                                                                                                                      </m:t>
        </m:r>
      </m:oMath>
      <w:r w:rsidR="00D82601" w:rsidRPr="007516EF">
        <w:rPr>
          <w:rFonts w:eastAsiaTheme="minorEastAsia" w:cs="MyriadPro-Bold"/>
        </w:rPr>
        <w:t>Eq.3</w:t>
      </w:r>
    </w:p>
    <w:p w14:paraId="1446C75D" w14:textId="77777777" w:rsidR="00D82601" w:rsidRPr="007516EF" w:rsidRDefault="00D82601" w:rsidP="00D82601">
      <w:pPr>
        <w:autoSpaceDE w:val="0"/>
        <w:autoSpaceDN w:val="0"/>
        <w:adjustRightInd w:val="0"/>
        <w:spacing w:after="0" w:line="240" w:lineRule="auto"/>
        <w:ind w:left="720" w:firstLine="720"/>
        <w:jc w:val="both"/>
        <w:rPr>
          <w:rFonts w:cs="MyriadPro-Bold"/>
        </w:rPr>
      </w:pPr>
    </w:p>
    <w:p w14:paraId="7A5AEA70" w14:textId="77777777" w:rsidR="00D82601" w:rsidRPr="007516EF" w:rsidRDefault="00D82601" w:rsidP="00D82601">
      <w:pPr>
        <w:autoSpaceDE w:val="0"/>
        <w:autoSpaceDN w:val="0"/>
        <w:adjustRightInd w:val="0"/>
        <w:spacing w:after="0" w:line="240" w:lineRule="auto"/>
        <w:ind w:left="720" w:firstLine="720"/>
        <w:jc w:val="both"/>
        <w:rPr>
          <w:rFonts w:cs="MyriadPro-Bold"/>
        </w:rPr>
      </w:pPr>
      <m:oMath>
        <m:r>
          <w:rPr>
            <w:rFonts w:ascii="Cambria Math" w:hAnsi="Cambria Math" w:cs="MyriadPro-Bold"/>
          </w:rPr>
          <m:t>δ=</m:t>
        </m:r>
        <m:rad>
          <m:radPr>
            <m:degHide m:val="1"/>
            <m:ctrlPr>
              <w:rPr>
                <w:rFonts w:ascii="Cambria Math" w:hAnsi="Cambria Math" w:cs="MyriadPro-Bold"/>
                <w:i/>
              </w:rPr>
            </m:ctrlPr>
          </m:radPr>
          <m:deg/>
          <m:e>
            <m:nary>
              <m:naryPr>
                <m:chr m:val="∑"/>
                <m:limLoc m:val="undOvr"/>
                <m:ctrlPr>
                  <w:rPr>
                    <w:rFonts w:ascii="Cambria Math" w:hAnsi="Cambria Math" w:cs="MyriadPro-Bold"/>
                    <w:i/>
                  </w:rPr>
                </m:ctrlPr>
              </m:naryPr>
              <m:sub>
                <m:r>
                  <w:rPr>
                    <w:rFonts w:ascii="Cambria Math" w:hAnsi="Cambria Math" w:cs="MyriadPro-Bold"/>
                  </w:rPr>
                  <m:t>i</m:t>
                </m:r>
              </m:sub>
              <m:sup>
                <m:r>
                  <w:rPr>
                    <w:rFonts w:ascii="Cambria Math" w:hAnsi="Cambria Math" w:cs="MyriadPro-Bold"/>
                  </w:rPr>
                  <m:t>j</m:t>
                </m:r>
              </m:sup>
              <m:e>
                <m:sSup>
                  <m:sSupPr>
                    <m:ctrlPr>
                      <w:rPr>
                        <w:rFonts w:ascii="Cambria Math" w:hAnsi="Cambria Math" w:cs="MyriadPro-Bold"/>
                        <w:i/>
                      </w:rPr>
                    </m:ctrlPr>
                  </m:sSupPr>
                  <m:e>
                    <m:d>
                      <m:dPr>
                        <m:ctrlPr>
                          <w:rPr>
                            <w:rFonts w:ascii="Cambria Math" w:hAnsi="Cambria Math" w:cs="MyriadPro-Bold"/>
                            <w:i/>
                          </w:rPr>
                        </m:ctrlPr>
                      </m:dPr>
                      <m:e>
                        <m:sSub>
                          <m:sSubPr>
                            <m:ctrlPr>
                              <w:rPr>
                                <w:rFonts w:ascii="Cambria Math" w:hAnsi="Cambria Math" w:cs="MyriadPro-Bold"/>
                                <w:i/>
                              </w:rPr>
                            </m:ctrlPr>
                          </m:sSubPr>
                          <m:e>
                            <m:r>
                              <w:rPr>
                                <w:rFonts w:ascii="Cambria Math" w:hAnsi="Cambria Math" w:cs="MyriadPro-Bold"/>
                              </w:rPr>
                              <m:t>Q</m:t>
                            </m:r>
                          </m:e>
                          <m:sub>
                            <m:r>
                              <w:rPr>
                                <w:rFonts w:ascii="Cambria Math" w:hAnsi="Cambria Math" w:cs="MyriadPro-Bold"/>
                              </w:rPr>
                              <m:t>i</m:t>
                            </m:r>
                          </m:sub>
                        </m:sSub>
                        <m:r>
                          <w:rPr>
                            <w:rFonts w:ascii="Cambria Math" w:hAnsi="Cambria Math" w:cs="MyriadPro-Bold"/>
                          </w:rPr>
                          <m:t>-</m:t>
                        </m:r>
                        <m:acc>
                          <m:accPr>
                            <m:chr m:val="̅"/>
                            <m:ctrlPr>
                              <w:rPr>
                                <w:rFonts w:ascii="Cambria Math" w:hAnsi="Cambria Math" w:cs="MyriadPro-Bold"/>
                                <w:i/>
                              </w:rPr>
                            </m:ctrlPr>
                          </m:accPr>
                          <m:e>
                            <m:sSub>
                              <m:sSubPr>
                                <m:ctrlPr>
                                  <w:rPr>
                                    <w:rFonts w:ascii="Cambria Math" w:hAnsi="Cambria Math" w:cs="MyriadPro-Bold"/>
                                    <w:i/>
                                  </w:rPr>
                                </m:ctrlPr>
                              </m:sSubPr>
                              <m:e>
                                <m:r>
                                  <w:rPr>
                                    <w:rFonts w:ascii="Cambria Math" w:hAnsi="Cambria Math" w:cs="MyriadPro-Bold"/>
                                  </w:rPr>
                                  <m:t>Q</m:t>
                                </m:r>
                              </m:e>
                              <m:sub>
                                <m:r>
                                  <w:rPr>
                                    <w:rFonts w:ascii="Cambria Math" w:hAnsi="Cambria Math" w:cs="MyriadPro-Bold"/>
                                  </w:rPr>
                                  <m:t>i</m:t>
                                </m:r>
                              </m:sub>
                            </m:sSub>
                          </m:e>
                        </m:acc>
                      </m:e>
                    </m:d>
                    <m:r>
                      <w:rPr>
                        <w:rFonts w:ascii="Cambria Math" w:hAnsi="Cambria Math" w:cs="MyriadPro-Bold"/>
                      </w:rPr>
                      <m:t xml:space="preserve"> </m:t>
                    </m:r>
                  </m:e>
                  <m:sup>
                    <m:r>
                      <w:rPr>
                        <w:rFonts w:ascii="Cambria Math" w:hAnsi="Cambria Math" w:cs="MyriadPro-Bold"/>
                      </w:rPr>
                      <m:t>2</m:t>
                    </m:r>
                  </m:sup>
                </m:sSup>
              </m:e>
            </m:nary>
          </m:e>
        </m:rad>
        <m:r>
          <w:rPr>
            <w:rFonts w:ascii="Cambria Math" w:hAnsi="Cambria Math" w:cs="MyriadPro-Bold"/>
          </w:rPr>
          <m:t>/j</m:t>
        </m:r>
      </m:oMath>
      <w:r w:rsidRPr="007516EF">
        <w:rPr>
          <w:rFonts w:eastAsiaTheme="minorEastAsia" w:cs="MyriadPro-Bold"/>
        </w:rPr>
        <w:t xml:space="preserve">                                                                                                 Eq.4</w:t>
      </w:r>
    </w:p>
    <w:p w14:paraId="0CE0B89C" w14:textId="77777777" w:rsidR="007345A3" w:rsidRPr="007516EF" w:rsidRDefault="007345A3" w:rsidP="007345A3">
      <w:pPr>
        <w:autoSpaceDE w:val="0"/>
        <w:autoSpaceDN w:val="0"/>
        <w:adjustRightInd w:val="0"/>
        <w:spacing w:after="0" w:line="240" w:lineRule="auto"/>
        <w:ind w:left="720" w:firstLine="720"/>
        <w:rPr>
          <w:rFonts w:cs="MyriadPro-Bold"/>
        </w:rPr>
      </w:pPr>
    </w:p>
    <w:p w14:paraId="2416FE22" w14:textId="77777777" w:rsidR="007345A3" w:rsidRDefault="007345A3" w:rsidP="00D82601">
      <w:pPr>
        <w:autoSpaceDE w:val="0"/>
        <w:autoSpaceDN w:val="0"/>
        <w:adjustRightInd w:val="0"/>
        <w:spacing w:after="0" w:line="240" w:lineRule="auto"/>
        <w:ind w:left="720" w:firstLine="720"/>
        <w:jc w:val="both"/>
        <w:rPr>
          <w:rFonts w:cs="MyriadPro-Bold"/>
        </w:rPr>
      </w:pPr>
      <w:r w:rsidRPr="007516EF">
        <w:rPr>
          <w:rFonts w:cs="MyriadPro-Bold"/>
        </w:rPr>
        <w:t xml:space="preserve">where j is the total pixel number of Q. The CSTV is actually normalized by a mean and a standard deviation of one (δ) to facilitate the identification of areas where VIs are higher or lower than normal for a given time interval within the growing season. When crops are stressed by stable stressors or are not stressed, the CSTV has a lower value because the VIs change uniformly in this area </w:t>
      </w:r>
      <w:r w:rsidR="001615D3" w:rsidRPr="007516EF">
        <w:rPr>
          <w:rFonts w:cs="MyriadPro-Bold"/>
        </w:rPr>
        <w:fldChar w:fldCharType="begin" w:fldLock="1"/>
      </w:r>
      <w:r w:rsidR="00455936">
        <w:rPr>
          <w:rFonts w:cs="MyriadPro-Bold"/>
        </w:rPr>
        <w:instrText>ADDIN CSL_CITATION {"citationItems":[{"id":"ITEM-1","itemData":{"DOI":"10.1016/j.jhazmat.2016.01.022","ISSN":"18733336","PMID":"26844405","abstract":"This study systematically analyzed the performance of multivariate hyperspectral vegetation indices of rice (Oryza sativa L.) in estimating the arsenic content in agricultural soils. Field canopy reflectance spectra was obtained in the jointing-booting growth stage of rice. Newly developed and published multivariate vegetation indices were initially calculated to estimate soil arsenic content. The well-performing vegetation indices were then selected using successive projections algorithm (SPA), and the SPA selected vegetation indices were adopted to calibrate a multiple linear regression model for estimating soil arsenic content. Results showed that a three-band vegetation index (R716 - R568)/(R552 - R568) performed best in the newly developed vegetation indices in estimating soil arsenic content. The photochemical reflectance index (PRI) and red edge position (REP) performed well in the published vegetation indices. Moreover, the linear combination of two vegetation indices ((R716 - R568)/(R552 - R568) and REP) selected using SPA improved the estimation of soil arsenic content. These results indicated that the newly developed three-band vegetation index (R716 - R568)/(R552 - R568) might be recommended as an indicator for estimating soil arsenic content in the study area. PRI and REP could be used as universal vegetation indices for monitoring soil arsenic contamination.","author":[{"dropping-particle":"","family":"Shi","given":"Tiezhu","non-dropping-particle":"","parse-names":false,"suffix":""},{"dropping-particle":"","family":"Liu","given":"Huizeng","non-dropping-particle":"","parse-names":false,"suffix":""},{"dropping-particle":"","family":"Chen","given":"Yiyun","non-dropping-particle":"","parse-names":false,"suffix":""},{"dropping-particle":"","family":"Wang","given":"Junjie","non-dropping-particle":"","parse-names":false,"suffix":""},{"dropping-particle":"","family":"Wu","given":"Guofeng","non-dropping-particle":"","parse-names":false,"suffix":""}],"container-title":"Journal of Hazardous Materials","id":"ITEM-1","issued":{"date-parts":[["2016"]]},"page":"243-252","title":"Estimation of arsenic in agricultural soils using hyperspectral vegetation indices of rice","type":"article-journal","volume":"308"},"uris":["http://www.mendeley.com/documents/?uuid=f86bc3cc-7c0f-46ae-b8bc-61e342d76005"]}],"mendeley":{"formattedCitation":"[50]","plainTextFormattedCitation":"[50]","previouslyFormattedCitation":"[50]"},"properties":{"noteIndex":0},"schema":"https://github.com/citation-style-language/schema/raw/master/csl-citation.json"}</w:instrText>
      </w:r>
      <w:r w:rsidR="001615D3" w:rsidRPr="007516EF">
        <w:rPr>
          <w:rFonts w:cs="MyriadPro-Bold"/>
        </w:rPr>
        <w:fldChar w:fldCharType="separate"/>
      </w:r>
      <w:r w:rsidR="00601B2A" w:rsidRPr="00601B2A">
        <w:rPr>
          <w:rFonts w:cs="MyriadPro-Bold"/>
          <w:noProof/>
        </w:rPr>
        <w:t>[50]</w:t>
      </w:r>
      <w:r w:rsidR="001615D3" w:rsidRPr="007516EF">
        <w:rPr>
          <w:rFonts w:cs="MyriadPro-Bold"/>
        </w:rPr>
        <w:fldChar w:fldCharType="end"/>
      </w:r>
      <w:r w:rsidRPr="007516EF">
        <w:rPr>
          <w:rFonts w:cs="MyriadPro-Bold"/>
        </w:rPr>
        <w:t xml:space="preserve">. However, a higher CSTV indicates that crops are stressed by an abrupt factor during some growth stage(s) </w:t>
      </w:r>
      <w:r w:rsidR="001615D3" w:rsidRPr="007516EF">
        <w:rPr>
          <w:rFonts w:cs="MyriadPro-Bold"/>
        </w:rPr>
        <w:fldChar w:fldCharType="begin" w:fldLock="1"/>
      </w:r>
      <w:r w:rsidR="004B640A">
        <w:rPr>
          <w:rFonts w:cs="MyriadPro-Bold"/>
        </w:rPr>
        <w:instrText>ADDIN CSL_CITATION {"citationItems":[{"id":"ITEM-1","itemData":{"author":[{"dropping-particle":"","family":"Phadikar, S., Sil, J., and Das","given":"A.K.","non-dropping-particle":"","parse-names":false,"suffix":""}],"container-title":"International Journal of Information and Electronics Engineering","id":"ITEM-1","issue":"3","issued":{"date-parts":[["2012"]]},"page":"460-463","title":"Classification of Rice Leaf Diseases Based on Morphological Changes","type":"article-journal","volume":"2"},"uris":["http://www.mendeley.com/documents/?uuid=21ffa728-533a-4264-9557-f8155d431a72"]}],"mendeley":{"formattedCitation":"[129]","plainTextFormattedCitation":"[129]","previouslyFormattedCitation":"[129]"},"properties":{"noteIndex":0},"schema":"https://github.com/citation-style-language/schema/raw/master/csl-citation.json"}</w:instrText>
      </w:r>
      <w:r w:rsidR="001615D3" w:rsidRPr="007516EF">
        <w:rPr>
          <w:rFonts w:cs="MyriadPro-Bold"/>
        </w:rPr>
        <w:fldChar w:fldCharType="separate"/>
      </w:r>
      <w:r w:rsidR="00792D1D" w:rsidRPr="00792D1D">
        <w:rPr>
          <w:rFonts w:cs="MyriadPro-Bold"/>
          <w:noProof/>
        </w:rPr>
        <w:t>[129]</w:t>
      </w:r>
      <w:r w:rsidR="001615D3" w:rsidRPr="007516EF">
        <w:rPr>
          <w:rFonts w:cs="MyriadPro-Bold"/>
        </w:rPr>
        <w:fldChar w:fldCharType="end"/>
      </w:r>
      <w:r w:rsidRPr="007516EF">
        <w:rPr>
          <w:rFonts w:cs="MyriadPro-Bold"/>
        </w:rPr>
        <w:t xml:space="preserve">. In </w:t>
      </w:r>
      <w:r w:rsidR="00D82601" w:rsidRPr="007516EF">
        <w:rPr>
          <w:rFonts w:cs="MyriadPro-Bold"/>
        </w:rPr>
        <w:fldChar w:fldCharType="begin" w:fldLock="1"/>
      </w:r>
      <w:r w:rsidR="00CF5508">
        <w:rPr>
          <w:rFonts w:cs="MyriadPro-Bold"/>
        </w:rPr>
        <w:instrText>ADDIN CSL_CITATION {"citationItems":[{"id":"ITEM-1","itemData":{"DOI":"10.1016/j.scitotenv.2018.04.415","ISSN":"18791026","PMID":"29738893","abstract":"Regional-level information on heavy metal pollution in agro-ecosystems is essential for food security because excessive levels of heavy metals in crops may pose risks to humans. However, collecting this information over large areas is inherently costly. This paper investigates the possibility of applying multi-temporal Sentinel-2 satellite images to detect heavy metal-induced stress (i.e., Cd stress) in rice crops in four study areas in Zhuzhou City, Hunan Province, China. For this purpose, we compared seven Sentinel-2 images acquired in 2016 and 2017 with in situ measured hyper-spectral data, chlorophyll content, rice leaf area index, and heavy metal concentrations in soil collected from 2014 to 2017. Vegetation indices (VIs) related to red edge bands were referred to as the sensitive indicators for screening stressed rice from unstressed rice. The coefficients of spatio-temporal variation (CSTV) derived from the VIs allowed us to discriminate crops exposed to pollution from heavy metals as well as environmental stressors. The results indicate that (i) the red edge chlorophyll index, the red edge position index, and the normalized difference red edge 2 index derived from multi-temporal Sentinel-2 images were good indicators for screening stressed rice from unstressed rice; (ii) Rice under Cd stress remained stable with lower CSTV values of VIs overall growth stages in the experimental region, whereas rice under other stressors (i.e., pests and disease) showed abrupt changes at some growth stages and presented “hot spots” with greater CSTV values; and (iii) the proposed spatio-temporal anomaly detection method was successful at detecting rice under Cd stress; and CSTVs of rice VIs stabilized regardless of whether they were applied to consecutive growth stages or to two different crop years. This study suggests that regional heavy metal stress may be accurately detected using multi-temporal Sentinel-2 images, using VIs sensitive to the spatio-temporal characteristics of crops.","author":[{"dropping-particle":"","family":"Liu","given":"Meiling","non-dropping-particle":"","parse-names":false,"suffix":""},{"dropping-particle":"","family":"Wang","given":"Tiejun","non-dropping-particle":"","parse-names":false,"suffix":""},{"dropping-particle":"","family":"Skidmore","given":"Andrew K.","non-dropping-particle":"","parse-names":false,"suffix":""},{"dropping-particle":"","family":"Liu","given":"Xiangnan","non-dropping-particle":"","parse-names":false,"suffix":""}],"container-title":"Science of the Total Environment","id":"ITEM-1","issued":{"date-parts":[["2018"]]},"page":"18-29","publisher":"Elsevier B.V.","title":"Heavy metal-induced stress in rice crops detected using multi-temporal Sentinel-2 satellite images","type":"article-journal","volume":"637-638"},"uris":["http://www.mendeley.com/documents/?uuid=820a6290-9d77-4275-88b6-84d1f71d1868"]}],"mendeley":{"formattedCitation":"[55]","plainTextFormattedCitation":"[55]","previouslyFormattedCitation":"[55]"},"properties":{"noteIndex":0},"schema":"https://github.com/citation-style-language/schema/raw/master/csl-citation.json"}</w:instrText>
      </w:r>
      <w:r w:rsidR="00D82601" w:rsidRPr="007516EF">
        <w:rPr>
          <w:rFonts w:cs="MyriadPro-Bold"/>
        </w:rPr>
        <w:fldChar w:fldCharType="separate"/>
      </w:r>
      <w:r w:rsidR="00CF5508" w:rsidRPr="00CF5508">
        <w:rPr>
          <w:rFonts w:cs="MyriadPro-Bold"/>
          <w:noProof/>
        </w:rPr>
        <w:t>[55]</w:t>
      </w:r>
      <w:r w:rsidR="00D82601" w:rsidRPr="007516EF">
        <w:rPr>
          <w:rFonts w:cs="MyriadPro-Bold"/>
        </w:rPr>
        <w:fldChar w:fldCharType="end"/>
      </w:r>
      <w:r w:rsidRPr="007516EF">
        <w:rPr>
          <w:rFonts w:cs="MyriadPro-Bold"/>
        </w:rPr>
        <w:t xml:space="preserve">, previous reports on the criteria for spatiotemporal anomalies </w:t>
      </w:r>
      <w:r w:rsidR="001615D3" w:rsidRPr="007516EF">
        <w:rPr>
          <w:rFonts w:cs="MyriadPro-Bold"/>
        </w:rPr>
        <w:fldChar w:fldCharType="begin" w:fldLock="1"/>
      </w:r>
      <w:r w:rsidR="004B640A">
        <w:rPr>
          <w:rFonts w:cs="MyriadPro-Bold"/>
        </w:rPr>
        <w:instrText>ADDIN CSL_CITATION {"citationItems":[{"id":"ITEM-1","itemData":{"DOI":"10.1023/A:1023455925009","ISSN":"13846175","abstract":"Spatial outliers represent locations which are significantly different from their neighborhoods even though they may not be significantly different from the entire population. Identification of spatial outliers can lead to the discovery of unexpected, interesting, and implicit knowledge, such as local instability. In this paper, we first provide a general definition of S-outliers for spatial outliers. This definition subsumes the traditional definitions of spatial outliers. Second, we characterize the computation structure of spatial outlier detection methods and present scalable algorithms. Third, we provide a cost model of the proposed algorithms. Finally, we experimentally evaluate our algorithms using a Minneapolis-St. Paul (Twin Cities) traffic data set.","author":[{"dropping-particle":"","family":"Shekhar","given":"Shashi","non-dropping-particle":"","parse-names":false,"suffix":""},{"dropping-particle":"","family":"Lu","given":"Chang Tien","non-dropping-particle":"","parse-names":false,"suffix":""},{"dropping-particle":"","family":"Zhang","given":"Pusheng","non-dropping-particle":"","parse-names":false,"suffix":""}],"container-title":"GeoInformatica","id":"ITEM-1","issue":"2","issued":{"date-parts":[["2003"]]},"page":"139-166","title":"A unified approach to detecting spatial outliers","type":"article-journal","volume":"7"},"uris":["http://www.mendeley.com/documents/?uuid=4b7b86f9-1d7f-4132-a51a-d94474c2a2de"]},{"id":"ITEM-2","itemData":{"DOI":"10.1111/j.1467-9671.2006.00256.x","ISSN":"13611682","abstract":"A spatial outlier is a spatially referenced object whose thematic attribute values are significantly different from those of other spatially referenced objects in its spatial neighborhood. It represents an object that is significantly different from its neighbourhoods even though it may not be significantly different from the entire population. Here we extend this concept to the spatio-temporal domain and define a spatial-temporal outlier (ST-outlier) to be a spatial-temporal object whose thematic attribute values are significantly different from those of other spatially and temporally referenced objects in its spatial or/ and temporal neighbourhoods. Identification of ST-outliers can lead to the discovery of unexpected, interesting, and implicit knowledge, such as local instability or deformation. Many methods have been recently proposed to detect spatial outliers, but how to detect the temporal outliers or spatial-temporal outliers has been seldom discussed. In this paper we propose a multiscale approach to detect ST-outliers by evaluating the change between consecutive spatial and temporal scales. A four-step procedure consisting of classification, aggregation, comparison and verification is put forward to address the semantic and dynamic properties of geographic phenomena for ST-outlier detection. The effectiveness of the approach is illustrated by a practical coastal geomorphic study. © 2006 The Authors. Journal compilation © 2006 Blackwell Publishing Ltd.","author":[{"dropping-particle":"","family":"Cheng","given":"Tao","non-dropping-particle":"","parse-names":false,"suffix":""},{"dropping-particle":"","family":"Li","given":"Zhilin","non-dropping-particle":"","parse-names":false,"suffix":""}],"container-title":"Transactions in GIS","id":"ITEM-2","issue":"2","issued":{"date-parts":[["2006"]]},"page":"253-263","title":"A multiscale approach for spatio-temporal outlier detection","type":"article-journal","volume":"10"},"uris":["http://www.mendeley.com/documents/?uuid=feed2b42-445a-4105-9f7e-9bbfbc4a4991"]}],"mendeley":{"formattedCitation":"[127], [130]","plainTextFormattedCitation":"[127], [130]","previouslyFormattedCitation":"[127], [130]"},"properties":{"noteIndex":0},"schema":"https://github.com/citation-style-language/schema/raw/master/csl-citation.json"}</w:instrText>
      </w:r>
      <w:r w:rsidR="001615D3" w:rsidRPr="007516EF">
        <w:rPr>
          <w:rFonts w:cs="MyriadPro-Bold"/>
        </w:rPr>
        <w:fldChar w:fldCharType="separate"/>
      </w:r>
      <w:r w:rsidR="00792D1D" w:rsidRPr="00792D1D">
        <w:rPr>
          <w:rFonts w:cs="MyriadPro-Bold"/>
          <w:noProof/>
        </w:rPr>
        <w:t>[127], [130]</w:t>
      </w:r>
      <w:r w:rsidR="001615D3" w:rsidRPr="007516EF">
        <w:rPr>
          <w:rFonts w:cs="MyriadPro-Bold"/>
        </w:rPr>
        <w:fldChar w:fldCharType="end"/>
      </w:r>
      <w:r w:rsidRPr="007516EF">
        <w:rPr>
          <w:rFonts w:cs="MyriadPro-Bold"/>
        </w:rPr>
        <w:t xml:space="preserve">, the CSTV calculation was used with a 95% confidence level defining “stable stress”. </w:t>
      </w:r>
    </w:p>
    <w:p w14:paraId="21202071" w14:textId="77777777" w:rsidR="004B24D0" w:rsidRPr="007516EF" w:rsidRDefault="004B24D0" w:rsidP="00D82601">
      <w:pPr>
        <w:autoSpaceDE w:val="0"/>
        <w:autoSpaceDN w:val="0"/>
        <w:adjustRightInd w:val="0"/>
        <w:spacing w:after="0" w:line="240" w:lineRule="auto"/>
        <w:ind w:left="720" w:firstLine="720"/>
        <w:jc w:val="both"/>
        <w:rPr>
          <w:rFonts w:cs="MyriadPro-Bold"/>
        </w:rPr>
      </w:pPr>
    </w:p>
    <w:p w14:paraId="68894A77" w14:textId="77777777" w:rsidR="0032780A" w:rsidRPr="000B7AFF" w:rsidRDefault="0032780A" w:rsidP="004E7AA9">
      <w:pPr>
        <w:pStyle w:val="ListParagraph"/>
        <w:numPr>
          <w:ilvl w:val="2"/>
          <w:numId w:val="6"/>
        </w:numPr>
        <w:autoSpaceDE w:val="0"/>
        <w:autoSpaceDN w:val="0"/>
        <w:adjustRightInd w:val="0"/>
        <w:spacing w:after="0" w:line="240" w:lineRule="auto"/>
        <w:rPr>
          <w:rFonts w:ascii="Times New Roman" w:hAnsi="Times New Roman" w:cs="Times New Roman"/>
          <w:b/>
          <w:bCs/>
          <w:sz w:val="20"/>
          <w:szCs w:val="20"/>
        </w:rPr>
      </w:pPr>
      <w:r w:rsidRPr="000B7AFF">
        <w:rPr>
          <w:rFonts w:ascii="Times New Roman" w:hAnsi="Times New Roman" w:cs="Times New Roman"/>
          <w:b/>
          <w:bCs/>
          <w:sz w:val="20"/>
          <w:szCs w:val="20"/>
        </w:rPr>
        <w:t xml:space="preserve">Spaceborne Sensors technique </w:t>
      </w:r>
    </w:p>
    <w:p w14:paraId="75FAB901" w14:textId="77777777" w:rsidR="007345A3" w:rsidRPr="000B7AFF" w:rsidRDefault="007345A3" w:rsidP="000B7AFF">
      <w:pPr>
        <w:autoSpaceDE w:val="0"/>
        <w:autoSpaceDN w:val="0"/>
        <w:adjustRightInd w:val="0"/>
        <w:spacing w:after="0" w:line="240" w:lineRule="auto"/>
        <w:ind w:left="720" w:firstLine="720"/>
        <w:jc w:val="both"/>
        <w:rPr>
          <w:rFonts w:cs="MyriadPro-Bold"/>
          <w:rtl/>
        </w:rPr>
      </w:pPr>
      <w:r w:rsidRPr="000B7AFF">
        <w:rPr>
          <w:rFonts w:cs="MyriadPro-Bold"/>
        </w:rPr>
        <w:t>Obtaining important information for vegetation stress detection is possible using DRS and IS proximal sensing, UAV and airborne imaging. A pixel spectrum is generated for the potential differentiation of target vegetation attributes using hundreds of connected spectra</w:t>
      </w:r>
      <w:r w:rsidR="00B97FC0" w:rsidRPr="000B7AFF">
        <w:rPr>
          <w:rFonts w:cs="MyriadPro-Bold"/>
        </w:rPr>
        <w:t xml:space="preserve">l bands with a narrow bandwidth. </w:t>
      </w:r>
      <w:r w:rsidRPr="000B7AFF">
        <w:rPr>
          <w:rFonts w:cs="MyriadPro-Bold"/>
        </w:rPr>
        <w:t xml:space="preserve">Nevertheless, cost-effective and repeated mapping of the vegetation surfaces, efficient and spatially widespread mapping and large-scale monitoring of stressed vegetation can be obtained using spaceborne sensors. The main advantages of the spaceborne approach remote sensing are summarized in the accessibility of high-temporal images, frequent revisit-time, the comprehensive monitoring of large-scale sites, data reduction and efficient classification of results </w:t>
      </w:r>
      <w:r w:rsidR="001615D3" w:rsidRPr="000B7AFF">
        <w:rPr>
          <w:rFonts w:cs="MyriadPro-Bold"/>
        </w:rPr>
        <w:fldChar w:fldCharType="begin" w:fldLock="1"/>
      </w:r>
      <w:r w:rsidR="004B640A">
        <w:rPr>
          <w:rFonts w:cs="MyriadPro-Bold"/>
        </w:rPr>
        <w:instrText xml:space="preserve">ADDIN CSL_CITATION {"citationItems":[{"id":"ITEM-1","itemData":{"DOI":"10.1201/b11222-3","abstract":"This work presents a facile method to availably synthesize the reduced graphene oxide (rGO), which utilizes the dopamine (DA) as the reducing agent. PDA/rGO was prepared by the simultaneous reduction of GO with dopamine hydrochloride and the self-polymerization of dopamine. The surface polydopamine (PDA) film was removed by immersing in a strong alkali solution (pH&gt;10) to obtain the pure rGO. Then 1-hydroxypyrene (1-OHP) was absorbed on the surface of rGO modified glassy carbon electrode (GCE) via </w:instrText>
      </w:r>
      <w:r w:rsidR="004B640A">
        <w:rPr>
          <w:rFonts w:cs="MyriadPro-Bold"/>
        </w:rPr>
        <w:instrText>-</w:instrText>
      </w:r>
      <w:r w:rsidR="004B640A">
        <w:rPr>
          <w:rFonts w:cs="MyriadPro-Bold"/>
        </w:rPr>
        <w:instrText> stacking interaction to fabricate a 1-OHP-rGo modified GCE (denoted as 1-OHP/rGO/GCE). The synergistic effect between the 1-OHP and rGO effectively reduced the oxidation over-potential of nicotinamide adenine dinucleotide (NADH), which realized the determination of NADH under relatively low potential (-0.06 V vs. SCE), which negatively shift 623 mV compared with that at the bare GCE. Further, the amperometric response of the modified electrode to NADH shows a linear concentration range of 100 μM to 3800 μM with the calculated limit of detection of 14.8 μM at a signal-to-noise ratio of 3. We expect that this biosensor could be used for determination of NADH in biosamples.","author":[{"dropping-particle":"","family":"Thenkabail","given":"Prasad","non-dropping-particle":"","parse-names":false,"suffix":""},{"dropping-particle":"","family":"Lyon","given":"John","non-dropping-particle":"","parse-names":false,"suffix":""},{"dropping-particle":"","family":"Huete","given":"Alfredo","non-dropping-particle":"","parse-names":false,"suffix":""}],"container-title":"Hyperspectral Remote Sensing of Vegetation","id":"ITEM-1","issued":{"date-parts":[["2011"]]},"page":"3-36","title":"Advances in Hyperspectral Remote Sensing of Vegetation and Agricultural Croplands","type":"article-journal"},"uris":["http://www.mendeley.com/documents/?uuid=18f3599b-661c-42f7-a457-69cb8ee7cec3"]},{"id":"ITEM-2","itemData":{"DOI":"10.3390/rs8030172","ISSN":"20724292","abstract":"Spaceborne hyperspectral images are useful for large scale mineral mapping. Acquired at a ground sampling distance (GSD) of 30 m, the Environmental Mapping and Analysis Program (EnMAP) will be capable of putting many issues related to environment monitoring and resource exploration in perspective with measurements in the spectral range between 420 and 2450 nm. However, a higher spatial resolution is preferable for many applications. This paper investigates the potential of fusion-based resolution enhancement of hyperspectral data for mineral mapping. A pair of EnMAP and Sentinel-2 images is generated from a HyMap scene over a mining area. The simulation is based on well-established sensor end-to-end simulation tools. The EnMAP image is fused with Sentinel-2 10-m-GSD bands using a matrix factorization method to obtain resolution-enhanced EnMAP data at a 10 m GSD. Quality assessments of the enhanced data are conducted using quantitative measures and continuum removal and both show that high spectral and spatial fidelity are maintained. Finally, the results of spectral unmixing are compared with those expected from high-resolution hyperspectral data at a 10 m GSD. The comparison demonstrates high resemblance and shows the great potential of the resolution enhancement method for EnMAP type data in mineral mapping.","author":[{"dropping-particle":"","family":"Yokoya","given":"Naoto","non-dropping-particle":"","parse-names":false,"suffix":""},{"dropping-particle":"","family":"Chan","given":"Jonathan Cheung Wai","non-dropping-particle":"","parse-names":false,"suffix":""},{"dropping-particle":"","family":"Segl","given":"Karl","non-dropping-particle":"","parse-names":false,"suffix":""}],"container-title":"Remote Sensing","id":"ITEM-2","issue":"3","issued":{"date-parts":[["2016"]]},"title":"Potential of resolution-enhanced hyperspectral data for mineral mapping using simulated EnMAP and Sentinel-2 images","type":"article-journal","volume":"8"},"uris":["http://www.mendeley.com/documents/?uuid=d26dbac0-9b65-46e8-a5ce-d26ac001bb75"]}],"mendeley":{"formattedCitation":"[131], [132]","plainTextFormattedCitation":"[131], [132]","previouslyFormattedCitation":"[131], [132]"},"properties":{"noteIndex":0},"schema":"https://github.com/citation-style-language/schema/raw/master/csl-citation.json"}</w:instrText>
      </w:r>
      <w:r w:rsidR="001615D3" w:rsidRPr="000B7AFF">
        <w:rPr>
          <w:rFonts w:cs="MyriadPro-Bold"/>
        </w:rPr>
        <w:fldChar w:fldCharType="separate"/>
      </w:r>
      <w:r w:rsidR="00792D1D" w:rsidRPr="00792D1D">
        <w:rPr>
          <w:rFonts w:cs="MyriadPro-Bold"/>
          <w:noProof/>
        </w:rPr>
        <w:t>[131], [132]</w:t>
      </w:r>
      <w:r w:rsidR="001615D3" w:rsidRPr="000B7AFF">
        <w:rPr>
          <w:rFonts w:cs="MyriadPro-Bold"/>
        </w:rPr>
        <w:fldChar w:fldCharType="end"/>
      </w:r>
      <w:r w:rsidR="001615D3" w:rsidRPr="000B7AFF">
        <w:rPr>
          <w:rFonts w:cs="MyriadPro-Bold"/>
        </w:rPr>
        <w:t xml:space="preserve">. </w:t>
      </w:r>
      <w:r w:rsidRPr="000B7AFF">
        <w:rPr>
          <w:rFonts w:cs="MyriadPro-Bold"/>
        </w:rPr>
        <w:t xml:space="preserve">In recent years, the expansion of spaceborne technologies and applications has attained advantages due to the opening of large satellite information archives to the public (e.g. Landsat) </w:t>
      </w:r>
      <w:r w:rsidR="001615D3" w:rsidRPr="000B7AFF">
        <w:rPr>
          <w:rFonts w:cs="MyriadPro-Bold"/>
        </w:rPr>
        <w:fldChar w:fldCharType="begin" w:fldLock="1"/>
      </w:r>
      <w:r w:rsidR="004B640A">
        <w:rPr>
          <w:rFonts w:cs="MyriadPro-Bold"/>
        </w:rPr>
        <w:instrText>ADDIN CSL_CITATION {"citationItems":[{"id":"ITEM-1","itemData":{"DOI":"10.1038/513030a","ISSN":"14764687","PMID":"25186885","author":[{"dropping-particle":"","family":"Wulder","given":"Michael A.","non-dropping-particle":"","parse-names":false,"suffix":""},{"dropping-particle":"","family":"Coops","given":"Nicholas C.","non-dropping-particle":"","parse-names":false,"suffix":""}],"container-title":"Nature","id":"ITEM-1","issue":"7516","issued":{"date-parts":[["2014"]]},"page":"30-31","title":"Satellites: Make Earth observations open access.","type":"article-journal","volume":"513"},"uris":["http://www.mendeley.com/documents/?uuid=f9a34a24-a7a9-4ddc-91c7-99b7c34d7cc3"]}],"mendeley":{"formattedCitation":"[133]","plainTextFormattedCitation":"[133]","previouslyFormattedCitation":"[133]"},"properties":{"noteIndex":0},"schema":"https://github.com/citation-style-language/schema/raw/master/csl-citation.json"}</w:instrText>
      </w:r>
      <w:r w:rsidR="001615D3" w:rsidRPr="000B7AFF">
        <w:rPr>
          <w:rFonts w:cs="MyriadPro-Bold"/>
        </w:rPr>
        <w:fldChar w:fldCharType="separate"/>
      </w:r>
      <w:r w:rsidR="00792D1D" w:rsidRPr="00792D1D">
        <w:rPr>
          <w:rFonts w:cs="MyriadPro-Bold"/>
          <w:noProof/>
        </w:rPr>
        <w:t>[133]</w:t>
      </w:r>
      <w:r w:rsidR="001615D3" w:rsidRPr="000B7AFF">
        <w:rPr>
          <w:rFonts w:cs="MyriadPro-Bold"/>
        </w:rPr>
        <w:fldChar w:fldCharType="end"/>
      </w:r>
      <w:r w:rsidRPr="000B7AFF">
        <w:rPr>
          <w:rFonts w:cs="MyriadPro-Bold"/>
        </w:rPr>
        <w:t xml:space="preserve">, including integrated space missions evolved for the public domain (e.g. the Sentinel missions of the European space agency (ESA)) </w:t>
      </w:r>
      <w:r w:rsidR="001615D3" w:rsidRPr="000B7AFF">
        <w:rPr>
          <w:rFonts w:cs="MyriadPro-Bold"/>
        </w:rPr>
        <w:fldChar w:fldCharType="begin" w:fldLock="1"/>
      </w:r>
      <w:r w:rsidR="004B640A">
        <w:rPr>
          <w:rFonts w:cs="MyriadPro-Bold"/>
        </w:rPr>
        <w:instrText>ADDIN CSL_CITATION {"citationItems":[{"id":"ITEM-1","itemData":{"DOI":"10.1080/2150704X.2016.1149251","ISSN":"21507058","abstract":"In this study we use ground reference data from 962 forest plots to demonstrate the potential of Sentinel-2 (S2) bands in estimating canopy biophysical properties in boreal forests in Finland. We simulated canopy bidirectional reflectance factors (BRFs) using the PARAS model, which applies photon recollision probability. Results showed that the highest correlation between simulated S2 BRFs and fraction of absorbed photosynthetically active radiation (fPAR) was for the band combination band 7/band 9 (wavelengths 773-793 nm and 935-955 nm, respectively) (the coefficient of determination (R2) was 0.93). For effective leaf area index (LAIe) the best band combination was band 8/band 4 (wavelengths 785-900 nm and 650-680 nm, respectively) (R2 = 0.93). Based on this study, the above-ground biomass (AGB) and S2 band combinations did not show strong relationships (R2 = 0.24). The new inverted red-edge chlorophyll index (IRECI) and Sentinel-2 red-edge position - index (S2REP) showed moderate relationships with fPAR (R2 = 0.61 and R2 = 0.45, respectively) and LAIe (R2 = 0.56 and R2 = 0.30, respectively). This study demonstrated the potential of the S2 data to estimate canopy biophysical properties.","author":[{"dropping-particle":"","family":"Majasalmi","given":"Titta","non-dropping-particle":"","parse-names":false,"suffix":""},{"dropping-particle":"","family":"Rautiainen","given":"Miina","non-dropping-particle":"","parse-names":false,"suffix":""}],"container-title":"Remote Sensing Letters","id":"ITEM-1","issue":"5","issued":{"date-parts":[["2016"]]},"page":"427-436","title":"The potential of Sentinel-2 data for estimating biophysical variables in a boreal forest: A simulation study","type":"article-journal","volume":"7"},"uris":["http://www.mendeley.com/documents/?uuid=4326c45d-b3af-48dc-aed4-12c97b600cca"]}],"mendeley":{"formattedCitation":"[134]","plainTextFormattedCitation":"[134]","previouslyFormattedCitation":"[134]"},"properties":{"noteIndex":0},"schema":"https://github.com/citation-style-language/schema/raw/master/csl-citation.json"}</w:instrText>
      </w:r>
      <w:r w:rsidR="001615D3" w:rsidRPr="000B7AFF">
        <w:rPr>
          <w:rFonts w:cs="MyriadPro-Bold"/>
        </w:rPr>
        <w:fldChar w:fldCharType="separate"/>
      </w:r>
      <w:r w:rsidR="00792D1D" w:rsidRPr="00792D1D">
        <w:rPr>
          <w:rFonts w:cs="MyriadPro-Bold"/>
          <w:noProof/>
        </w:rPr>
        <w:t>[134]</w:t>
      </w:r>
      <w:r w:rsidR="001615D3" w:rsidRPr="000B7AFF">
        <w:rPr>
          <w:rFonts w:cs="MyriadPro-Bold"/>
        </w:rPr>
        <w:fldChar w:fldCharType="end"/>
      </w:r>
      <w:r w:rsidRPr="000B7AFF">
        <w:rPr>
          <w:rFonts w:cs="MyriadPro-Bold"/>
        </w:rPr>
        <w:t xml:space="preserve"> and the advancement of open source tools for remote sensing data processing </w:t>
      </w:r>
      <w:r w:rsidR="00696A68" w:rsidRPr="000B7AFF">
        <w:rPr>
          <w:rFonts w:cs="MyriadPro-Bold"/>
        </w:rPr>
        <w:fldChar w:fldCharType="begin" w:fldLock="1"/>
      </w:r>
      <w:r w:rsidR="004B640A">
        <w:rPr>
          <w:rFonts w:cs="MyriadPro-Bold"/>
        </w:rPr>
        <w:instrText>ADDIN CSL_CITATION {"citationItems":[{"id":"ITEM-1","itemData":{"DOI":"10.14358/pers.83.6.391","ISSN":"0099-1112","abstract":"ΕΙΣ ΤΟΝ ΑΙΩΝΑ","author":[{"dropping-particle":"","family":"Ade","given":"Christiana","non-dropping-particle":"","parse-names":false,"suffix":""},{"dropping-particle":"","family":"Hestir","given":"Erin","non-dropping-particle":"","parse-names":false,"suffix":""}],"container-title":"Photogrammetric Engineering &amp; Remote Sensing","id":"ITEM-1","issue":"6","issued":{"date-parts":[["2017"]]},"page":"391-392","title":"Remote sensing and GIs for ecologists: using open source software","type":"article-journal","volume":"83"},"uris":["http://www.mendeley.com/documents/?uuid=7e2567cd-1cc5-42c0-8877-d51dd8707b1f"]}],"mendeley":{"formattedCitation":"[135]","plainTextFormattedCitation":"[135]","previouslyFormattedCitation":"[135]"},"properties":{"noteIndex":0},"schema":"https://github.com/citation-style-language/schema/raw/master/csl-citation.json"}</w:instrText>
      </w:r>
      <w:r w:rsidR="00696A68" w:rsidRPr="000B7AFF">
        <w:rPr>
          <w:rFonts w:cs="MyriadPro-Bold"/>
        </w:rPr>
        <w:fldChar w:fldCharType="separate"/>
      </w:r>
      <w:r w:rsidR="00792D1D" w:rsidRPr="00792D1D">
        <w:rPr>
          <w:rFonts w:cs="MyriadPro-Bold"/>
          <w:noProof/>
        </w:rPr>
        <w:t>[135]</w:t>
      </w:r>
      <w:r w:rsidR="00696A68" w:rsidRPr="000B7AFF">
        <w:rPr>
          <w:rFonts w:cs="MyriadPro-Bold"/>
        </w:rPr>
        <w:fldChar w:fldCharType="end"/>
      </w:r>
      <w:r w:rsidRPr="000B7AFF">
        <w:rPr>
          <w:rFonts w:cs="MyriadPro-Bold"/>
        </w:rPr>
        <w:t xml:space="preserve">. It is expected that such developments will lead to a massive use of satellite data-based techniques for understanding vegetation health, which is based on soil condition. However, the inclusion of satellite remote sensing information with lower spectral and spatial resolution domains into vegetation stress detection are still lacking, essentially due to shortage of appropriate sensors. The capability of satellite platforms for monitoring and determining the vegetation status due to environmental stressors including contamination has been proved theoretically and practically. For instance, Zurita-Milla et al. </w:t>
      </w:r>
      <w:r w:rsidR="00696A68" w:rsidRPr="000B7AFF">
        <w:rPr>
          <w:rFonts w:cs="MyriadPro-Bold"/>
        </w:rPr>
        <w:fldChar w:fldCharType="begin" w:fldLock="1"/>
      </w:r>
      <w:r w:rsidR="004B640A">
        <w:rPr>
          <w:rFonts w:cs="MyriadPro-Bold"/>
        </w:rPr>
        <w:instrText>ADDIN CSL_CITATION {"citationItems":[{"id":"ITEM-1","itemData":{"DOI":"10.1109/LGRS.2008.919685","ISSN":"1545598X","abstract":"An unmixing-based data fusion technique is used to generate images that have the spatial resolution of Landsat Thematic Mapper (TM) and the spectral resolution provided by the Medium Resolution Imaging Spectrometer (MERIS) sensor. The method requires the optimization of the following two parameters: the number of classes used to classify the TM image and the size of the MERIS \"window\" (neighborhood) used to solve the unmixing equations. The ERGAS index is used to assess the quality of the fused images at the TM and MERIS spatial resolutions and to assist with the identification of the best combination of the two parameters that need to be optimized. Results indicate that it is possible to successfully downscale MERIS full resolution data to a Landsat-like spatial resolution while preserving the MERIS spectral resolution. © 2008 IEEE.","author":[{"dropping-particle":"","family":"Zurita-Milla","given":"Raul","non-dropping-particle":"","parse-names":false,"suffix":""},{"dropping-particle":"","family":"Clevers","given":"Jan G.P.W.","non-dropping-particle":"","parse-names":false,"suffix":""},{"dropping-particle":"","family":"Schaepman","given":"Michael E.","non-dropping-particle":"","parse-names":false,"suffix":""}],"container-title":"IEEE Geoscience and Remote Sensing Letters","id":"ITEM-1","issue":"3","issued":{"date-parts":[["2008"]]},"page":"453-457","title":"Unmixing-based landsat TM and MERIS FR data fusion","type":"article-journal","volume":"5"},"uris":["http://www.mendeley.com/documents/?uuid=502532f8-2e50-47ae-a9f0-e897a0759be2"]}],"mendeley":{"formattedCitation":"[136]","plainTextFormattedCitation":"[136]","previouslyFormattedCitation":"[136]"},"properties":{"noteIndex":0},"schema":"https://github.com/citation-style-language/schema/raw/master/csl-citation.json"}</w:instrText>
      </w:r>
      <w:r w:rsidR="00696A68" w:rsidRPr="000B7AFF">
        <w:rPr>
          <w:rFonts w:cs="MyriadPro-Bold"/>
        </w:rPr>
        <w:fldChar w:fldCharType="separate"/>
      </w:r>
      <w:r w:rsidR="00792D1D" w:rsidRPr="00792D1D">
        <w:rPr>
          <w:rFonts w:cs="MyriadPro-Bold"/>
          <w:noProof/>
        </w:rPr>
        <w:t>[136]</w:t>
      </w:r>
      <w:r w:rsidR="00696A68" w:rsidRPr="000B7AFF">
        <w:rPr>
          <w:rFonts w:cs="MyriadPro-Bold"/>
        </w:rPr>
        <w:fldChar w:fldCharType="end"/>
      </w:r>
      <w:r w:rsidR="004B24D0" w:rsidRPr="000B7AFF">
        <w:rPr>
          <w:rFonts w:cs="MyriadPro-Bold"/>
        </w:rPr>
        <w:t xml:space="preserve"> </w:t>
      </w:r>
      <w:r w:rsidRPr="000B7AFF">
        <w:rPr>
          <w:rFonts w:cs="MyriadPro-Bold"/>
        </w:rPr>
        <w:t xml:space="preserve">stated that data fusion of the unmixing-based Landsat and MERIS FR data will be able to successfully assess the stressed vegetation status by evaluating NDVI, the modified transformed chlorophyll index (MTCI) and the modified green vegetation index (MGVI). Misurec et al. </w:t>
      </w:r>
      <w:r w:rsidR="00696A68" w:rsidRPr="000B7AFF">
        <w:rPr>
          <w:rFonts w:cs="MyriadPro-Bold"/>
        </w:rPr>
        <w:fldChar w:fldCharType="begin" w:fldLock="1"/>
      </w:r>
      <w:r w:rsidR="004B640A">
        <w:rPr>
          <w:rFonts w:cs="MyriadPro-Bold"/>
        </w:rPr>
        <w:instrText>ADDIN CSL_CITATION {"citationItems":[{"id":"ITEM-1","itemData":{"DOI":"10.3390/rs8020092","ISSN":"20724292","abstract":"The study focuses on spatio-temporal changes in the physiological status of the Norway spruce forests located at the central and western parts of the Ore Mountains (northwestern part of the Czech Republic), which suffered from severe environmental pollution from the 1970s to the 1990s. The situation started improving after the pollution loads decreased significantly at the end of the 1990s. The general trends in forest recovery were studied using the tasseled cap transformation and disturbance index (DI) extracted from the 1985-2015 time series of Landsat data. In addition, 16 vegetation indices (VIs) extracted from airborne hyperspectral (HS) data acquired in 1998 using the Advanced Solid-State Array Spectroradiometer (ASAS) and in 2013 using the Airborne Prism Experiment (APEX) were used to study changes in forest health. The forest health status analysis of HS image data was performed at two levels of spatial resolution; at a tree level (original 2.0 m spatial resolution), as well as at a forest stand level (generalized to 6.0 m spatial resolution). The temporal changes were studied primarily using the VOG1 vegetation index (VI) as it was showing high and stable sensitivity to forest damage for both spatial resolutions considered. In 1998, significant differences between the moderately to heavily damaged (central Ore Mountains) and initially damaged (western Ore Mountains) stands were detected for all the VIs tested. In 2013, the stands in the central Ore Mountains exhibited VI values much closer to the global mean, indicating an improvement in their health status. This result fully confirms the finding of the Landsat time series analysis. The greatest difference in Disturbance Index (DI) values between the central (1998: 0.37) and western Ore Mountains stands (1998: -1.21) could be seen at the end of the 1990s. Nonetheless, levelling of the physiological status of Norway spruce was observed for the central and western parts of the Ore Mountains in 2013 (mean DI values -1.04 (western) and -0.66 (central)). Although the differences between originally moderately-to-heavily damaged, and initially damaged stands generally levelled out by 2013, it is still possible to detect signs of the previous damage in some cases.","author":[{"dropping-particle":"","family":"Mišurec","given":"Jan","non-dropping-particle":"","parse-names":false,"suffix":""},{"dropping-particle":"","family":"Kopačková","given":"Veronika","non-dropping-particle":"","parse-names":false,"suffix":""},{"dropping-particle":"","family":"Lhotáková","given":"Zuzana","non-dropping-particle":"","parse-names":false,"suffix":""},{"dropping-particle":"","family":"Campbell","given":"Petya","non-dropping-particle":"","parse-names":false,"suffix":""},{"dropping-particle":"","family":"Albrechtová","given":"Jana","non-dropping-particle":"","parse-names":false,"suffix":""}],"container-title":"Remote Sensing","id":"ITEM-1","issue":"2","issued":{"date-parts":[["2016"]]},"title":"Detection of spatio-temporal changes of Norway spruce forest stands in ore mountains using landsat time series and airborne hyperspectral imagery","type":"article-journal","volume":"8"},"uris":["http://www.mendeley.com/documents/?uuid=afa4528c-6d3a-4b66-b82f-8027c0166358"]}],"mendeley":{"formattedCitation":"[137]","plainTextFormattedCitation":"[137]","previouslyFormattedCitation":"[137]"},"properties":{"noteIndex":0},"schema":"https://github.com/citation-style-language/schema/raw/master/csl-citation.json"}</w:instrText>
      </w:r>
      <w:r w:rsidR="00696A68" w:rsidRPr="000B7AFF">
        <w:rPr>
          <w:rFonts w:cs="MyriadPro-Bold"/>
        </w:rPr>
        <w:fldChar w:fldCharType="separate"/>
      </w:r>
      <w:r w:rsidR="00792D1D" w:rsidRPr="00792D1D">
        <w:rPr>
          <w:rFonts w:cs="MyriadPro-Bold"/>
          <w:noProof/>
        </w:rPr>
        <w:t>[137]</w:t>
      </w:r>
      <w:r w:rsidR="00696A68" w:rsidRPr="000B7AFF">
        <w:rPr>
          <w:rFonts w:cs="MyriadPro-Bold"/>
        </w:rPr>
        <w:fldChar w:fldCharType="end"/>
      </w:r>
      <w:r w:rsidR="004B24D0" w:rsidRPr="000B7AFF">
        <w:rPr>
          <w:rFonts w:cs="MyriadPro-Bold"/>
        </w:rPr>
        <w:t xml:space="preserve"> </w:t>
      </w:r>
      <w:r w:rsidRPr="000B7AFF">
        <w:rPr>
          <w:rFonts w:cs="MyriadPro-Bold"/>
        </w:rPr>
        <w:t xml:space="preserve">detected spatio-temporal changes of forest </w:t>
      </w:r>
      <w:r w:rsidRPr="000B7AFF">
        <w:rPr>
          <w:rFonts w:cs="MyriadPro-Bold"/>
        </w:rPr>
        <w:lastRenderedPageBreak/>
        <w:t xml:space="preserve">stands in Ore Mountains, Czech Republic, which suffers from severe environmental pollution. They used the disturbance index (DI) derived from Landsat time-series together with VIs derived from airborne hyperspectral imageries (ASAS obtained in 1998 and APEX obtained in 2013) and concluded that though the alterations between initially moderately-to-heavily harmed and originally damaged stands largely levelled out by 2013, it was yet feasible to identify symptoms of the earlier damage in some cases. Arp </w:t>
      </w:r>
      <w:r w:rsidR="00696A68" w:rsidRPr="000B7AFF">
        <w:rPr>
          <w:rFonts w:cs="MyriadPro-Bold"/>
        </w:rPr>
        <w:fldChar w:fldCharType="begin" w:fldLock="1"/>
      </w:r>
      <w:r w:rsidR="004B640A">
        <w:rPr>
          <w:rFonts w:cs="MyriadPro-Bold"/>
        </w:rPr>
        <w:instrText>ADDIN CSL_CITATION {"citationItems":[{"id":"ITEM-1","itemData":{"DOI":"10.1306/bdff87d6-1718-11d7-8645000102c1865d","ISSN":"01491423","abstract":"The Patrick Draw oil field is a stratigraphic trap with conspicuous sage vegetation on the surface and an associated tonal anomaly within that sage (visible via Landsat) overlying the field's gas cap. This paper attempts to resolve the controversy of whether the Patrick Draw sage anomaly is related to oil field factors or to other independent factors. Geology and production history of the field show the sage die-out anomaly results from upward migration of injected gases and waters used to maintain reservoir pressures in the field. Stunted sage associated with the anomaly commonly occurs in marginal terrains in the western United States and is not tied uniquely to oil fields. -from Author","author":[{"dropping-particle":"","family":"Arp","given":"G. K.","non-dropping-particle":"","parse-names":false,"suffix":""}],"container-title":"American Association of Petroleum Geologists Bulletin","id":"ITEM-1","issue":"3","issued":{"date-parts":[["1992"]]},"page":"301-306","title":"An integrated interpretation for the origin of the Patrick Draw Oil Field sage anomaly","type":"article-journal","volume":"76"},"uris":["http://www.mendeley.com/documents/?uuid=37053d34-b85d-429b-9d90-957591924555"]}],"mendeley":{"formattedCitation":"[138]","plainTextFormattedCitation":"[138]","previouslyFormattedCitation":"[138]"},"properties":{"noteIndex":0},"schema":"https://github.com/citation-style-language/schema/raw/master/csl-citation.json"}</w:instrText>
      </w:r>
      <w:r w:rsidR="00696A68" w:rsidRPr="000B7AFF">
        <w:rPr>
          <w:rFonts w:cs="MyriadPro-Bold"/>
        </w:rPr>
        <w:fldChar w:fldCharType="separate"/>
      </w:r>
      <w:r w:rsidR="00792D1D" w:rsidRPr="00792D1D">
        <w:rPr>
          <w:rFonts w:cs="MyriadPro-Bold"/>
          <w:noProof/>
        </w:rPr>
        <w:t>[138]</w:t>
      </w:r>
      <w:r w:rsidR="00696A68" w:rsidRPr="000B7AFF">
        <w:rPr>
          <w:rFonts w:cs="MyriadPro-Bold"/>
        </w:rPr>
        <w:fldChar w:fldCharType="end"/>
      </w:r>
      <w:r w:rsidR="004B24D0" w:rsidRPr="000B7AFF">
        <w:rPr>
          <w:rFonts w:cs="MyriadPro-Bold"/>
        </w:rPr>
        <w:t xml:space="preserve"> </w:t>
      </w:r>
      <w:r w:rsidRPr="000B7AFF">
        <w:rPr>
          <w:rFonts w:cs="MyriadPro-Bold"/>
        </w:rPr>
        <w:t xml:space="preserve">studied indirect detection of hydrocarbon seepage using anomalous vegetation. They used Landsat imagery, which showed an anomaly in sagebrush (Artemisia tridentata) fields located in a region of hydrocarbon microseepage. The results proved that the sagebrush anomaly resulted from the rising of gases and waters used to retain reservoir pressures in the field, which produced anoxic, high-pH, high salinity and low-Eh soils </w:t>
      </w:r>
      <w:r w:rsidR="00696A68" w:rsidRPr="000B7AFF">
        <w:rPr>
          <w:rFonts w:cs="MyriadPro-Bold"/>
        </w:rPr>
        <w:fldChar w:fldCharType="begin" w:fldLock="1"/>
      </w:r>
      <w:r w:rsidR="004B640A">
        <w:rPr>
          <w:rFonts w:cs="MyriadPro-Bold"/>
        </w:rPr>
        <w:instrText>ADDIN CSL_CITATION {"citationItems":[{"id":"ITEM-1","itemData":{"DOI":"10.1306/bdff87d6-1718-11d7-8645000102c1865d","ISSN":"01491423","abstract":"The Patrick Draw oil field is a stratigraphic trap with conspicuous sage vegetation on the surface and an associated tonal anomaly within that sage (visible via Landsat) overlying the field's gas cap. This paper attempts to resolve the controversy of whether the Patrick Draw sage anomaly is related to oil field factors or to other independent factors. Geology and production history of the field show the sage die-out anomaly results from upward migration of injected gases and waters used to maintain reservoir pressures in the field. Stunted sage associated with the anomaly commonly occurs in marginal terrains in the western United States and is not tied uniquely to oil fields. -from Author","author":[{"dropping-particle":"","family":"Arp","given":"G. K.","non-dropping-particle":"","parse-names":false,"suffix":""}],"container-title":"American Association of Petroleum Geologists Bulletin","id":"ITEM-1","issue":"3","issued":{"date-parts":[["1992"]]},"page":"301-306","title":"An integrated interpretation for the origin of the Patrick Draw Oil Field sage anomaly","type":"article-journal","volume":"76"},"uris":["http://www.mendeley.com/documents/?uuid=37053d34-b85d-429b-9d90-957591924555"]}],"mendeley":{"formattedCitation":"[138]","plainTextFormattedCitation":"[138]","previouslyFormattedCitation":"[138]"},"properties":{"noteIndex":0},"schema":"https://github.com/citation-style-language/schema/raw/master/csl-citation.json"}</w:instrText>
      </w:r>
      <w:r w:rsidR="00696A68" w:rsidRPr="000B7AFF">
        <w:rPr>
          <w:rFonts w:cs="MyriadPro-Bold"/>
        </w:rPr>
        <w:fldChar w:fldCharType="separate"/>
      </w:r>
      <w:r w:rsidR="00792D1D" w:rsidRPr="00792D1D">
        <w:rPr>
          <w:rFonts w:cs="MyriadPro-Bold"/>
          <w:noProof/>
        </w:rPr>
        <w:t>[138]</w:t>
      </w:r>
      <w:r w:rsidR="00696A68" w:rsidRPr="000B7AFF">
        <w:rPr>
          <w:rFonts w:cs="MyriadPro-Bold"/>
        </w:rPr>
        <w:fldChar w:fldCharType="end"/>
      </w:r>
      <w:r w:rsidRPr="000B7AFF">
        <w:rPr>
          <w:rFonts w:cs="MyriadPro-Bold"/>
        </w:rPr>
        <w:t xml:space="preserve">. Recently, the potential of hyperspectral spaceborne sensors for detecting hydrocarbon pollution impacts on vegetation has also been studied. Arellano et al. </w:t>
      </w:r>
      <w:r w:rsidR="00696A68" w:rsidRPr="000B7AFF">
        <w:rPr>
          <w:rFonts w:cs="MyriadPro-Bold"/>
        </w:rPr>
        <w:fldChar w:fldCharType="begin" w:fldLock="1"/>
      </w:r>
      <w:r w:rsidR="00A978A7">
        <w:rPr>
          <w:rFonts w:cs="MyriadPro-Bold"/>
        </w:rPr>
        <w:instrText>ADDIN CSL_CITATION {"citationItems":[{"id":"ITEM-1","itemData":{"DOI":"10.1016/j.envpol.2015.05.041","ISSN":"18736424","PMID":"26074164","abstract":"The global demand for fossil energy is triggering oil exploration and production projects in remote areas of the world. During the last few decades hydrocarbon production has caused pollution in the Amazon forest inflicting considerable environmental impact. Until now it is not clear how hydrocarbon pollution affects the health of the tropical forest flora. During a field campaign in polluted and pristine forest, more than 1100 leaf samples were collected and analysed for biophysical and biochemical parameters. The results revealed that tropical forests exposed to hydrocarbon pollution show reduced levels of chlorophyll content, higher levels of foliar water content and leaf structural changes. In order to map this impact over wider geographical areas, vegetation indices were applied to hyperspectral Hyperion satellite imagery. Three vegetation indices (SR, NDVI and NDVI&lt;inf&gt;705&lt;/inf&gt;) were found to be the most appropriate indices to detect the effects of petroleum pollution in the Amazon forest.","author":[{"dropping-particle":"","family":"Arellano","given":"Paul","non-dropping-particle":"","parse-names":false,"suffix":""},{"dropping-particle":"","family":"Tansey","given":"Kevin","non-dropping-particle":"","parse-names":false,"suffix":""},{"dropping-particle":"","family":"Balzter","given":"Heiko","non-dropping-particle":"","parse-names":false,"suffix":""},{"dropping-particle":"","family":"Boyd","given":"Doreen S.","non-dropping-particle":"","parse-names":false,"suffix":""}],"container-title":"Environmental Pollution","id":"ITEM-1","issued":{"date-parts":[["2015"]]},"page":"225-239","publisher":"Elsevier Ltd","title":"Detecting the effects of hydrocarbon pollution in the Amazon forest using hyperspectral satellite images","type":"article-journal","volume":"205"},"uris":["http://www.mendeley.com/documents/?uuid=bee4ff94-12b3-46bd-8a91-817311f7f675"]}],"mendeley":{"formattedCitation":"[86]","plainTextFormattedCitation":"[86]","previouslyFormattedCitation":"[86]"},"properties":{"noteIndex":0},"schema":"https://github.com/citation-style-language/schema/raw/master/csl-citation.json"}</w:instrText>
      </w:r>
      <w:r w:rsidR="00696A68" w:rsidRPr="000B7AFF">
        <w:rPr>
          <w:rFonts w:cs="MyriadPro-Bold"/>
        </w:rPr>
        <w:fldChar w:fldCharType="separate"/>
      </w:r>
      <w:r w:rsidR="00A978A7" w:rsidRPr="00A978A7">
        <w:rPr>
          <w:rFonts w:cs="MyriadPro-Bold"/>
          <w:noProof/>
        </w:rPr>
        <w:t>[86]</w:t>
      </w:r>
      <w:r w:rsidR="00696A68" w:rsidRPr="000B7AFF">
        <w:rPr>
          <w:rFonts w:cs="MyriadPro-Bold"/>
        </w:rPr>
        <w:fldChar w:fldCharType="end"/>
      </w:r>
      <w:r w:rsidRPr="000B7AFF">
        <w:rPr>
          <w:rFonts w:cs="MyriadPro-Bold"/>
        </w:rPr>
        <w:t xml:space="preserve"> demonstrated the suitability of Hyperion satellite imagery for assessing contamination by oil in the Amazon forest. They highlighted that levels of chlorophyll content, foliar water content and leaf structural changes were decreased in hydrocarbon- polluted tropical forests. To map this effect over broader geographical areas, NDVI was applied to hyperspectral Hyperion satellite imagery and was introduced as a suitable index for petroleum pollution impacts monitoring in forest. The forthcoming sensors from space will generate large data streams for land monitoring, which will shortly become accessible to different user communities </w:t>
      </w:r>
      <w:r w:rsidR="00696A68" w:rsidRPr="000B7AFF">
        <w:rPr>
          <w:rFonts w:cs="MyriadPro-Bold"/>
        </w:rPr>
        <w:fldChar w:fldCharType="begin" w:fldLock="1"/>
      </w:r>
      <w:r w:rsidR="004B640A">
        <w:rPr>
          <w:rFonts w:cs="MyriadPro-Bold"/>
        </w:rPr>
        <w:instrText>ADDIN CSL_CITATION {"citationItems":[{"id":"ITEM-1","itemData":{"DOI":"10.1016/j.rse.2011.07.023","ISSN":"00344257","abstract":"The spatial and temporal characteristics of the new Sentinel missions, primarily designed to provide routine multidisciplinary observations for operational services, are also very suitable for addressing some of the challenges associated with advancing Earth System sciences. The Sentinels are ensuring long-term observational commitment and will operate a range of instruments with different spectral bands and spatial resolutions with global coverage and high revisit times. The complexity of Earth System models has been increasing gradually and most simulations of future climate and Earth system evolution are based on coupled models that include aspects of physics, bio/geo-chemistry, anthropogenic impacts and even recently some elements of socioeconomic factors. Sentinels will provide unique observations to describe such coupled atmosphere, oceans, land and cryosphere and the exchanges among them into Earth System models. This paper emphasizes the indispensable value of the data provided by the family of Sentinel constellations in the context of the urgent need for improved process understanding of the Earth system. © 2012 Elsevier Inc.","author":[{"dropping-particle":"","family":"Berger","given":"Michael","non-dropping-particle":"","parse-names":false,"suffix":""},{"dropping-particle":"","family":"Moreno","given":"Jose","non-dropping-particle":"","parse-names":false,"suffix":""},{"dropping-particle":"","family":"Johannessen","given":"Johnny A.","non-dropping-particle":"","parse-names":false,"suffix":""},{"dropping-particle":"","family":"Levelt","given":"Pieternel F.","non-dropping-particle":"","parse-names":false,"suffix":""},{"dropping-particle":"","family":"Hanssen","given":"Ramon F.","non-dropping-particle":"","parse-names":false,"suffix":""}],"container-title":"Remote Sensing of Environment","id":"ITEM-1","issued":{"date-parts":[["2012"]]},"page":"84-90","title":"ESA's sentinel missions in support of Earth system science","type":"article-journal","volume":"120"},"uris":["http://www.mendeley.com/documents/?uuid=b6ab13c2-f481-44cd-8580-0b44a3c16d8d"]},{"id":"ITEM-2","itemData":{"DOI":"10.1080/10643389.2018.1447717","ISSN":"15476537","abstract":"Soil degradation includes a number of processes, ranging from soil erosion to soil contamination, which reduce the capability of soil to work as a base for vegetation roots. Methods to quantify soil degradation due to contamination on a large area with a proper domain are needed and must be studied and developed. Proximal and remote sensing techniques are essential tools, well-suited for surveying large areas, and monitoring soil contamination at a high temporal and spatial interval. Recently developed and forthcoming satellites also dedicated to land monitoring and provide inimitable data streams, which have potential of soil contamination detection. This study peruses the potential of spectroscopy methods in various domains to assess selected soil contaminants including potentially toxic elements and petroleum hydrocarbons from reflectance information, plus a preliminary review of the new-generation orbital Earth observation sensors. An aim is to review the means to do so from spaceborne sensors, which are considered to be state-of-the-art Earth orbit observation technologies. This review will help to answer the question: how can spectral information from proximal and remote sensing techniques in different domains be used for soil contamination modelling? This direction will pave the way for soil contamination monitoring using these techniques.","author":[{"dropping-particle":"","family":"Gholizadeh","given":"Asa","non-dropping-particle":"","parse-names":false,"suffix":""},{"dropping-particle":"","family":"Saberioon","given":"Mohammadmehdi","non-dropping-particle":"","parse-names":false,"suffix":""},{"dropping-particle":"","family":"Ben-Dor","given":"Eyal","non-dropping-particle":"","parse-names":false,"suffix":""},{"dropping-particle":"","family":"Borůvka","given":"Luboš","non-dropping-particle":"","parse-names":false,"suffix":""}],"container-title":"Critical Reviews in Environmental Science and Technology","id":"ITEM-2","issue":"3","issued":{"date-parts":[["2018"]]},"page":"243-278","title":"Monitoring of selected soil contaminants using proximal and remote sensing techniques: Background, state-of-the-art and future perspectives","type":"article-journal","volume":"48"},"uris":["http://www.mendeley.com/documents/?uuid=d7df1a66-d19d-41a5-b014-2f12f75aa481"]},{"id":"ITEM-3","itemData":{"DOI":"10.1016/j.envpol.2015.05.041","ISSN":"18736424","PMID":"26074164","abstract":"The global demand for fossil energy is triggering oil exploration and production projects in remote areas of the world. During the last few decades hydrocarbon production has caused pollution in the Amazon forest inflicting considerable environmental impact. Until now it is not clear how hydrocarbon pollution affects the health of the tropical forest flora. During a field campaign in polluted and pristine forest, more than 1100 leaf samples were collected and analysed for biophysical and biochemical parameters. The results revealed that tropical forests exposed to hydrocarbon pollution show reduced levels of chlorophyll content, higher levels of foliar water content and leaf structural changes. In order to map this impact over wider geographical areas, vegetation indices were applied to hyperspectral Hyperion satellite imagery. Three vegetation indices (SR, NDVI and NDVI&lt;inf&gt;705&lt;/inf&gt;) were found to be the most appropriate indices to detect the effects of petroleum pollution in the Amazon forest.","author":[{"dropping-particle":"","family":"Arellano","given":"Paul","non-dropping-particle":"","parse-names":false,"suffix":""},{"dropping-particle":"","family":"Tansey","given":"Kevin","non-dropping-particle":"","parse-names":false,"suffix":""},{"dropping-particle":"","family":"Balzter","given":"Heiko","non-dropping-particle":"","parse-names":false,"suffix":""},{"dropping-particle":"","family":"Boyd","given":"Doreen S.","non-dropping-particle":"","parse-names":false,"suffix":""}],"container-title":"Environmental Pollution","id":"ITEM-3","issued":{"date-parts":[["2015"]]},"page":"225-239","publisher":"Elsevier Ltd","title":"Detecting the effects of hydrocarbon pollution in the Amazon forest using hyperspectral satellite images","type":"article-journal","volume":"205"},"uris":["http://www.mendeley.com/documents/?uuid=bee4ff94-12b3-46bd-8a91-817311f7f675"]}],"mendeley":{"formattedCitation":"[47], [86], [139]","plainTextFormattedCitation":"[47], [86], [139]","previouslyFormattedCitation":"[47], [86], [139]"},"properties":{"noteIndex":0},"schema":"https://github.com/citation-style-language/schema/raw/master/csl-citation.json"}</w:instrText>
      </w:r>
      <w:r w:rsidR="00696A68" w:rsidRPr="000B7AFF">
        <w:rPr>
          <w:rFonts w:cs="MyriadPro-Bold"/>
        </w:rPr>
        <w:fldChar w:fldCharType="separate"/>
      </w:r>
      <w:r w:rsidR="00792D1D" w:rsidRPr="00792D1D">
        <w:rPr>
          <w:rFonts w:cs="MyriadPro-Bold"/>
          <w:noProof/>
        </w:rPr>
        <w:t>[47], [86], [139]</w:t>
      </w:r>
      <w:r w:rsidR="00696A68" w:rsidRPr="000B7AFF">
        <w:rPr>
          <w:rFonts w:cs="MyriadPro-Bold"/>
        </w:rPr>
        <w:fldChar w:fldCharType="end"/>
      </w:r>
      <w:r w:rsidRPr="000B7AFF">
        <w:rPr>
          <w:rFonts w:cs="MyriadPro-Bold"/>
        </w:rPr>
        <w:t>. It is expected that in near future, the Italian PRISMA sensor will be available, followed by the Japanese HISUI HSR sensor (with thermal capability), the German EnMap HSR (with free data to the scientific community); thereafter, the Italian-Israeli SHALOM sensor would be in orbit. These sensors, plus the new initiatives such as FLEX sensor (for monitoring fluorescence in vegetation) and Sentinel-2 (with three RE bands) promise that high-quality data will be more frequently available for monitoring vegetation and the</w:t>
      </w:r>
      <w:r w:rsidR="004B24D0" w:rsidRPr="000B7AFF">
        <w:rPr>
          <w:rFonts w:cs="MyriadPro-Bold"/>
        </w:rPr>
        <w:t>ir stressors from orbit</w:t>
      </w:r>
      <w:r w:rsidR="000B7AFF" w:rsidRPr="000B7AFF">
        <w:rPr>
          <w:rFonts w:cs="MyriadPro-Bold"/>
        </w:rPr>
        <w:t xml:space="preserve">. </w:t>
      </w:r>
      <w:r w:rsidRPr="000B7AFF">
        <w:rPr>
          <w:rFonts w:cs="MyriadPro-Bold"/>
        </w:rPr>
        <w:t xml:space="preserve">All the above-mentioned materials showed that the disciplines of optical proximal and remote sensing are experiencing an inimitable increasing in sensors quantity and quality. Moreover, the high potential of the techniques in assessment of vegetation status as indicators of soil contamination has been proved; however, each technique has some advantages and disadvantages, which determine its capability. Therefore, selection of the data source highly depends on the measured attribute, resolution requirement, turnaround and revisit-time, cost and value of the information and data processing requirement </w:t>
      </w:r>
      <w:r w:rsidR="00696A68" w:rsidRPr="000B7AFF">
        <w:rPr>
          <w:rFonts w:cs="MyriadPro-Bold"/>
        </w:rPr>
        <w:fldChar w:fldCharType="begin" w:fldLock="1"/>
      </w:r>
      <w:r w:rsidR="004B640A">
        <w:rPr>
          <w:rFonts w:cs="MyriadPro-Bold"/>
        </w:rPr>
        <w:instrText>ADDIN CSL_CITATION {"citationItems":[{"id":"ITEM-1","itemData":{"author":[{"dropping-particle":"","family":"Dalsted","given":"K","non-dropping-particle":"","parse-names":false,"suffix":""},{"dropping-particle":"","family":"Paris","given":"J F","non-dropping-particle":"","parse-names":false,"suffix":""},{"dropping-particle":"","family":"Clay","given":"D E","non-dropping-particle":"","parse-names":false,"suffix":""},{"dropping-particle":"","family":"Clay","given":"S a","non-dropping-particle":"","parse-names":false,"suffix":""},{"dropping-particle":"","family":"Reese","given":"C L","non-dropping-particle":"","parse-names":false,"suffix":""},{"dropping-particle":"","family":"Chang","given":"J","non-dropping-particle":"","parse-names":false,"suffix":""}],"container-title":"Ssmg","id":"ITEM-1","issue":"3","issued":{"date-parts":[["2003"]]},"page":"1-6","title":"Selecting the Appropriate Satellite Remote Sensing Product for Precision Farming","type":"article-journal","volume":"8"},"uris":["http://www.mendeley.com/documents/?uuid=ca4605bb-9a49-4d7c-bb3b-7516fbf8d6d0"]}],"mendeley":{"formattedCitation":"[140]","plainTextFormattedCitation":"[140]","previouslyFormattedCitation":"[140]"},"properties":{"noteIndex":0},"schema":"https://github.com/citation-style-language/schema/raw/master/csl-citation.json"}</w:instrText>
      </w:r>
      <w:r w:rsidR="00696A68" w:rsidRPr="000B7AFF">
        <w:rPr>
          <w:rFonts w:cs="MyriadPro-Bold"/>
        </w:rPr>
        <w:fldChar w:fldCharType="separate"/>
      </w:r>
      <w:r w:rsidR="00792D1D" w:rsidRPr="00792D1D">
        <w:rPr>
          <w:rFonts w:cs="MyriadPro-Bold"/>
          <w:noProof/>
        </w:rPr>
        <w:t>[140]</w:t>
      </w:r>
      <w:r w:rsidR="00696A68" w:rsidRPr="000B7AFF">
        <w:rPr>
          <w:rFonts w:cs="MyriadPro-Bold"/>
        </w:rPr>
        <w:fldChar w:fldCharType="end"/>
      </w:r>
      <w:r w:rsidR="00696A68" w:rsidRPr="000B7AFF">
        <w:rPr>
          <w:rFonts w:cs="MyriadPro-Bold"/>
        </w:rPr>
        <w:t>.</w:t>
      </w:r>
    </w:p>
    <w:p w14:paraId="2E984C48" w14:textId="77777777" w:rsidR="007345A3" w:rsidRPr="000B7AFF" w:rsidRDefault="007345A3" w:rsidP="004B24D0">
      <w:pPr>
        <w:autoSpaceDE w:val="0"/>
        <w:autoSpaceDN w:val="0"/>
        <w:adjustRightInd w:val="0"/>
        <w:spacing w:after="0" w:line="240" w:lineRule="auto"/>
        <w:ind w:left="720" w:firstLine="720"/>
        <w:jc w:val="both"/>
        <w:rPr>
          <w:rFonts w:cs="MyriadPro-Bold"/>
          <w:rtl/>
        </w:rPr>
      </w:pPr>
      <w:r w:rsidRPr="000B7AFF">
        <w:rPr>
          <w:rFonts w:cs="MyriadPro-Bold"/>
        </w:rPr>
        <w:t>The average reflectance curves between the unstressed and s</w:t>
      </w:r>
      <w:r w:rsidR="004B24D0" w:rsidRPr="000B7AFF">
        <w:rPr>
          <w:rFonts w:cs="MyriadPro-Bold"/>
        </w:rPr>
        <w:t xml:space="preserve">tressed </w:t>
      </w:r>
      <w:r w:rsidR="00E34345">
        <w:rPr>
          <w:rFonts w:cs="MyriadPro-Bold"/>
        </w:rPr>
        <w:t>rice are shown in Fig. 5</w:t>
      </w:r>
      <w:r w:rsidRPr="000B7AFF">
        <w:rPr>
          <w:rFonts w:cs="MyriadPro-Bold"/>
        </w:rPr>
        <w:t>. For ASD reflectance spectra, a large difference in the original spectral reflectance was observed in the visible and near infrared region; namely, the reflectance of unstressed rice was higher than that of stressed rice. For Sentinel-2 reflectance spectra, regardless of whether B02, B03, or B04 was the focus, no clear difference was observed in the mean values of unstressed and stressed rice, indicating that there were no visible symptoms of crops stress in the original reflectance spectra from B02 to B04. From B06, B07, and B8A, the notable common feature was that the spectral curve of unstressed rice was slightly hi</w:t>
      </w:r>
      <w:r w:rsidR="00CF5508">
        <w:rPr>
          <w:rFonts w:cs="MyriadPro-Bold"/>
        </w:rPr>
        <w:t xml:space="preserve">gher than that of stressed rice </w:t>
      </w:r>
      <w:r w:rsidR="00696A68" w:rsidRPr="000B7AFF">
        <w:rPr>
          <w:rFonts w:cs="MyriadPro-Bold"/>
        </w:rPr>
        <w:fldChar w:fldCharType="begin" w:fldLock="1"/>
      </w:r>
      <w:r w:rsidR="00CF5508">
        <w:rPr>
          <w:rFonts w:cs="MyriadPro-Bold"/>
        </w:rPr>
        <w:instrText>ADDIN CSL_CITATION {"citationItems":[{"id":"ITEM-1","itemData":{"DOI":"10.1016/j.scitotenv.2018.04.415","ISSN":"18791026","PMID":"29738893","abstract":"Regional-level information on heavy metal pollution in agro-ecosystems is essential for food security because excessive levels of heavy metals in crops may pose risks to humans. However, collecting this information over large areas is inherently costly. This paper investigates the possibility of applying multi-temporal Sentinel-2 satellite images to detect heavy metal-induced stress (i.e., Cd stress) in rice crops in four study areas in Zhuzhou City, Hunan Province, China. For this purpose, we compared seven Sentinel-2 images acquired in 2016 and 2017 with in situ measured hyper-spectral data, chlorophyll content, rice leaf area index, and heavy metal concentrations in soil collected from 2014 to 2017. Vegetation indices (VIs) related to red edge bands were referred to as the sensitive indicators for screening stressed rice from unstressed rice. The coefficients of spatio-temporal variation (CSTV) derived from the VIs allowed us to discriminate crops exposed to pollution from heavy metals as well as environmental stressors. The results indicate that (i) the red edge chlorophyll index, the red edge position index, and the normalized difference red edge 2 index derived from multi-temporal Sentinel-2 images were good indicators for screening stressed rice from unstressed rice; (ii) Rice under Cd stress remained stable with lower CSTV values of VIs overall growth stages in the experimental region, whereas rice under other stressors (i.e., pests and disease) showed abrupt changes at some growth stages and presented “hot spots” with greater CSTV values; and (iii) the proposed spatio-temporal anomaly detection method was successful at detecting rice under Cd stress; and CSTVs of rice VIs stabilized regardless of whether they were applied to consecutive growth stages or to two different crop years. This study suggests that regional heavy metal stress may be accurately detected using multi-temporal Sentinel-2 images, using VIs sensitive to the spatio-temporal characteristics of crops.","author":[{"dropping-particle":"","family":"Liu","given":"Meiling","non-dropping-particle":"","parse-names":false,"suffix":""},{"dropping-particle":"","family":"Wang","given":"Tiejun","non-dropping-particle":"","parse-names":false,"suffix":""},{"dropping-particle":"","family":"Skidmore","given":"Andrew K.","non-dropping-particle":"","parse-names":false,"suffix":""},{"dropping-particle":"","family":"Liu","given":"Xiangnan","non-dropping-particle":"","parse-names":false,"suffix":""}],"container-title":"Science of the Total Environment","id":"ITEM-1","issued":{"date-parts":[["2018"]]},"page":"18-29","publisher":"Elsevier B.V.","title":"Heavy metal-induced stress in rice crops detected using multi-temporal Sentinel-2 satellite images","type":"article-journal","volume":"637-638"},"uris":["http://www.mendeley.com/documents/?uuid=820a6290-9d77-4275-88b6-84d1f71d1868"]}],"mendeley":{"formattedCitation":"[55]","plainTextFormattedCitation":"[55]","previouslyFormattedCitation":"[55]"},"properties":{"noteIndex":0},"schema":"https://github.com/citation-style-language/schema/raw/master/csl-citation.json"}</w:instrText>
      </w:r>
      <w:r w:rsidR="00696A68" w:rsidRPr="000B7AFF">
        <w:rPr>
          <w:rFonts w:cs="MyriadPro-Bold"/>
        </w:rPr>
        <w:fldChar w:fldCharType="separate"/>
      </w:r>
      <w:r w:rsidR="00CF5508" w:rsidRPr="00CF5508">
        <w:rPr>
          <w:rFonts w:cs="MyriadPro-Bold"/>
          <w:noProof/>
        </w:rPr>
        <w:t>[55]</w:t>
      </w:r>
      <w:r w:rsidR="00696A68" w:rsidRPr="000B7AFF">
        <w:rPr>
          <w:rFonts w:cs="MyriadPro-Bold"/>
        </w:rPr>
        <w:fldChar w:fldCharType="end"/>
      </w:r>
      <w:r w:rsidR="00CF5508">
        <w:rPr>
          <w:rFonts w:cs="MyriadPro-Bold"/>
        </w:rPr>
        <w:t>.</w:t>
      </w:r>
    </w:p>
    <w:p w14:paraId="23B335CF" w14:textId="77777777" w:rsidR="007345A3" w:rsidRPr="000B7AFF" w:rsidRDefault="007345A3" w:rsidP="007345A3">
      <w:pPr>
        <w:autoSpaceDE w:val="0"/>
        <w:autoSpaceDN w:val="0"/>
        <w:adjustRightInd w:val="0"/>
        <w:spacing w:after="0" w:line="240" w:lineRule="auto"/>
        <w:ind w:left="720" w:firstLine="720"/>
        <w:rPr>
          <w:rFonts w:cs="MyriadPro-Bold"/>
          <w:b/>
          <w:bCs/>
        </w:rPr>
      </w:pPr>
    </w:p>
    <w:p w14:paraId="2D23FCE6" w14:textId="77777777" w:rsidR="007345A3" w:rsidRPr="000B7AFF" w:rsidRDefault="007345A3" w:rsidP="007345A3">
      <w:pPr>
        <w:autoSpaceDE w:val="0"/>
        <w:autoSpaceDN w:val="0"/>
        <w:adjustRightInd w:val="0"/>
        <w:spacing w:after="0" w:line="240" w:lineRule="auto"/>
        <w:ind w:left="720" w:firstLine="720"/>
        <w:rPr>
          <w:rFonts w:cs="MyriadPro-Bold"/>
          <w:b/>
          <w:bCs/>
        </w:rPr>
      </w:pPr>
      <w:r w:rsidRPr="000B7AFF">
        <w:rPr>
          <w:noProof/>
          <w:lang w:val="pt-PT" w:eastAsia="pt-PT"/>
        </w:rPr>
        <w:drawing>
          <wp:inline distT="0" distB="0" distL="0" distR="0" wp14:anchorId="015AABF6" wp14:editId="0E83A522">
            <wp:extent cx="3954483" cy="249917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275" t="2051" r="2871" b="11612"/>
                    <a:stretch/>
                  </pic:blipFill>
                  <pic:spPr bwMode="auto">
                    <a:xfrm>
                      <a:off x="0" y="0"/>
                      <a:ext cx="3956442" cy="2500408"/>
                    </a:xfrm>
                    <a:prstGeom prst="rect">
                      <a:avLst/>
                    </a:prstGeom>
                    <a:ln>
                      <a:noFill/>
                    </a:ln>
                    <a:extLst>
                      <a:ext uri="{53640926-AAD7-44D8-BBD7-CCE9431645EC}">
                        <a14:shadowObscured xmlns:a14="http://schemas.microsoft.com/office/drawing/2010/main"/>
                      </a:ext>
                    </a:extLst>
                  </pic:spPr>
                </pic:pic>
              </a:graphicData>
            </a:graphic>
          </wp:inline>
        </w:drawing>
      </w:r>
    </w:p>
    <w:p w14:paraId="58A9CDF5" w14:textId="77777777" w:rsidR="000B7AFF" w:rsidRPr="00E34345" w:rsidRDefault="00E34345" w:rsidP="007345A3">
      <w:pPr>
        <w:autoSpaceDE w:val="0"/>
        <w:autoSpaceDN w:val="0"/>
        <w:adjustRightInd w:val="0"/>
        <w:spacing w:after="0" w:line="240" w:lineRule="auto"/>
        <w:ind w:left="720" w:firstLine="720"/>
        <w:rPr>
          <w:rFonts w:cs="MyriadPro-Bold"/>
          <w:sz w:val="18"/>
          <w:szCs w:val="18"/>
        </w:rPr>
      </w:pPr>
      <w:r>
        <w:rPr>
          <w:rFonts w:cs="MyriadPro-Bold"/>
          <w:sz w:val="18"/>
          <w:szCs w:val="18"/>
        </w:rPr>
        <w:t>Fig. 5</w:t>
      </w:r>
      <w:r w:rsidR="000B7AFF" w:rsidRPr="00E34345">
        <w:rPr>
          <w:rFonts w:cs="MyriadPro-Bold"/>
          <w:sz w:val="18"/>
          <w:szCs w:val="18"/>
        </w:rPr>
        <w:t>. Characteristic of unstressed and stressed rice from ASD data and Sentinel 2 image.</w:t>
      </w:r>
    </w:p>
    <w:p w14:paraId="054F1802" w14:textId="77777777" w:rsidR="007345A3" w:rsidRPr="000B7AFF" w:rsidRDefault="000B7AFF" w:rsidP="000B7AFF">
      <w:pPr>
        <w:autoSpaceDE w:val="0"/>
        <w:autoSpaceDN w:val="0"/>
        <w:adjustRightInd w:val="0"/>
        <w:spacing w:before="240" w:after="0" w:line="240" w:lineRule="auto"/>
        <w:ind w:left="720" w:firstLine="720"/>
        <w:jc w:val="both"/>
        <w:rPr>
          <w:rFonts w:cstheme="majorBidi"/>
        </w:rPr>
      </w:pPr>
      <w:r w:rsidRPr="000B7AFF">
        <w:rPr>
          <w:rFonts w:cstheme="majorBidi"/>
        </w:rPr>
        <w:t xml:space="preserve">Liu et al. </w:t>
      </w:r>
      <w:r w:rsidRPr="000B7AFF">
        <w:rPr>
          <w:rFonts w:cstheme="majorBidi"/>
        </w:rPr>
        <w:fldChar w:fldCharType="begin" w:fldLock="1"/>
      </w:r>
      <w:r w:rsidR="00CF5508">
        <w:rPr>
          <w:rFonts w:cstheme="majorBidi"/>
        </w:rPr>
        <w:instrText>ADDIN CSL_CITATION {"citationItems":[{"id":"ITEM-1","itemData":{"DOI":"10.1016/j.scitotenv.2018.04.415","ISSN":"18791026","PMID":"29738893","abstract":"Regional-level information on heavy metal pollution in agro-ecosystems is essential for food security because excessive levels of heavy metals in crops may pose risks to humans. However, collecting this information over large areas is inherently costly. This paper investigates the possibility of applying multi-temporal Sentinel-2 satellite images to detect heavy metal-induced stress (i.e., Cd stress) in rice crops in four study areas in Zhuzhou City, Hunan Province, China. For this purpose, we compared seven Sentinel-2 images acquired in 2016 and 2017 with in situ measured hyper-spectral data, chlorophyll content, rice leaf area index, and heavy metal concentrations in soil collected from 2014 to 2017. Vegetation indices (VIs) related to red edge bands were referred to as the sensitive indicators for screening stressed rice from unstressed rice. The coefficients of spatio-temporal variation (CSTV) derived from the VIs allowed us to discriminate crops exposed to pollution from heavy metals as well as environmental stressors. The results indicate that (i) the red edge chlorophyll index, the red edge position index, and the normalized difference red edge 2 index derived from multi-temporal Sentinel-2 images were good indicators for screening stressed rice from unstressed rice; (ii) Rice under Cd stress remained stable with lower CSTV values of VIs overall growth stages in the experimental region, whereas rice under other stressors (i.e., pests and disease) showed abrupt changes at some growth stages and presented “hot spots” with greater CSTV values; and (iii) the proposed spatio-temporal anomaly detection method was successful at detecting rice under Cd stress; and CSTVs of rice VIs stabilized regardless of whether they were applied to consecutive growth stages or to two different crop years. This study suggests that regional heavy metal stress may be accurately detected using multi-temporal Sentinel-2 images, using VIs sensitive to the spatio-temporal characteristics of crops.","author":[{"dropping-particle":"","family":"Liu","given":"Meiling","non-dropping-particle":"","parse-names":false,"suffix":""},{"dropping-particle":"","family":"Wang","given":"Tiejun","non-dropping-particle":"","parse-names":false,"suffix":""},{"dropping-particle":"","family":"Skidmore","given":"Andrew K.","non-dropping-particle":"","parse-names":false,"suffix":""},{"dropping-particle":"","family":"Liu","given":"Xiangnan","non-dropping-particle":"","parse-names":false,"suffix":""}],"container-title":"Science of the Total Environment","id":"ITEM-1","issued":{"date-parts":[["2018"]]},"page":"18-29","publisher":"Elsevier B.V.","title":"Heavy metal-induced stress in rice crops detected using multi-temporal Sentinel-2 satellite images","type":"article-journal","volume":"637-638"},"uris":["http://www.mendeley.com/documents/?uuid=820a6290-9d77-4275-88b6-84d1f71d1868"]}],"mendeley":{"formattedCitation":"[55]","plainTextFormattedCitation":"[55]","previouslyFormattedCitation":"[55]"},"properties":{"noteIndex":0},"schema":"https://github.com/citation-style-language/schema/raw/master/csl-citation.json"}</w:instrText>
      </w:r>
      <w:r w:rsidRPr="000B7AFF">
        <w:rPr>
          <w:rFonts w:cstheme="majorBidi"/>
        </w:rPr>
        <w:fldChar w:fldCharType="separate"/>
      </w:r>
      <w:r w:rsidR="00CF5508" w:rsidRPr="00CF5508">
        <w:rPr>
          <w:rFonts w:cstheme="majorBidi"/>
          <w:noProof/>
        </w:rPr>
        <w:t>[55]</w:t>
      </w:r>
      <w:r w:rsidRPr="000B7AFF">
        <w:rPr>
          <w:rFonts w:cstheme="majorBidi"/>
        </w:rPr>
        <w:fldChar w:fldCharType="end"/>
      </w:r>
      <w:r w:rsidRPr="000B7AFF">
        <w:rPr>
          <w:rFonts w:cstheme="majorBidi"/>
        </w:rPr>
        <w:t xml:space="preserve"> d</w:t>
      </w:r>
      <w:r w:rsidR="007345A3" w:rsidRPr="000B7AFF">
        <w:rPr>
          <w:rFonts w:cstheme="majorBidi"/>
        </w:rPr>
        <w:t>ata</w:t>
      </w:r>
      <w:r w:rsidRPr="000B7AFF">
        <w:rPr>
          <w:rFonts w:cstheme="majorBidi"/>
        </w:rPr>
        <w:t xml:space="preserve"> was based on t</w:t>
      </w:r>
      <w:r w:rsidR="007345A3" w:rsidRPr="000B7AFF">
        <w:rPr>
          <w:rFonts w:cstheme="majorBidi"/>
        </w:rPr>
        <w:t xml:space="preserve">he same or similar crops (such as first- and second-season rice crop) in similar growth stages, and images of pure paddy fields were also selected to limit variability. Second, the CSTVs of VIs can vary significantly because of differences sowing date, cultivars of rice, climatic condition, and fertilization strategies, it remains a challenge to discriminate all these factors that potentially influencing crop </w:t>
      </w:r>
      <w:r w:rsidR="007345A3" w:rsidRPr="000B7AFF">
        <w:rPr>
          <w:rFonts w:cstheme="majorBidi"/>
        </w:rPr>
        <w:lastRenderedPageBreak/>
        <w:t>growth at a large scale. Third, high-resolution spatio-temporal images are required to map crops regions and obtain accurate times and locations of crops under different stressors, especially for abruptly stressed crops</w:t>
      </w:r>
      <w:r w:rsidR="00455936">
        <w:rPr>
          <w:rFonts w:cstheme="majorBidi"/>
        </w:rPr>
        <w:t xml:space="preserve"> </w:t>
      </w:r>
      <w:r w:rsidR="00696A68" w:rsidRPr="000B7AFF">
        <w:rPr>
          <w:rFonts w:cstheme="majorBidi"/>
        </w:rPr>
        <w:fldChar w:fldCharType="begin" w:fldLock="1"/>
      </w:r>
      <w:r w:rsidR="00CF5508">
        <w:rPr>
          <w:rFonts w:cstheme="majorBidi"/>
        </w:rPr>
        <w:instrText>ADDIN CSL_CITATION {"citationItems":[{"id":"ITEM-1","itemData":{"DOI":"10.1016/j.scitotenv.2018.04.415","ISSN":"18791026","PMID":"29738893","abstract":"Regional-level information on heavy metal pollution in agro-ecosystems is essential for food security because excessive levels of heavy metals in crops may pose risks to humans. However, collecting this information over large areas is inherently costly. This paper investigates the possibility of applying multi-temporal Sentinel-2 satellite images to detect heavy metal-induced stress (i.e., Cd stress) in rice crops in four study areas in Zhuzhou City, Hunan Province, China. For this purpose, we compared seven Sentinel-2 images acquired in 2016 and 2017 with in situ measured hyper-spectral data, chlorophyll content, rice leaf area index, and heavy metal concentrations in soil collected from 2014 to 2017. Vegetation indices (VIs) related to red edge bands were referred to as the sensitive indicators for screening stressed rice from unstressed rice. The coefficients of spatio-temporal variation (CSTV) derived from the VIs allowed us to discriminate crops exposed to pollution from heavy metals as well as environmental stressors. The results indicate that (i) the red edge chlorophyll index, the red edge position index, and the normalized difference red edge 2 index derived from multi-temporal Sentinel-2 images were good indicators for screening stressed rice from unstressed rice; (ii) Rice under Cd stress remained stable with lower CSTV values of VIs overall growth stages in the experimental region, whereas rice under other stressors (i.e., pests and disease) showed abrupt changes at some growth stages and presented “hot spots” with greater CSTV values; and (iii) the proposed spatio-temporal anomaly detection method was successful at detecting rice under Cd stress; and CSTVs of rice VIs stabilized regardless of whether they were applied to consecutive growth stages or to two different crop years. This study suggests that regional heavy metal stress may be accurately detected using multi-temporal Sentinel-2 images, using VIs sensitive to the spatio-temporal characteristics of crops.","author":[{"dropping-particle":"","family":"Liu","given":"Meiling","non-dropping-particle":"","parse-names":false,"suffix":""},{"dropping-particle":"","family":"Wang","given":"Tiejun","non-dropping-particle":"","parse-names":false,"suffix":""},{"dropping-particle":"","family":"Skidmore","given":"Andrew K.","non-dropping-particle":"","parse-names":false,"suffix":""},{"dropping-particle":"","family":"Liu","given":"Xiangnan","non-dropping-particle":"","parse-names":false,"suffix":""}],"container-title":"Science of the Total Environment","id":"ITEM-1","issued":{"date-parts":[["2018"]]},"page":"18-29","publisher":"Elsevier B.V.","title":"Heavy metal-induced stress in rice crops detected using multi-temporal Sentinel-2 satellite images","type":"article-journal","volume":"637-638"},"uris":["http://www.mendeley.com/documents/?uuid=820a6290-9d77-4275-88b6-84d1f71d1868"]}],"mendeley":{"formattedCitation":"[55]","plainTextFormattedCitation":"[55]","previouslyFormattedCitation":"[55]"},"properties":{"noteIndex":0},"schema":"https://github.com/citation-style-language/schema/raw/master/csl-citation.json"}</w:instrText>
      </w:r>
      <w:r w:rsidR="00696A68" w:rsidRPr="000B7AFF">
        <w:rPr>
          <w:rFonts w:cstheme="majorBidi"/>
        </w:rPr>
        <w:fldChar w:fldCharType="separate"/>
      </w:r>
      <w:r w:rsidR="00455936" w:rsidRPr="00455936">
        <w:rPr>
          <w:rFonts w:cstheme="majorBidi"/>
          <w:noProof/>
        </w:rPr>
        <w:t>[55]</w:t>
      </w:r>
      <w:r w:rsidR="00696A68" w:rsidRPr="000B7AFF">
        <w:rPr>
          <w:rFonts w:cstheme="majorBidi"/>
        </w:rPr>
        <w:fldChar w:fldCharType="end"/>
      </w:r>
      <w:r w:rsidR="007345A3" w:rsidRPr="000B7AFF">
        <w:rPr>
          <w:rFonts w:cstheme="majorBidi"/>
        </w:rPr>
        <w:t>.</w:t>
      </w:r>
    </w:p>
    <w:p w14:paraId="4658BCB3" w14:textId="77777777" w:rsidR="007345A3" w:rsidRPr="000B7AFF" w:rsidRDefault="007345A3" w:rsidP="004B24D0">
      <w:pPr>
        <w:autoSpaceDE w:val="0"/>
        <w:autoSpaceDN w:val="0"/>
        <w:adjustRightInd w:val="0"/>
        <w:spacing w:after="0" w:line="240" w:lineRule="auto"/>
        <w:ind w:left="720" w:firstLine="720"/>
        <w:jc w:val="both"/>
        <w:rPr>
          <w:rFonts w:cstheme="majorBidi"/>
        </w:rPr>
      </w:pPr>
      <w:r w:rsidRPr="000B7AFF">
        <w:rPr>
          <w:rFonts w:cstheme="majorBidi"/>
        </w:rPr>
        <w:t>At the same time, using multi- and hyper-spectral sensors I conjunction with SAR data can more effectively monitor crops stressors. Ideally, if clouds and cloud shadows are adequately screened, multi-sensors can exclude large rates of false detection of abrupt stressors because most surface reflectance change is caused by clouds, which have different spectral effects compared t</w:t>
      </w:r>
      <w:r w:rsidR="004B24D0" w:rsidRPr="000B7AFF">
        <w:rPr>
          <w:rFonts w:cstheme="majorBidi"/>
        </w:rPr>
        <w:t xml:space="preserve">o those caused by abrupt stress </w:t>
      </w:r>
      <w:r w:rsidR="00696A68" w:rsidRPr="000B7AFF">
        <w:rPr>
          <w:rFonts w:cstheme="majorBidi"/>
        </w:rPr>
        <w:fldChar w:fldCharType="begin" w:fldLock="1"/>
      </w:r>
      <w:r w:rsidR="00455936">
        <w:rPr>
          <w:rFonts w:cstheme="majorBidi"/>
        </w:rPr>
        <w:instrText>ADDIN CSL_CITATION {"citationItems":[{"id":"ITEM-1","itemData":{"DOI":"10.1016/j.scitotenv.2018.04.415","ISSN":"18791026","PMID":"29738893","abstract":"Regional-level information on heavy metal pollution in agro-ecosystems is essential for food security because excessive levels of heavy metals in crops may pose risks to humans. However, collecting this information over large areas is inherently costly. This paper investigates the possibility of applying multi-temporal Sentinel-2 satellite images to detect heavy metal-induced stress (i.e., Cd stress) in rice crops in four study areas in Zhuzhou City, Hunan Province, China. For this purpose, we compared seven Sentinel-2 images acquired in 2016 and 2017 with in situ measured hyper-spectral data, chlorophyll content, rice leaf area index, and heavy metal concentrations in soil collected from 2014 to 2017. Vegetation indices (VIs) related to red edge bands were referred to as the sensitive indicators for screening stressed rice from unstressed rice. The coefficients of spatio-temporal variation (CSTV) derived from the VIs allowed us to discriminate crops exposed to pollution from heavy metals as well as environmental stressors. The results indicate that (i) the red edge chlorophyll index, the red edge position index, and the normalized difference red edge 2 index derived from multi-temporal Sentinel-2 images were good indicators for screening stressed rice from unstressed rice; (ii) Rice under Cd stress remained stable with lower CSTV values of VIs overall growth stages in the experimental region, whereas rice under other stressors (i.e., pests and disease) showed abrupt changes at some growth stages and presented “hot spots” with greater CSTV values; and (iii) the proposed spatio-temporal anomaly detection method was successful at detecting rice under Cd stress; and CSTVs of rice VIs stabilized regardless of whether they were applied to consecutive growth stages or to two different crop years. This study suggests that regional heavy metal stress may be accurately detected using multi-temporal Sentinel-2 images, using VIs sensitive to the spatio-temporal characteristics of crops.","author":[{"dropping-particle":"","family":"Liu","given":"Meiling","non-dropping-particle":"","parse-names":false,"suffix":""},{"dropping-particle":"","family":"Wang","given":"Tiejun","non-dropping-particle":"","parse-names":false,"suffix":""},{"dropping-particle":"","family":"Skidmore","given":"Andrew K.","non-dropping-particle":"","parse-names":false,"suffix":""},{"dropping-particle":"","family":"Liu","given":"Xiangnan","non-dropping-particle":"","parse-names":false,"suffix":""}],"container-title":"Science of the Total Environment","id":"ITEM-1","issued":{"date-parts":[["2018"]]},"page":"18-29","publisher":"Elsevier B.V.","title":"Heavy metal-induced stress in rice crops detected using multi-temporal Sentinel-2 satellite images","type":"article-journal","volume":"637-638"},"uris":["http://www.mendeley.com/documents/?uuid=820a6290-9d77-4275-88b6-84d1f71d1868"]}],"mendeley":{"formattedCitation":"[55]","plainTextFormattedCitation":"[55]","previouslyFormattedCitation":"[55]"},"properties":{"noteIndex":0},"schema":"https://github.com/citation-style-language/schema/raw/master/csl-citation.json"}</w:instrText>
      </w:r>
      <w:r w:rsidR="00696A68" w:rsidRPr="000B7AFF">
        <w:rPr>
          <w:rFonts w:cstheme="majorBidi"/>
        </w:rPr>
        <w:fldChar w:fldCharType="separate"/>
      </w:r>
      <w:r w:rsidR="00455936" w:rsidRPr="00455936">
        <w:rPr>
          <w:rFonts w:cstheme="majorBidi"/>
          <w:noProof/>
        </w:rPr>
        <w:t>[55]</w:t>
      </w:r>
      <w:r w:rsidR="00696A68" w:rsidRPr="000B7AFF">
        <w:rPr>
          <w:rFonts w:cstheme="majorBidi"/>
        </w:rPr>
        <w:fldChar w:fldCharType="end"/>
      </w:r>
      <w:r w:rsidRPr="000B7AFF">
        <w:rPr>
          <w:rFonts w:cstheme="majorBidi"/>
        </w:rPr>
        <w:t>.</w:t>
      </w:r>
    </w:p>
    <w:p w14:paraId="554BECCD" w14:textId="77777777" w:rsidR="007345A3" w:rsidRPr="007345A3" w:rsidRDefault="007345A3" w:rsidP="007345A3">
      <w:pPr>
        <w:autoSpaceDE w:val="0"/>
        <w:autoSpaceDN w:val="0"/>
        <w:adjustRightInd w:val="0"/>
        <w:spacing w:after="0" w:line="240" w:lineRule="auto"/>
        <w:ind w:left="720"/>
        <w:rPr>
          <w:rFonts w:ascii="Times New Roman" w:hAnsi="Times New Roman" w:cs="Times New Roman"/>
          <w:b/>
          <w:bCs/>
          <w:sz w:val="20"/>
          <w:szCs w:val="20"/>
        </w:rPr>
      </w:pPr>
    </w:p>
    <w:p w14:paraId="5CC86324" w14:textId="77777777" w:rsidR="0032780A" w:rsidRPr="00E816E3" w:rsidRDefault="0032780A" w:rsidP="004E7AA9">
      <w:pPr>
        <w:pStyle w:val="ListParagraph"/>
        <w:numPr>
          <w:ilvl w:val="1"/>
          <w:numId w:val="6"/>
        </w:numPr>
        <w:autoSpaceDE w:val="0"/>
        <w:autoSpaceDN w:val="0"/>
        <w:adjustRightInd w:val="0"/>
        <w:spacing w:after="0" w:line="240" w:lineRule="auto"/>
        <w:rPr>
          <w:rFonts w:ascii="Times New Roman" w:hAnsi="Times New Roman" w:cs="Times New Roman"/>
          <w:b/>
          <w:bCs/>
          <w:sz w:val="20"/>
          <w:szCs w:val="20"/>
        </w:rPr>
      </w:pPr>
      <w:r w:rsidRPr="00E816E3">
        <w:rPr>
          <w:rFonts w:ascii="Times New Roman" w:hAnsi="Times New Roman" w:cs="Times New Roman"/>
          <w:b/>
          <w:bCs/>
          <w:sz w:val="20"/>
          <w:szCs w:val="20"/>
        </w:rPr>
        <w:t>Factors affecting VIRS detection</w:t>
      </w:r>
    </w:p>
    <w:p w14:paraId="0E9040C9" w14:textId="176FA0D8" w:rsidR="00696A68" w:rsidRPr="002B1824" w:rsidDel="009628FE" w:rsidRDefault="00696A68">
      <w:pPr>
        <w:spacing w:after="0"/>
        <w:ind w:left="720" w:firstLine="720"/>
        <w:jc w:val="both"/>
        <w:rPr>
          <w:del w:id="125" w:author="mldinis" w:date="2022-08-04T18:26:00Z"/>
        </w:rPr>
        <w:pPrChange w:id="126" w:author="mldinis" w:date="2022-08-04T18:26:00Z">
          <w:pPr>
            <w:ind w:left="720" w:firstLine="720"/>
            <w:jc w:val="both"/>
          </w:pPr>
        </w:pPrChange>
      </w:pPr>
      <w:r w:rsidRPr="002B1824">
        <w:t xml:space="preserve">Several factors, including contaminant concentrations and other soil components (e.g. SOM and clay minerals), affect VIRS detection. Because the contaminant concentration determines how much energy is absorbed and emitted, the higher the soil contamination level the easier it is to interpret reflectance spectrum directly </w:t>
      </w:r>
      <w:r w:rsidR="00683E77" w:rsidRPr="002B1824">
        <w:fldChar w:fldCharType="begin" w:fldLock="1"/>
      </w:r>
      <w:r w:rsidR="004B640A">
        <w:instrText>ADDIN CSL_CITATION {"citationItems":[{"id":"ITEM-1","itemData":{"DOI":"10.1080/05704928.2012.736048","ISSN":"05704928","abstract":"In the analysis of petroleum hydrocarbon-contaminated soils for total petroleum hydrocarbons (TPHs) and polycyclic aromatic hydrocarbons (PAHs), the roles of spectroscopic and nonspectroscopic techniques are inseparable. Therefore, spectroscopic techniques cannot be discussed in isolation. In this report, spectroscopic techniques including Raman, fluorescence, infrared, and visible and near-infrared (Vis-NIR) spectroscopies, as well as mass spectroscopy (coupled to a gas chromatograph) and nonspectroscopic techniques such as gravimetry, immunoassay, and gas chromatography with flame ionization detection are reviewed. To bridge the perceived gap in coverage of the quantitative applications of Vis-NIR spectroscopy in the rapid determination of TPHs and PAHs in soils, a detailed review of studies from the period 1999-2012 are presented. This report also highlights the strengths and limitations of these techniques and evaluates their performance from the perspective of their attributes of general applicability, namely economic portability, operational time, accuracy, and occupational health and safety considerations. Overall, the fluorescence spectroscopic technique had the best performance (85% total score) in comparison to the others, and the gravimetric technique performed the least (60% total score). Method-specific solutions geared toward performance improvement are also suggested. © 2013 Taylor &amp; Francis Group, LLC.","author":[{"dropping-particle":"","family":"Okparanma","given":"Reuben Nwomandah","non-dropping-particle":"","parse-names":false,"suffix":""},{"dropping-particle":"","family":"Mouazen","given":"Abdul Mounem","non-dropping-particle":"","parse-names":false,"suffix":""}],"container-title":"Applied Spectroscopy Reviews","id":"ITEM-1","issue":"6","issued":{"date-parts":[["2013"]]},"page":"458-486","title":"Determination of total petroleum hydrocarbon (TPH) and polycyclic aromatic hydrocarbon (PAH) in soils: A review of spectroscopic and nonspectroscopic techniques","type":"article-journal","volume":"48"},"uris":["http://www.mendeley.com/documents/?uuid=29d190d3-8749-4f0f-9fc0-0843b38df88e"]},{"id":"ITEM-2","itemData":{"DOI":"10.1016/j.envpol.2014.03.005","ISSN":"18736424","PMID":"24686115","abstract":"This pilot study compared penalized spline regression (PSR) and random forest (RF) regression using visible and near-infrared diffuse reflectance spectroscopy (VisNIR DRS) derived spectra of 164 petroleum contaminated soils after two different spectral pretreatments [first derivative (FD) and standard normal variate (SNV) followed by detrending] for rapid quantification of soil petroleum contamination. Additionally, a new analytical approach was proposed for the recovery of the pure spectral and concentration profiles of n-hexane present in the unresolved mixture of petroleum contaminated soils using multivariate curve resolution alternating least squares (MCR-ALS). The PSR model using FD spectra (r2 = 0.87, RMSE = 0.580 log10 mg kg-1, and residual prediction deviation = 2.78) outperformed all other models tested. Quantitative results obtained by MCR-ALS for n-hexane in presence of interferences (r2 = 0.65 and RMSE 0.261 log10 mg kg-1) were comparable to those obtained using FD (PSR) model. Furthermore, MCR ALS was able to recover pure spectra of n-hexane. ©2014 Elsevier Ltd. All rights reserved.","author":[{"dropping-particle":"","family":"Chakraborty","given":"Somsubhra","non-dropping-particle":"","parse-names":false,"suffix":""},{"dropping-particle":"","family":"Weindorf","given":"David C.","non-dropping-particle":"","parse-names":false,"suffix":""},{"dropping-particle":"","family":"Li","given":"Bin","non-dropping-particle":"","parse-names":false,"suffix":""},{"dropping-particle":"","family":"Ali","given":"Md Nasim","non-dropping-particle":"","parse-names":false,"suffix":""},{"dropping-particle":"","family":"Majumdar","given":"K.","non-dropping-particle":"","parse-names":false,"suffix":""},{"dropping-particle":"","family":"Ray","given":"D. P.","non-dropping-particle":"","parse-names":false,"suffix":""}],"container-title":"Environmental Pollution","id":"ITEM-2","issued":{"date-parts":[["2014"]]},"page":"10-18","title":"Analysis of petroleum contaminated soils by spectral modeling and pure response profile recovery of n-hexane","type":"article-journal","volume":"190"},"uris":["http://www.mendeley.com/documents/?uuid=3e512744-179a-4631-b95d-80f94351b689"]}],"mendeley":{"formattedCitation":"[67], [141]","plainTextFormattedCitation":"[67], [141]","previouslyFormattedCitation":"[67], [141]"},"properties":{"noteIndex":0},"schema":"https://github.com/citation-style-language/schema/raw/master/csl-citation.json"}</w:instrText>
      </w:r>
      <w:r w:rsidR="00683E77" w:rsidRPr="002B1824">
        <w:fldChar w:fldCharType="separate"/>
      </w:r>
      <w:r w:rsidR="00792D1D" w:rsidRPr="00792D1D">
        <w:rPr>
          <w:noProof/>
        </w:rPr>
        <w:t>[67], [141]</w:t>
      </w:r>
      <w:r w:rsidR="00683E77" w:rsidRPr="002B1824">
        <w:fldChar w:fldCharType="end"/>
      </w:r>
      <w:r w:rsidRPr="002B1824">
        <w:t xml:space="preserve">. Wu et al. </w:t>
      </w:r>
      <w:r w:rsidR="00683E77" w:rsidRPr="002B1824">
        <w:fldChar w:fldCharType="begin" w:fldLock="1"/>
      </w:r>
      <w:r w:rsidR="00455936">
        <w:instrText>ADDIN CSL_CITATION {"citationItems":[{"id":"ITEM-1","itemData":{"DOI":"10.2136/sssaj2006.0285","ISSN":"03615995","abstract":"Conventional methods for investigating heavy metal contamination in soil are time consuming and expensive. In this study, we (i) explored reflectance spectroscopy as an alternative method for assessing heavy metals, and (ii) further explored the physicochemical mechanism that allows estimation of heavy metals with the reflectance spectroscopy method. We first investigated the spectral response of changing concentrations of heavy metals in soils. The results indicated that only at very high concentration can transition elements exhibit their inherent absorption features. In spite of this observation, we successfully predicted low levels of heavy metals in agricultural soils. The best prediction accuracies were obtained for the siderophile elements Ni, Cr, and Co. The poorest prediction was for Cd. The order of prediction accuracy for metals was approximately the same as the order of their correlation coefficients with Fe. Complementary to some previous studies that found that the intercorrelation between heavy metals and active soil components (such as Fe oxides, organic matter, and clay) is the major predictive mechanism, in the present study we concluded that the correlation with total Fe (including active and residual Fe) is the major mechanism. This conclusion was further supported by both correlation analysis and chemical sequential extraction. Correlation analysis showed that all metals are negatively correlated with reflectance while positively correlated with the absorption depth at about 500 nm, a feature resulting from goethite. The chemical forms of heavy metals, which showed that besides the crystalline Fe oxide and organic matter fractions, heavy metals have significant amounts in the residual fraction, also strengthened the conclusion. © Soil Science Society of America.","author":[{"dropping-particle":"","family":"Wu","given":"Yunzhao","non-dropping-particle":"","parse-names":false,"suffix":""},{"dropping-particle":"","family":"Chen","given":"Jun","non-dropping-particle":"","parse-names":false,"suffix":""},{"dropping-particle":"","family":"Ji","given":"Junfeng","non-dropping-particle":"","parse-names":false,"suffix":""},{"dropping-particle":"","family":"Gong","given":"Peng","non-dropping-particle":"","parse-names":false,"suffix":""},{"dropping-particle":"","family":"Liao","given":"Qilin","non-dropping-particle":"","parse-names":false,"suffix":""},{"dropping-particle":"","family":"Tian","given":"Qingjiu","non-dropping-particle":"","parse-names":false,"suffix":""},{"dropping-particle":"","family":"Ma","given":"Hongrui","non-dropping-particle":"","parse-names":false,"suffix":""}],"container-title":"Soil Science Society of America Journal","id":"ITEM-1","issue":"3","issued":{"date-parts":[["2007"]]},"page":"918-926","title":"A Mechanism Study of Reflectance Spectroscopy for Investigating Heavy Metals in Soils","type":"article-journal","volume":"71"},"uris":["http://www.mendeley.com/documents/?uuid=0d274e57-8330-4cbc-958c-349845a5879a"]}],"mendeley":{"formattedCitation":"[56]","plainTextFormattedCitation":"[56]","previouslyFormattedCitation":"[56]"},"properties":{"noteIndex":0},"schema":"https://github.com/citation-style-language/schema/raw/master/csl-citation.json"}</w:instrText>
      </w:r>
      <w:r w:rsidR="00683E77" w:rsidRPr="002B1824">
        <w:fldChar w:fldCharType="separate"/>
      </w:r>
      <w:r w:rsidR="00601B2A" w:rsidRPr="00601B2A">
        <w:rPr>
          <w:noProof/>
        </w:rPr>
        <w:t>[56]</w:t>
      </w:r>
      <w:r w:rsidR="00683E77" w:rsidRPr="002B1824">
        <w:fldChar w:fldCharType="end"/>
      </w:r>
      <w:r w:rsidRPr="002B1824">
        <w:t xml:space="preserve"> noted that when concentrations of Cr and Cu were higher than 4000 mg/kg, adsorption could be discriminated at wavelengths of around 610 and 830 nm, respectively. However, detection was not possible at concentrations below 1000 mg/kg. Moreover, when contaminant concentrations are limited, spectral peaks may shift from their usual wavelength positions </w:t>
      </w:r>
      <w:r w:rsidR="00683E77" w:rsidRPr="002B1824">
        <w:fldChar w:fldCharType="begin" w:fldLock="1"/>
      </w:r>
      <w:r w:rsidR="004B640A">
        <w:instrText>ADDIN CSL_CITATION {"citationItems":[{"id":"ITEM-1","itemData":{"DOI":"10.1016/j.envpol.2014.03.005","ISSN":"18736424","PMID":"24686115","abstract":"This pilot study compared penalized spline regression (PSR) and random forest (RF) regression using visible and near-infrared diffuse reflectance spectroscopy (VisNIR DRS) derived spectra of 164 petroleum contaminated soils after two different spectral pretreatments [first derivative (FD) and standard normal variate (SNV) followed by detrending] for rapid quantification of soil petroleum contamination. Additionally, a new analytical approach was proposed for the recovery of the pure spectral and concentration profiles of n-hexane present in the unresolved mixture of petroleum contaminated soils using multivariate curve resolution alternating least squares (MCR-ALS). The PSR model using FD spectra (r2 = 0.87, RMSE = 0.580 log10 mg kg-1, and residual prediction deviation = 2.78) outperformed all other models tested. Quantitative results obtained by MCR-ALS for n-hexane in presence of interferences (r2 = 0.65 and RMSE 0.261 log10 mg kg-1) were comparable to those obtained using FD (PSR) model. Furthermore, MCR ALS was able to recover pure spectra of n-hexane. ©2014 Elsevier Ltd. All rights reserved.","author":[{"dropping-particle":"","family":"Chakraborty","given":"Somsubhra","non-dropping-particle":"","parse-names":false,"suffix":""},{"dropping-particle":"","family":"Weindorf","given":"David C.","non-dropping-particle":"","parse-names":false,"suffix":""},{"dropping-particle":"","family":"Li","given":"Bin","non-dropping-particle":"","parse-names":false,"suffix":""},{"dropping-particle":"","family":"Ali","given":"Md Nasim","non-dropping-particle":"","parse-names":false,"suffix":""},{"dropping-particle":"","family":"Majumdar","given":"K.","non-dropping-particle":"","parse-names":false,"suffix":""},{"dropping-particle":"","family":"Ray","given":"D. P.","non-dropping-particle":"","parse-names":false,"suffix":""}],"container-title":"Environmental Pollution","id":"ITEM-1","issued":{"date-parts":[["2014"]]},"page":"10-18","title":"Analysis of petroleum contaminated soils by spectral modeling and pure response profile recovery of n-hexane","type":"article-journal","volume":"190"},"uris":["http://www.mendeley.com/documents/?uuid=3e512744-179a-4631-b95d-80f94351b689"]}],"mendeley":{"formattedCitation":"[141]","plainTextFormattedCitation":"[141]","previouslyFormattedCitation":"[141]"},"properties":{"noteIndex":0},"schema":"https://github.com/citation-style-language/schema/raw/master/csl-citation.json"}</w:instrText>
      </w:r>
      <w:r w:rsidR="00683E77" w:rsidRPr="002B1824">
        <w:fldChar w:fldCharType="separate"/>
      </w:r>
      <w:r w:rsidR="00792D1D" w:rsidRPr="00792D1D">
        <w:rPr>
          <w:noProof/>
        </w:rPr>
        <w:t>[141]</w:t>
      </w:r>
      <w:r w:rsidR="00683E77" w:rsidRPr="002B1824">
        <w:fldChar w:fldCharType="end"/>
      </w:r>
      <w:r w:rsidRPr="002B1824">
        <w:t xml:space="preserve">. Because most soil heavy metals only exist in trace amounts, they must be monitored indirectly. The predictability of trace levels of heavy metals varies depends on them in situ behavior. Kemper and Sommer </w:t>
      </w:r>
      <w:r w:rsidR="00683E77" w:rsidRPr="002B1824">
        <w:fldChar w:fldCharType="begin" w:fldLock="1"/>
      </w:r>
      <w:r w:rsidR="00455936">
        <w:instrText>ADDIN CSL_CITATION {"citationItems":[{"id":"ITEM-1","itemData":{"DOI":"10.1021/es015747j","ISSN":"0013936X","PMID":"12099473","abstract":"The possibility to adapt chemometrics approaches for the quantitative estimation of heavy metals in soils polluted by a mining accident was explored. In April 1998, the dam of a mine tailings pond in Aznalcóllar (Spain) collapsed and flooded an area of more than 4000 ha with pyritic sludge contaminated with high concentrations of heavy metals. Six months after the end of the first remediation campaign, soil samples were collected for chemical analysis and measurement of visible to near-infrared reflectance (0.35-2.4 μm). Concentrations for As, Cd, Cu, Fe, Hg, Pb, S, Sb, and Zn were well above background values. Prediction of heavy metals was achieved by stepwise multiple linear regression analysis (MLR) and an artificial neural network (ANN) approach. It was possible to predict six out of nine elements with high accuracy. Best R2 between predicted and chemically analyzed concentrations were As, 0.84; Fe, 0.72; Hg, 0.96; Pb, 0.95; S, 0.87; and Sb, 0.93. Results for Cd (0.51), Cu (0.43), and Zn (0.24) were not significant. MLR and ANN both achieved similar results. Correlation analysis revealed that most wavelengths important for prediction could be attributed to absorptions features of iron and iron oxides. These results indicate that it is feasible to predict heavy metals in soils contaminated by mining residuals using the rapid and cost-effective reflectance spectroscopy.","author":[{"dropping-particle":"","family":"Kemper","given":"Thomas","non-dropping-particle":"","parse-names":false,"suffix":""},{"dropping-particle":"","family":"Sommer","given":"Stefan","non-dropping-particle":"","parse-names":false,"suffix":""}],"container-title":"Environmental Science and Technology","id":"ITEM-1","issue":"12","issued":{"date-parts":[["2002"]]},"page":"2742-2747","title":"Estimate of heavy metal contamination in soils after a mining accident using reflectance spectroscopy","type":"article-journal","volume":"36"},"uris":["http://www.mendeley.com/documents/?uuid=6226f9c1-35f0-46f7-a533-5ed21875b614"]}],"mendeley":{"formattedCitation":"[78]","plainTextFormattedCitation":"[78]","previouslyFormattedCitation":"[78]"},"properties":{"noteIndex":0},"schema":"https://github.com/citation-style-language/schema/raw/master/csl-citation.json"}</w:instrText>
      </w:r>
      <w:r w:rsidR="00683E77" w:rsidRPr="002B1824">
        <w:fldChar w:fldCharType="separate"/>
      </w:r>
      <w:r w:rsidR="00601B2A" w:rsidRPr="00601B2A">
        <w:rPr>
          <w:noProof/>
        </w:rPr>
        <w:t>[78]</w:t>
      </w:r>
      <w:r w:rsidR="00683E77" w:rsidRPr="002B1824">
        <w:fldChar w:fldCharType="end"/>
      </w:r>
      <w:r w:rsidRPr="002B1824">
        <w:t xml:space="preserve"> found that Pb could be predicted with a high R2 value (0.940), followed by Hg and As with R2 values of 0.929 and 0.858, respectively. The R2 values for Cd, Cu and Zn were much lower </w:t>
      </w:r>
      <w:r w:rsidR="00683E77" w:rsidRPr="002B1824">
        <w:fldChar w:fldCharType="begin" w:fldLock="1"/>
      </w:r>
      <w:r w:rsidR="00455936">
        <w:instrText>ADDIN CSL_CITATION {"citationItems":[{"id":"ITEM-1","itemData":{"DOI":"10.1021/es015747j","ISSN":"0013936X","PMID":"12099473","abstract":"The possibility to adapt chemometrics approaches for the quantitative estimation of heavy metals in soils polluted by a mining accident was explored. In April 1998, the dam of a mine tailings pond in Aznalcóllar (Spain) collapsed and flooded an area of more than 4000 ha with pyritic sludge contaminated with high concentrations of heavy metals. Six months after the end of the first remediation campaign, soil samples were collected for chemical analysis and measurement of visible to near-infrared reflectance (0.35-2.4 μm). Concentrations for As, Cd, Cu, Fe, Hg, Pb, S, Sb, and Zn were well above background values. Prediction of heavy metals was achieved by stepwise multiple linear regression analysis (MLR) and an artificial neural network (ANN) approach. It was possible to predict six out of nine elements with high accuracy. Best R2 between predicted and chemically analyzed concentrations were As, 0.84; Fe, 0.72; Hg, 0.96; Pb, 0.95; S, 0.87; and Sb, 0.93. Results for Cd (0.51), Cu (0.43), and Zn (0.24) were not significant. MLR and ANN both achieved similar results. Correlation analysis revealed that most wavelengths important for prediction could be attributed to absorptions features of iron and iron oxides. These results indicate that it is feasible to predict heavy metals in soils contaminated by mining residuals using the rapid and cost-effective reflectance spectroscopy.","author":[{"dropping-particle":"","family":"Kemper","given":"Thomas","non-dropping-particle":"","parse-names":false,"suffix":""},{"dropping-particle":"","family":"Sommer","given":"Stefan","non-dropping-particle":"","parse-names":false,"suffix":""}],"container-title":"Environmental Science and Technology","id":"ITEM-1","issue":"12","issued":{"date-parts":[["2002"]]},"page":"2742-2747","title":"Estimate of heavy metal contamination in soils after a mining accident using reflectance spectroscopy","type":"article-journal","volume":"36"},"uris":["http://www.mendeley.com/documents/?uuid=6226f9c1-35f0-46f7-a533-5ed21875b614"]}],"mendeley":{"formattedCitation":"[78]","plainTextFormattedCitation":"[78]","previouslyFormattedCitation":"[78]"},"properties":{"noteIndex":0},"schema":"https://github.com/citation-style-language/schema/raw/master/csl-citation.json"}</w:instrText>
      </w:r>
      <w:r w:rsidR="00683E77" w:rsidRPr="002B1824">
        <w:fldChar w:fldCharType="separate"/>
      </w:r>
      <w:r w:rsidR="00601B2A" w:rsidRPr="00601B2A">
        <w:rPr>
          <w:noProof/>
        </w:rPr>
        <w:t>[78]</w:t>
      </w:r>
      <w:r w:rsidR="00683E77" w:rsidRPr="002B1824">
        <w:fldChar w:fldCharType="end"/>
      </w:r>
      <w:r w:rsidRPr="002B1824">
        <w:t xml:space="preserve">. Hou et al. </w:t>
      </w:r>
      <w:r w:rsidR="00683E77" w:rsidRPr="002B1824">
        <w:fldChar w:fldCharType="begin" w:fldLock="1"/>
      </w:r>
      <w:r w:rsidR="004B640A">
        <w:instrText>ADDIN CSL_CITATION {"citationItems":[{"id":"ITEM-1","itemData":{"DOI":"10.2134/jeq2018.04.0130","ISSN":"15372537","PMID":"30640357","abstract":"Copyright © American Society of Agronomy, Crop Science Society of America, and Soil Science Society of America. 5585 Guilford Rd., Madison, WI 53711 USA. All rights reserved. Coal mining has environmental impacts on surrounding areas, including heavy metal contamination of soil. This study explores the feasibility of using hyperspectral remote sensing to determine the heavy metal (Cr, Ni, Cu, Zn, Cd, Pb) content of soils in a coal-mining area in the city of Zoucheng, Shandong Province, China. We used a plasma mass spectrometer to measure the heavy metal contents of soils and an ASD Field Spec4 spectrometer to measure soil hyperspectral data. Savitzky-Golay (SG) convolution smoothing and multiplicative scatter correction (MSC) were applied to the data, along with multiple mathematical transformations. Finally, a regression model for estimating heavy metal content of soils was developed using partial least squares regression (PLSR) analysis. Results show that the average heavy metal content of study soils was lower than the national standard value of soil environmental quality. The model's predictive accuracy is extremely high for Ni (R2 = 0.923 and RMSE = 0.831 by modeling; R2 = 0.879 and RMSE = 1.292 by testing); ideal for Cr, Cu, Zn, and Pb; and insufficient for Cd. Preprocessing the reflectance spectra with SG convolution smoothing in combination with MSC and reciprocal logarithm transformation yields the highest model accuracy. Hyperspectral PLSR modeling can effectively predict heavy metal content of soils in coal-mining areas, and preprocessing spectral data is crucial for achieving high prediction accuracy.","author":[{"dropping-particle":"","family":"Hou","given":"Le","non-dropping-particle":"","parse-names":false,"suffix":""},{"dropping-particle":"","family":"Li","given":"Xinju","non-dropping-particle":"","parse-names":false,"suffix":""},{"dropping-particle":"","family":"Li","given":"Fang","non-dropping-particle":"","parse-names":false,"suffix":""}],"container-title":"Journal of Environmental Quality","id":"ITEM-1","issue":"1","issued":{"date-parts":[["2019"]]},"page":"57-63","title":"Hyperspectral-based Inversion of Heavy Metal Content in the Soil of Coal Mining Areas","type":"article-journal","volume":"48"},"uris":["http://www.mendeley.com/documents/?uuid=99a6bb03-2322-4908-8911-75767cb9a693"]}],"mendeley":{"formattedCitation":"[142]","plainTextFormattedCitation":"[142]","previouslyFormattedCitation":"[142]"},"properties":{"noteIndex":0},"schema":"https://github.com/citation-style-language/schema/raw/master/csl-citation.json"}</w:instrText>
      </w:r>
      <w:r w:rsidR="00683E77" w:rsidRPr="002B1824">
        <w:fldChar w:fldCharType="separate"/>
      </w:r>
      <w:r w:rsidR="00792D1D" w:rsidRPr="00792D1D">
        <w:rPr>
          <w:noProof/>
        </w:rPr>
        <w:t>[142]</w:t>
      </w:r>
      <w:r w:rsidR="00683E77" w:rsidRPr="002B1824">
        <w:fldChar w:fldCharType="end"/>
      </w:r>
      <w:r w:rsidRPr="002B1824">
        <w:t xml:space="preserve"> monitored six heavy metals through hyperspectral VIRS detection, finding that prediction accuracy decreased in the order of</w:t>
      </w:r>
      <w:ins w:id="127" w:author="mldinis" w:date="2022-08-04T18:26:00Z">
        <w:r w:rsidR="009628FE">
          <w:t xml:space="preserve"> </w:t>
        </w:r>
      </w:ins>
    </w:p>
    <w:p w14:paraId="4F12174A" w14:textId="77777777" w:rsidR="00696A68" w:rsidRPr="002B1824" w:rsidRDefault="00696A68">
      <w:pPr>
        <w:spacing w:after="0"/>
        <w:ind w:left="720" w:firstLine="720"/>
        <w:jc w:val="both"/>
        <w:pPrChange w:id="128" w:author="mldinis" w:date="2022-08-04T18:26:00Z">
          <w:pPr>
            <w:ind w:firstLine="720"/>
            <w:jc w:val="both"/>
          </w:pPr>
        </w:pPrChange>
      </w:pPr>
      <w:r w:rsidRPr="002B1824">
        <w:t>Ni &gt; Zn &gt; Pb &gt; Cu &gt; Cr &gt; Cd.</w:t>
      </w:r>
    </w:p>
    <w:p w14:paraId="04145B89" w14:textId="44410615" w:rsidR="009D5E12" w:rsidRDefault="00696A68" w:rsidP="002B1824">
      <w:pPr>
        <w:autoSpaceDE w:val="0"/>
        <w:autoSpaceDN w:val="0"/>
        <w:adjustRightInd w:val="0"/>
        <w:spacing w:after="0" w:line="240" w:lineRule="auto"/>
        <w:ind w:left="720" w:firstLine="360"/>
        <w:jc w:val="both"/>
        <w:rPr>
          <w:ins w:id="129" w:author="mldinis" w:date="2022-08-04T18:26:00Z"/>
        </w:rPr>
      </w:pPr>
      <w:r w:rsidRPr="002B1824">
        <w:t xml:space="preserve">In general, detectability relates to the affinity of contaminants to different soil components </w:t>
      </w:r>
      <w:r w:rsidR="00683E77" w:rsidRPr="002B1824">
        <w:fldChar w:fldCharType="begin" w:fldLock="1"/>
      </w:r>
      <w:r w:rsidR="004B640A">
        <w:instrText>ADDIN CSL_CITATION {"citationItems":[{"id":"ITEM-1","itemData":{"DOI":"10.1080/00103624.2014.954716","ISSN":"15322416","abstract":"The development of rapid techniques, such as hyperspectral spectrophotometry, for investigating arsenic (As) soil contamination could be of great value with respect to conventional methods. This study was conducted to detect As concentrations in artificially polluted soils (from 25 to 1045 mg kg−1) through hyperspectral visible–near infrared spectrophotometry and to compare two multivariate statistical regression analyses: partial least squares and support vector machines. The correlation coefficient r is greater in the partial least squares in both model (0.93%) and test (0.87%) with respect to support vector machines (0.88% for the model and 0.82% for the test). The most important model variables extracted from the variable importance in projection scores resulted the absorption peaks at 580, 660, 715, and 780 nm. Bands in the visible spectra are not directly associated to As, but the metalloid can interact with the main spectrally active components of soil permitting to multivariate statistical models to screen As concentrations.","author":[{"dropping-particle":"","family":"Stazi","given":"Silvia Rita","non-dropping-particle":"","parse-names":false,"suffix":""},{"dropping-particle":"","family":"Antonucci","given":"Francesca","non-dropping-particle":"","parse-names":false,"suffix":""},{"dropping-particle":"","family":"Pallottino","given":"Federico","non-dropping-particle":"","parse-names":false,"suffix":""},{"dropping-particle":"","family":"Costa","given":"Corrado","non-dropping-particle":"","parse-names":false,"suffix":""},{"dropping-particle":"","family":"Marabottini","given":"Rosita","non-dropping-particle":"","parse-names":false,"suffix":""},{"dropping-particle":"","family":"Petruccioli","given":"Maurizio","non-dropping-particle":"","parse-names":false,"suffix":""},{"dropping-particle":"","family":"Menesatti","given":"Paolo","non-dropping-particle":"","parse-names":false,"suffix":""}],"container-title":"Communications in Soil Science and Plant Analysis","id":"ITEM-1","issue":"22","issued":{"date-parts":[["2014"]]},"page":"2911-2920","title":"Hyperspectral Visible–Near Infrared Determination of Arsenic Concentration in Soil","type":"article-journal","volume":"45"},"uris":["http://www.mendeley.com/documents/?uuid=dece081c-7d87-4656-bde4-28f9a995638c"]},{"id":"ITEM-2","itemData":{"DOI":"10.1021/es0624422","ISSN":"0013936X","PMID":"17547162","abstract":"Sediments of the Changjiang River have been found in recent studies to be enriched in cadmium (Cd). The possibility and mechanisms for evaluating total Cd concentration and its binding form using reflectance spectroscopy within the visible-near-infrared (VNIR) region (400-2500 nm) have been investigated. Bottom sediments (69 samples) in the lower reaches of the river were collected for chemical analyses and spectral measurements. Total Cd concentration in the sediments was found to be exponentially related to the spectral proxies for organic matter (spectral reflectance at 400-530 nm), clay minerals (first derivative (FD) values at the shoulders related to absorption bands near 1400, 1900, and 2200 nm), and Fe oxides (FD values at 560-760 nm). The results indicated that the spectrally featureless Cd was mostly bound to these spectrally active materials, which made it possible for Cd concentration to be determined from reflectance spectra. This conclusion was also confirmed by the results of chemically sequential extraction of Cd. This study has demonstrated the usage and theoretical basis of reflectance spectroscopy, which is a rapid and inexpensive analytical method, for evaluating contamination by heavy metals and their binding forms in sediments. © 2007 American Chemical Society.","author":[{"dropping-particle":"","family":"Xue","given":"Qi Xia","non-dropping-particle":"","parse-names":false,"suffix":""},{"dropping-particle":"","family":"Yu","given":"Qian Mao","non-dropping-particle":"","parse-names":false,"suffix":""},{"dropping-particle":"","family":"Jun","given":"Feng Ji","non-dropping-particle":"","parse-names":false,"suffix":""},{"dropping-particle":"","family":"Hong","given":"Rui Ma","non-dropping-particle":"","parse-names":false,"suffix":""},{"dropping-particle":"","family":"Chen","given":"Jun","non-dropping-particle":"","parse-names":false,"suffix":""},{"dropping-particle":"","family":"Qi","given":"Lin Liao","non-dropping-particle":"","parse-names":false,"suffix":""}],"container-title":"Environmental Science and Technology","id":"ITEM-2","issue":"10","issued":{"date-parts":[["2007"]]},"page":"3449-3454","title":"Reflectance spectroscopy study of Cd contamination in the sediments of the Changjiang River, China","type":"article-journal","volume":"41"},"uris":["http://www.mendeley.com/documents/?uuid=291d4f07-b485-4da3-b220-bc697bfd14a4"]}],"mendeley":{"formattedCitation":"[57], [143]","plainTextFormattedCitation":"[57], [143]","previouslyFormattedCitation":"[57], [143]"},"properties":{"noteIndex":0},"schema":"https://github.com/citation-style-language/schema/raw/master/csl-citation.json"}</w:instrText>
      </w:r>
      <w:r w:rsidR="00683E77" w:rsidRPr="002B1824">
        <w:fldChar w:fldCharType="separate"/>
      </w:r>
      <w:r w:rsidR="00792D1D" w:rsidRPr="00792D1D">
        <w:rPr>
          <w:noProof/>
        </w:rPr>
        <w:t>[57], [143]</w:t>
      </w:r>
      <w:r w:rsidR="00683E77" w:rsidRPr="002B1824">
        <w:fldChar w:fldCharType="end"/>
      </w:r>
      <w:r w:rsidRPr="002B1824">
        <w:t xml:space="preserve">. Song et al. </w:t>
      </w:r>
      <w:r w:rsidR="00683E77" w:rsidRPr="002B1824">
        <w:fldChar w:fldCharType="begin" w:fldLock="1"/>
      </w:r>
      <w:r w:rsidR="00683E77" w:rsidRPr="002B1824">
        <w:instrText>ADDIN CSL_CITATION {"citationItems":[{"id":"ITEM-1","itemData":{"DOI":"10.1016/j.clay.2011.09.010","ISSN":"01691317","abstract":"The correlations between six toxic elements (Cd, Cr, Pb, Cu, Hg and As) and soil diffuse reflectance spectra within the visible and near-infrared (Vis/NIR, 400-2500nm) and the mid-infrared (MIR, 4000-400cm -1) regions were studied to assess their binding forms and predict their concentrations. Based on the correlation patterns with spectra reflectance, the six potentially toxic elements studied could be categorised into two groups. The first group (Cr, Cu and As) have stronger negative correlation coefficients with the spectral bands attributed to the absorption features of iron oxides, clays and organic matter, suggesting they are strongly bound to these soil constituents. The second group (Cd, Pb and Hg) only display a significant correlation with the spectral region related to organic matter, indicating that binding with organic matter is important for these metals. Univariate models were built using spectral bands with highest correlation coefficients for these elements. In contrast, partial least-square (PLS) regression models were also constructed for avoiding colinearity. Overall, univariate and PLS models for the Vis/NIR spectra showed better prediction capabilities than the corresponding MIR spectra, and are feasible to predict the toxic metals levels in agricultural soils. © 2010 Elsevier B.V.","author":[{"dropping-particle":"","family":"Song","given":"Yinxian","non-dropping-particle":"","parse-names":false,"suffix":""},{"dropping-particle":"","family":"Li","given":"Fengling","non-dropping-particle":"","parse-names":false,"suffix":""},{"dropping-particle":"","family":"Yang","given":"Zhongfang","non-dropping-particle":"","parse-names":false,"suffix":""},{"dropping-particle":"","family":"Ayoko","given":"Godwin A.","non-dropping-particle":"","parse-names":false,"suffix":""},{"dropping-particle":"","family":"Frost","given":"Ray L.","non-dropping-particle":"","parse-names":false,"suffix":""},{"dropping-particle":"","family":"Ji","given":"Junfeng","non-dropping-particle":"","parse-names":false,"suffix":""}],"container-title":"Applied Clay Science","id":"ITEM-1","issued":{"date-parts":[["2012"]]},"note":"blue: 49","page":"75-83","title":"Diffuse reflectance spectroscopy for monitoring potentially toxic elements in the agricultural soils of Changjiang River Delta, China","type":"article-journal","volume":"64"},"uris":["http://www.mendeley.com/documents/?uuid=5862d816-e4e3-4578-afb6-a16183e9a468"]}],"mendeley":{"formattedCitation":"[21]","plainTextFormattedCitation":"[21]","previouslyFormattedCitation":"[21]"},"properties":{"noteIndex":0},"schema":"https://github.com/citation-style-language/schema/raw/master/csl-citation.json"}</w:instrText>
      </w:r>
      <w:r w:rsidR="00683E77" w:rsidRPr="002B1824">
        <w:fldChar w:fldCharType="separate"/>
      </w:r>
      <w:r w:rsidR="00683E77" w:rsidRPr="002B1824">
        <w:rPr>
          <w:noProof/>
        </w:rPr>
        <w:t>[21]</w:t>
      </w:r>
      <w:r w:rsidR="00683E77" w:rsidRPr="002B1824">
        <w:fldChar w:fldCharType="end"/>
      </w:r>
      <w:r w:rsidRPr="002B1824">
        <w:t xml:space="preserve"> found that the detection of heavy metals in soil was correlated to their affinity to Fe2O3, Al2 O3 and SOM </w:t>
      </w:r>
      <w:r w:rsidR="00683E77" w:rsidRPr="002B1824">
        <w:fldChar w:fldCharType="begin" w:fldLock="1"/>
      </w:r>
      <w:r w:rsidR="00455936">
        <w:instrText>ADDIN CSL_CITATION {"citationItems":[{"id":"ITEM-1","itemData":{"DOI":"10.2136/sssaj2006.0285","ISSN":"03615995","abstract":"Conventional methods for investigating heavy metal contamination in soil are time consuming and expensive. In this study, we (i) explored reflectance spectroscopy as an alternative method for assessing heavy metals, and (ii) further explored the physicochemical mechanism that allows estimation of heavy metals with the reflectance spectroscopy method. We first investigated the spectral response of changing concentrations of heavy metals in soils. The results indicated that only at very high concentration can transition elements exhibit their inherent absorption features. In spite of this observation, we successfully predicted low levels of heavy metals in agricultural soils. The best prediction accuracies were obtained for the siderophile elements Ni, Cr, and Co. The poorest prediction was for Cd. The order of prediction accuracy for metals was approximately the same as the order of their correlation coefficients with Fe. Complementary to some previous studies that found that the intercorrelation between heavy metals and active soil components (such as Fe oxides, organic matter, and clay) is the major predictive mechanism, in the present study we concluded that the correlation with total Fe (including active and residual Fe) is the major mechanism. This conclusion was further supported by both correlation analysis and chemical sequential extraction. Correlation analysis showed that all metals are negatively correlated with reflectance while positively correlated with the absorption depth at about 500 nm, a feature resulting from goethite. The chemical forms of heavy metals, which showed that besides the crystalline Fe oxide and organic matter fractions, heavy metals have significant amounts in the residual fraction, also strengthened the conclusion. © Soil Science Society of America.","author":[{"dropping-particle":"","family":"Wu","given":"Yunzhao","non-dropping-particle":"","parse-names":false,"suffix":""},{"dropping-particle":"","family":"Chen","given":"Jun","non-dropping-particle":"","parse-names":false,"suffix":""},{"dropping-particle":"","family":"Ji","given":"Junfeng","non-dropping-particle":"","parse-names":false,"suffix":""},{"dropping-particle":"","family":"Gong","given":"Peng","non-dropping-particle":"","parse-names":false,"suffix":""},{"dropping-particle":"","family":"Liao","given":"Qilin","non-dropping-particle":"","parse-names":false,"suffix":""},{"dropping-particle":"","family":"Tian","given":"Qingjiu","non-dropping-particle":"","parse-names":false,"suffix":""},{"dropping-particle":"","family":"Ma","given":"Hongrui","non-dropping-particle":"","parse-names":false,"suffix":""}],"container-title":"Soil Science Society of America Journal","id":"ITEM-1","issue":"3","issued":{"date-parts":[["2007"]]},"page":"918-926","title":"A Mechanism Study of Reflectance Spectroscopy for Investigating Heavy Metals in Soils","type":"article-journal","volume":"71"},"uris":["http://www.mendeley.com/documents/?uuid=691373fa-61e5-4c87-af87-d57d980c95f8"]}],"mendeley":{"formattedCitation":"[56]","plainTextFormattedCitation":"[56]","previouslyFormattedCitation":"[56]"},"properties":{"noteIndex":0},"schema":"https://github.com/citation-style-language/schema/raw/master/csl-citation.json"}</w:instrText>
      </w:r>
      <w:r w:rsidR="00683E77" w:rsidRPr="002B1824">
        <w:fldChar w:fldCharType="separate"/>
      </w:r>
      <w:r w:rsidR="00601B2A" w:rsidRPr="00601B2A">
        <w:rPr>
          <w:noProof/>
        </w:rPr>
        <w:t>[56]</w:t>
      </w:r>
      <w:r w:rsidR="00683E77" w:rsidRPr="002B1824">
        <w:fldChar w:fldCharType="end"/>
      </w:r>
      <w:r w:rsidRPr="002B1824">
        <w:t xml:space="preserve">. reported that goethite detection (at 500 nm) was positively correlated with various heavy metals. All the predictors mentioned before have certain advantages and disadvantages. Molecular vibration is widely used to predict organic pollutants, but the key wavelengths will shift while the pollutant concentration changes </w:t>
      </w:r>
      <w:r w:rsidR="00683E77" w:rsidRPr="002B1824">
        <w:fldChar w:fldCharType="begin" w:fldLock="1"/>
      </w:r>
      <w:r w:rsidR="004B640A">
        <w:instrText>ADDIN CSL_CITATION {"citationItems":[{"id":"ITEM-1","itemData":{"DOI":"10.1016/j.envpol.2014.03.005","ISSN":"18736424","PMID":"24686115","abstract":"This pilot study compared penalized spline regression (PSR) and random forest (RF) regression using visible and near-infrared diffuse reflectance spectroscopy (VisNIR DRS) derived spectra of 164 petroleum contaminated soils after two different spectral pretreatments [first derivative (FD) and standard normal variate (SNV) followed by detrending] for rapid quantification of soil petroleum contamination. Additionally, a new analytical approach was proposed for the recovery of the pure spectral and concentration profiles of n-hexane present in the unresolved mixture of petroleum contaminated soils using multivariate curve resolution alternating least squares (MCR-ALS). The PSR model using FD spectra (r2 = 0.87, RMSE = 0.580 log10 mg kg-1, and residual prediction deviation = 2.78) outperformed all other models tested. Quantitative results obtained by MCR-ALS for n-hexane in presence of interferences (r2 = 0.65 and RMSE 0.261 log10 mg kg-1) were comparable to those obtained using FD (PSR) model. Furthermore, MCR ALS was able to recover pure spectra of n-hexane. ©2014 Elsevier Ltd. All rights reserved.","author":[{"dropping-particle":"","family":"Chakraborty","given":"Somsubhra","non-dropping-particle":"","parse-names":false,"suffix":""},{"dropping-particle":"","family":"Weindorf","given":"David C.","non-dropping-particle":"","parse-names":false,"suffix":""},{"dropping-particle":"","family":"Li","given":"Bin","non-dropping-particle":"","parse-names":false,"suffix":""},{"dropping-particle":"","family":"Ali","given":"Md Nasim","non-dropping-particle":"","parse-names":false,"suffix":""},{"dropping-particle":"","family":"Majumdar","given":"K.","non-dropping-particle":"","parse-names":false,"suffix":""},{"dropping-particle":"","family":"Ray","given":"D. P.","non-dropping-particle":"","parse-names":false,"suffix":""}],"container-title":"Environmental Pollution","id":"ITEM-1","issued":{"date-parts":[["2014"]]},"page":"10-18","title":"Analysis of petroleum contaminated soils by spectral modeling and pure response profile recovery of n-hexane","type":"article-journal","volume":"190"},"uris":["http://www.mendeley.com/documents/?uuid=3e512744-179a-4631-b95d-80f94351b689"]}],"mendeley":{"formattedCitation":"[141]","plainTextFormattedCitation":"[141]","previouslyFormattedCitation":"[141]"},"properties":{"noteIndex":0},"schema":"https://github.com/citation-style-language/schema/raw/master/csl-citation.json"}</w:instrText>
      </w:r>
      <w:r w:rsidR="00683E77" w:rsidRPr="002B1824">
        <w:fldChar w:fldCharType="separate"/>
      </w:r>
      <w:r w:rsidR="00792D1D" w:rsidRPr="00792D1D">
        <w:rPr>
          <w:noProof/>
        </w:rPr>
        <w:t>[141]</w:t>
      </w:r>
      <w:r w:rsidR="00683E77" w:rsidRPr="002B1824">
        <w:fldChar w:fldCharType="end"/>
      </w:r>
      <w:r w:rsidRPr="002B1824">
        <w:t xml:space="preserve">. Soil property-related predictors (i.e. Fe-oxide and clay minerals) are mainly used to predict heavy metals in soil, since heavy metals tend to sorb to them and significant statistic relationship are identified between them </w:t>
      </w:r>
      <w:r w:rsidR="00683E77" w:rsidRPr="002B1824">
        <w:fldChar w:fldCharType="begin" w:fldLock="1"/>
      </w:r>
      <w:r w:rsidR="00455936">
        <w:instrText>ADDIN CSL_CITATION {"citationItems":[{"id":"ITEM-1","itemData":{"DOI":"10.2136/sssaj2006.0285","ISSN":"03615995","abstract":"Conventional methods for investigating heavy metal contamination in soil are time consuming and expensive. In this study, we (i) explored reflectance spectroscopy as an alternative method for assessing heavy metals, and (ii) further explored the physicochemical mechanism that allows estimation of heavy metals with the reflectance spectroscopy method. We first investigated the spectral response of changing concentrations of heavy metals in soils. The results indicated that only at very high concentration can transition elements exhibit their inherent absorption features. In spite of this observation, we successfully predicted low levels of heavy metals in agricultural soils. The best prediction accuracies were obtained for the siderophile elements Ni, Cr, and Co. The poorest prediction was for Cd. The order of prediction accuracy for metals was approximately the same as the order of their correlation coefficients with Fe. Complementary to some previous studies that found that the intercorrelation between heavy metals and active soil components (such as Fe oxides, organic matter, and clay) is the major predictive mechanism, in the present study we concluded that the correlation with total Fe (including active and residual Fe) is the major mechanism. This conclusion was further supported by both correlation analysis and chemical sequential extraction. Correlation analysis showed that all metals are negatively correlated with reflectance while positively correlated with the absorption depth at about 500 nm, a feature resulting from goethite. The chemical forms of heavy metals, which showed that besides the crystalline Fe oxide and organic matter fractions, heavy metals have significant amounts in the residual fraction, also strengthened the conclusion. © Soil Science Society of America.","author":[{"dropping-particle":"","family":"Wu","given":"Yunzhao","non-dropping-particle":"","parse-names":false,"suffix":""},{"dropping-particle":"","family":"Chen","given":"Jun","non-dropping-particle":"","parse-names":false,"suffix":""},{"dropping-particle":"","family":"Ji","given":"Junfeng","non-dropping-particle":"","parse-names":false,"suffix":""},{"dropping-particle":"","family":"Gong","given":"Peng","non-dropping-particle":"","parse-names":false,"suffix":""},{"dropping-particle":"","family":"Liao","given":"Qilin","non-dropping-particle":"","parse-names":false,"suffix":""},{"dropping-particle":"","family":"Tian","given":"Qingjiu","non-dropping-particle":"","parse-names":false,"suffix":""},{"dropping-particle":"","family":"Ma","given":"Hongrui","non-dropping-particle":"","parse-names":false,"suffix":""}],"container-title":"Soil Science Society of America Journal","id":"ITEM-1","issue":"3","issued":{"date-parts":[["2007"]]},"page":"918-926","title":"A Mechanism Study of Reflectance Spectroscopy for Investigating Heavy Metals in Soils","type":"article-journal","volume":"71"},"uris":["http://www.mendeley.com/documents/?uuid=691373fa-61e5-4c87-af87-d57d980c95f8"]}],"mendeley":{"formattedCitation":"[56]","plainTextFormattedCitation":"[56]","previouslyFormattedCitation":"[56]"},"properties":{"noteIndex":0},"schema":"https://github.com/citation-style-language/schema/raw/master/csl-citation.json"}</w:instrText>
      </w:r>
      <w:r w:rsidR="00683E77" w:rsidRPr="002B1824">
        <w:fldChar w:fldCharType="separate"/>
      </w:r>
      <w:r w:rsidR="00601B2A" w:rsidRPr="00601B2A">
        <w:rPr>
          <w:noProof/>
        </w:rPr>
        <w:t>[56]</w:t>
      </w:r>
      <w:r w:rsidR="00683E77" w:rsidRPr="002B1824">
        <w:fldChar w:fldCharType="end"/>
      </w:r>
      <w:r w:rsidRPr="002B1824">
        <w:t xml:space="preserve">. However, Douglas et al. </w:t>
      </w:r>
      <w:r w:rsidR="00683E77" w:rsidRPr="002B1824">
        <w:fldChar w:fldCharType="begin" w:fldLock="1"/>
      </w:r>
      <w:r w:rsidR="004B640A">
        <w:instrText>ADDIN CSL_CITATION {"citationItems":[{"id":"ITEM-1","itemData":{"DOI":"10.1016/j.scitotenv.2017.10.323","ISSN":"18791026","PMID":"29127788","abstract":"Visible and near infrared spectrometry (vis-NIRS) coupled with data mining techniques can offer fast and cost-effective quantitative measurement of total petroleum hydrocarbons (TPH) in contaminated soils. Literature showed however significant differences in the performance on the vis-NIRS between linear and non-linear calibration methods. This study compared the performance of linear partial least squares regression (PLSR) with a nonlinear random forest (RF) regression for the calibration of vis-NIRS when analysing TPH in soils. 88 soil samples (3 uncontaminated and 85 contaminated) collected from three sites located in the Niger Delta were scanned using an analytical spectral device (ASD) spectrophotometer (350–2500 nm) in diffuse reflectance mode. Sequential ultrasonic solvent extraction-gas chromatography (SUSE-GC) was used as reference quantification method for TPH which equal to the sum of aliphatic and aromatic fractions ranging between C10 and C35. Prior to model development, spectra were subjected to pre-processing including noise cut, maximum normalization, first derivative and smoothing. Then 65 samples were selected as calibration set and the remaining 20 samples as validation set. Both vis-NIR spectrometry and gas chromatography profiles of the 85 soil samples were subjected to RF and PLSR with leave-one-out cross-validation (LOOCV) for the calibration models. Results showed that RF calibration model with a coefficient of determination (R2) of 0.85, a root means square error of prediction (RMSEP) 68.43 mg kg− 1, and a residual prediction deviation (RPD) of 2.61 outperformed PLSR (R2 = 0.63, RMSEP = 107.54 mg kg− 1 and RDP = 2.55) in cross-validation. These results indicate that RF modelling approach is accounting for the nonlinearity of the soil spectral responses hence, providing significantly higher prediction accuracy compared to the linear PLSR. It is recommended to adopt the vis-NIRS coupled with RF modelling approach as a portable and cost effective method for the rapid quantification of TPH in soils.","author":[{"dropping-particle":"","family":"Douglas","given":"R. K.","non-dropping-particle":"","parse-names":false,"suffix":""},{"dropping-particle":"","family":"Nawar","given":"S.","non-dropping-particle":"","parse-names":false,"suffix":""},{"dropping-particle":"","family":"Alamar","given":"M. C.","non-dropping-particle":"","parse-names":false,"suffix":""},{"dropping-particle":"","family":"Mouazen","given":"A. M.","non-dropping-particle":"","parse-names":false,"suffix":""},{"dropping-particle":"","family":"Coulon","given":"F.","non-dropping-particle":"","parse-names":false,"suffix":""}],"container-title":"Science of the Total Environment","id":"ITEM-1","issued":{"date-parts":[["2018"]]},"page":"147-155","title":"Rapid prediction of total petroleum hydrocarbons concentration in contaminated soil using vis-NIR spectroscopy and regression techniques","type":"article-journal","volume":"616-617"},"uris":["http://www.mendeley.com/documents/?uuid=d0dd0d6e-60e4-42c7-9164-faa0e4247d01"]}],"mendeley":{"formattedCitation":"[144]","plainTextFormattedCitation":"[144]","previouslyFormattedCitation":"[144]"},"properties":{"noteIndex":0},"schema":"https://github.com/citation-style-language/schema/raw/master/csl-citation.json"}</w:instrText>
      </w:r>
      <w:r w:rsidR="00683E77" w:rsidRPr="002B1824">
        <w:fldChar w:fldCharType="separate"/>
      </w:r>
      <w:r w:rsidR="00792D1D" w:rsidRPr="00792D1D">
        <w:rPr>
          <w:noProof/>
        </w:rPr>
        <w:t>[144]</w:t>
      </w:r>
      <w:r w:rsidR="00683E77" w:rsidRPr="002B1824">
        <w:fldChar w:fldCharType="end"/>
      </w:r>
      <w:r w:rsidR="002B1824" w:rsidRPr="002B1824">
        <w:t xml:space="preserve"> </w:t>
      </w:r>
      <w:r w:rsidRPr="002B1824">
        <w:t xml:space="preserve">have observed that correlation between the contents of soil property-related predictors (e.g. organic matter and clay) and TPH were not significant, and have obtained similar conclusion. Therefore, the use of soil-property-related predictor in predicting soil organic concentration is limited. Vegetation can potentially indicate the extent of soil pollution, which is a crucial indicator especially when spaceborne spectrometers are employed </w:t>
      </w:r>
      <w:r w:rsidR="00683E77" w:rsidRPr="002B1824">
        <w:fldChar w:fldCharType="begin" w:fldLock="1"/>
      </w:r>
      <w:r w:rsidR="00792D1D">
        <w:instrText>ADDIN CSL_CITATION {"citationItems":[{"id":"ITEM-1","itemData":{"DOI":"10.1021/es405361n","ISSN":"15205851","PMID":"24804926","abstract":"The objective of this study was to explore the feasibility and to investigate the mechanism for rapidly monitoring arsenic (As) contamination in agricultural soils with the reflectance spectra of rice plants. Several data pretreatment methods were applied to improve the prediction accuracy. The prediction of soil As contents was achieved by partial least-squares regression (PLSR) using laboratory and field spectra of rice plants, as well as linear regression employing normalized difference spectral index (NDSI) calculated from fild spectra. For laboratory spectra, the optimal PLSR model for predicting soil As contents was achieved using Savitzky-Golay smoothing (SG), first derivative and mean center (MC) (root-mean-square error of prediction (RMSEP) = 14.7 mg kg-1; r = 0.64; residual predictive deviation (RPD) = 1.31). For field spectra, the optimal PLSR model was also achieved using SG, first derivative and MC (RMSEP = 13.7 mg kg-1; r = 0.71; RPD = 1.43). In addition, the NDSI with 812 and 782 nm obtained a prediction accuracy with r = 0.68, RMSEP = 13.7 mg kg-1, and RPD = 1.36. These results indicated that it was feasible to monitor the As contamination in agricultural soils using the reflectance spectra of rice plants. The prediction mechanism might be the relationship between the As contents in soils and the chlorophyll-a/-b contents and cell structure in leaves or canopies of rice plants. © 2014 American Chemical Society.","author":[{"dropping-particle":"","family":"Shi","given":"Tiezhu","non-dropping-particle":"","parse-names":false,"suffix":""},{"dropping-particle":"","family":"Liu","given":"Huizeng","non-dropping-particle":"","parse-names":false,"suffix":""},{"dropping-particle":"","family":"Wang","given":"Junjie","non-dropping-particle":"","parse-names":false,"suffix":""},{"dropping-particle":"","family":"Chen","given":"Yiyun","non-dropping-particle":"","parse-names":false,"suffix":""},{"dropping-particle":"","family":"Fei","given":"Teng","non-dropping-particle":"","parse-names":false,"suffix":""},{"dropping-particle":"","family":"Wu","given":"Guofeng","non-dropping-particle":"","parse-names":false,"suffix":""}],"container-title":"Environmental Science and Technology","id":"ITEM-1","issue":"11","issued":{"date-parts":[["2014"]]},"page":"6264-6272","title":"Monitoring arsenic contamination in agricultural soils with reflectance spectroscopy of rice plants","type":"article-journal","volume":"48"},"uris":["http://www.mendeley.com/documents/?uuid=8e094a38-8c01-4917-8313-6e59986c0bf5"]}],"mendeley":{"formattedCitation":"[97]","plainTextFormattedCitation":"[97]","previouslyFormattedCitation":"[97]"},"properties":{"noteIndex":0},"schema":"https://github.com/citation-style-language/schema/raw/master/csl-citation.json"}</w:instrText>
      </w:r>
      <w:r w:rsidR="00683E77" w:rsidRPr="002B1824">
        <w:fldChar w:fldCharType="separate"/>
      </w:r>
      <w:r w:rsidR="00792D1D" w:rsidRPr="00792D1D">
        <w:rPr>
          <w:noProof/>
        </w:rPr>
        <w:t>[97]</w:t>
      </w:r>
      <w:r w:rsidR="00683E77" w:rsidRPr="002B1824">
        <w:fldChar w:fldCharType="end"/>
      </w:r>
      <w:r w:rsidRPr="002B1824">
        <w:t xml:space="preserve">. However, compared to molecular vibration and soil components, vegetation, incorporates more unstable factors when used to predict soil pollution, such as their different ability on indicating pollutants contents </w:t>
      </w:r>
      <w:r w:rsidR="00683E77" w:rsidRPr="002B1824">
        <w:fldChar w:fldCharType="begin" w:fldLock="1"/>
      </w:r>
      <w:r w:rsidR="00455936">
        <w:instrText>ADDIN CSL_CITATION {"citationItems":[{"id":"ITEM-1","itemData":{"DOI":"10.1021/acs.est.7b04618","ISSN":"15205851","PMID":"29376321","abstract":"The remote assessment of soil contamination remains difficult in vegetated areas. Recent advances in hyperspectral spectroscopy suggest making use of plant reflectance to monitor oil and gas leakage from industrial facilities. However, knowledge about plant response to oil contamination is still limited, so only very few imaging applications are possible at this stage. We therefore conducted a greenhouse experiment on three species long-term exposed to either oil-contaminated or water-deficient soils. Reflectance measurements were regularly performed at leaf and plant scale over 61 days of exposure. Results showed an increase of reflectance in the visible (VIS), the red-edge and the short-wave infrared (SWIR) under both oil and water-deficit stress exposure. A contrasted response in the near-infrared (NIR) was also observed among species. Spectra underwent transformations to discriminate species' responses to the different treatments using linear discriminant analysis (LDA) with a stepwise procedure. Original and transformed spectra enabled to discriminate the plants' responses to the different treatments without confusion after 61 days. The discriminating wavelengths were consistent with the spectral differences observed. These results suggest differential changes in plant pigments, structure and water content as a response to various stressors, and open up promising perspectives for airborne and satellite applications.","author":[{"dropping-particle":"","family":"Lassalle","given":"Guillaume","non-dropping-particle":"","parse-names":false,"suffix":""},{"dropping-particle":"","family":"Credoz","given":"Anthony","non-dropping-particle":"","parse-names":false,"suffix":""},{"dropping-particle":"","family":"Hédacq","given":"Rémy","non-dropping-particle":"","parse-names":false,"suffix":""},{"dropping-particle":"","family":"Fabre","given":"Sophie","non-dropping-particle":"","parse-names":false,"suffix":""},{"dropping-particle":"","family":"Dubucq","given":"Dominique","non-dropping-particle":"","parse-names":false,"suffix":""},{"dropping-particle":"","family":"Elger","given":"Arnaud","non-dropping-particle":"","parse-names":false,"suffix":""}],"container-title":"Environmental Science and Technology","id":"ITEM-1","issue":"4","issued":{"date-parts":[["2018"]]},"page":"1756-1764","title":"Assessing Soil Contamination Due to Oil and Gas Production Using Vegetation Hyperspectral Reflectance","type":"article-journal","volume":"52"},"uris":["http://www.mendeley.com/documents/?uuid=b63e51c6-bb27-4999-b6f4-6b4426cfce92"]}],"mendeley":{"formattedCitation":"[87]","plainTextFormattedCitation":"[87]","previouslyFormattedCitation":"[87]"},"properties":{"noteIndex":0},"schema":"https://github.com/citation-style-language/schema/raw/master/csl-citation.json"}</w:instrText>
      </w:r>
      <w:r w:rsidR="00683E77" w:rsidRPr="002B1824">
        <w:fldChar w:fldCharType="separate"/>
      </w:r>
      <w:r w:rsidR="00601B2A" w:rsidRPr="00601B2A">
        <w:rPr>
          <w:noProof/>
        </w:rPr>
        <w:t>[87]</w:t>
      </w:r>
      <w:r w:rsidR="00683E77" w:rsidRPr="002B1824">
        <w:fldChar w:fldCharType="end"/>
      </w:r>
      <w:r w:rsidRPr="002B1824">
        <w:t>. Further explorations are requisite to interpreting the relationship between vegetation spectrum and soil pollution concentration.</w:t>
      </w:r>
    </w:p>
    <w:p w14:paraId="0D933291" w14:textId="77777777" w:rsidR="009628FE" w:rsidRPr="002B1824" w:rsidRDefault="009628FE" w:rsidP="002B1824">
      <w:pPr>
        <w:autoSpaceDE w:val="0"/>
        <w:autoSpaceDN w:val="0"/>
        <w:adjustRightInd w:val="0"/>
        <w:spacing w:after="0" w:line="240" w:lineRule="auto"/>
        <w:ind w:left="720" w:firstLine="360"/>
        <w:jc w:val="both"/>
      </w:pPr>
    </w:p>
    <w:p w14:paraId="1C084E98" w14:textId="77777777" w:rsidR="00696A68" w:rsidRPr="00E816E3" w:rsidRDefault="00696A68" w:rsidP="00696A68">
      <w:pPr>
        <w:autoSpaceDE w:val="0"/>
        <w:autoSpaceDN w:val="0"/>
        <w:adjustRightInd w:val="0"/>
        <w:spacing w:after="0" w:line="240" w:lineRule="auto"/>
        <w:ind w:left="720" w:firstLine="360"/>
        <w:rPr>
          <w:rFonts w:ascii="Times New Roman" w:hAnsi="Times New Roman" w:cs="Times New Roman"/>
          <w:b/>
          <w:bCs/>
          <w:sz w:val="20"/>
          <w:szCs w:val="20"/>
        </w:rPr>
      </w:pPr>
    </w:p>
    <w:p w14:paraId="05BBDD10" w14:textId="77777777" w:rsidR="004E7183" w:rsidRDefault="00A376ED" w:rsidP="00A376ED">
      <w:pPr>
        <w:pStyle w:val="ListParagraph"/>
        <w:numPr>
          <w:ilvl w:val="0"/>
          <w:numId w:val="6"/>
        </w:numPr>
        <w:jc w:val="both"/>
        <w:rPr>
          <w:rFonts w:ascii="Times New Roman" w:hAnsi="Times New Roman" w:cs="Times New Roman"/>
          <w:b/>
          <w:bCs/>
          <w:sz w:val="20"/>
          <w:szCs w:val="20"/>
        </w:rPr>
      </w:pPr>
      <w:r w:rsidRPr="00A376ED">
        <w:rPr>
          <w:rFonts w:ascii="Times New Roman" w:hAnsi="Times New Roman" w:cs="Times New Roman"/>
          <w:b/>
          <w:bCs/>
          <w:sz w:val="20"/>
          <w:szCs w:val="20"/>
        </w:rPr>
        <w:t>Contaminants detection by Spaceborne spectrometers</w:t>
      </w:r>
    </w:p>
    <w:p w14:paraId="131C5900" w14:textId="77777777" w:rsidR="00572D30" w:rsidRPr="003C50CC" w:rsidRDefault="00572D30" w:rsidP="003C50CC">
      <w:pPr>
        <w:ind w:firstLine="360"/>
        <w:jc w:val="both"/>
      </w:pPr>
      <w:r w:rsidRPr="002B1824">
        <w:t xml:space="preserve">As mentioned before, Spaceborne spectrometry is an efficient, economical and increasingly accessible approach to soil mapping </w:t>
      </w:r>
      <w:r w:rsidR="00BD7D0F" w:rsidRPr="002B1824">
        <w:fldChar w:fldCharType="begin" w:fldLock="1"/>
      </w:r>
      <w:r w:rsidR="004B640A">
        <w:instrText>ADDIN CSL_CITATION {"citationItems":[{"id":"ITEM-1","itemData":{"DOI":"10.1016/j.jenvman.2019.04.109","ISSN":"10958630","PMID":"31096168","abstract":"With the rapid and extensive development of industry and agriculture, the soil environment inevitably becomes contaminated with heavy metals, thus creating adverse environmental conditions for flora and fauna. The traditional methods for combining field sampling with laboratory analysis of soil heavy metals are limited not only because they are time-consuming and expensive, but also because they are unable to obtain adequate information about the spatial distribution characteristics of heavy metals in soil over a large area. Three hundred and ninety-four soil samples (Gobi and farmland) were collected in an arid area in Jiuquan in Northwest China and analyzed for elements concentrations. Based on these measured concentrations, as well as rapid and environmentally friendly remote sensing (multi-spectral data), stepwise multiple linear regression (SMLR) and partial least-squares regression (PLS) were combined to predict concentrations and distributions of heavy metals in the soils of the study area. Furthermore, laboratory data were used to assess the accuracy of the prediction results. Obtained results suggest that the SMLR and PLS models were able to predict the metals contents in the study area. The concentrations of Cr, Ni, V and Zn could be predicted by two regression models, while those of Cu and Mn were predicted more accurately when they were attached to the SMLR model. The spatial distribution of heavy metals derived from the two models is consistent with measured values, indicating that it is reasonable to predict the concentrations of heavy metals in the soil of the study area using the multi-spectral data.","author":[{"dropping-particle":"","family":"Guan","given":"Qingyu","non-dropping-particle":"","parse-names":false,"suffix":""},{"dropping-particle":"","family":"Zhao","given":"Rui","non-dropping-particle":"","parse-names":false,"suffix":""},{"dropping-particle":"","family":"Wang","given":"Feifei","non-dropping-particle":"","parse-names":false,"suffix":""},{"dropping-particle":"","family":"Pan","given":"Ninghui","non-dropping-particle":"","parse-names":false,"suffix":""},{"dropping-particle":"","family":"Yang","given":"Liqin","non-dropping-particle":"","parse-names":false,"suffix":""},{"dropping-particle":"","family":"Song","given":"Na","non-dropping-particle":"","parse-names":false,"suffix":""},{"dropping-particle":"","family":"Xu","given":"Chuanqi","non-dropping-particle":"","parse-names":false,"suffix":""},{"dropping-particle":"","family":"Lin","given":"Jinkuo","non-dropping-particle":"","parse-names":false,"suffix":""}],"container-title":"Journal of Environmental Management","id":"ITEM-1","issued":{"date-parts":[["2019"]]},"page":"137-143","title":"Prediction of heavy metals in soils of an arid area based on multi-spectral data","type":"article-journal","volume":"243"},"uris":["http://www.mendeley.com/documents/?uuid=202573a7-b297-408e-a19e-27664f3a3ad3"]}],"mendeley":{"formattedCitation":"[145]","plainTextFormattedCitation":"[145]","previouslyFormattedCitation":"[145]"},"properties":{"noteIndex":0},"schema":"https://github.com/citation-style-language/schema/raw/master/csl-citation.json"}</w:instrText>
      </w:r>
      <w:r w:rsidR="00BD7D0F" w:rsidRPr="002B1824">
        <w:fldChar w:fldCharType="separate"/>
      </w:r>
      <w:r w:rsidR="00792D1D" w:rsidRPr="00792D1D">
        <w:rPr>
          <w:noProof/>
        </w:rPr>
        <w:t>[145]</w:t>
      </w:r>
      <w:r w:rsidR="00BD7D0F" w:rsidRPr="002B1824">
        <w:fldChar w:fldCharType="end"/>
      </w:r>
      <w:r w:rsidRPr="002B1824">
        <w:t xml:space="preserve">. Earth observation satellites with high resolution sensors and high numbers of spectral bands have been launched, including the European Space Agency’s (ESA’s) Sentinel satellites, NASA’s Landsat program, and China’s HJ-1 </w:t>
      </w:r>
      <w:r w:rsidR="00BD7D0F" w:rsidRPr="002B1824">
        <w:fldChar w:fldCharType="begin" w:fldLock="1"/>
      </w:r>
      <w:r w:rsidR="004B640A">
        <w:instrText>ADDIN CSL_CITATION {"citationItems":[{"id":"ITEM-1","itemData":{"DOI":"10.1080/10643389.2018.1447717","ISSN":"15476537","abstract":"Soil degradation includes a number of processes, ranging from soil erosion to soil contamination, which reduce the capability of soil to work as a base for vegetation roots. Methods to quantify soil degradation due to contamination on a large area with a proper domain are needed and must be studied and developed. Proximal and remote sensing techniques are essential tools, well-suited for surveying large areas, and monitoring soil contamination at a high temporal and spatial interval. Recently developed and forthcoming satellites also dedicated to land monitoring and provide inimitable data streams, which have potential of soil contamination detection. This study peruses the potential of spectroscopy methods in various domains to assess selected soil contaminants including potentially toxic elements and petroleum hydrocarbons from reflectance information, plus a preliminary review of the new-generation orbital Earth observation sensors. An aim is to review the means to do so from spaceborne sensors, which are considered to be state-of-the-art Earth orbit observation technologies. This review will help to answer the question: how can spectral information from proximal and remote sensing techniques in different domains be used for soil contamination modelling? This direction will pave the way for soil contamination monitoring using these techniques.","author":[{"dropping-particle":"","family":"Gholizadeh","given":"Asa","non-dropping-particle":"","parse-names":false,"suffix":""},{"dropping-particle":"","family":"Saberioon","given":"Mohammadmehdi","non-dropping-particle":"","parse-names":false,"suffix":""},{"dropping-particle":"","family":"Ben-Dor","given":"Eyal","non-dropping-particle":"","parse-names":false,"suffix":""},{"dropping-particle":"","family":"Borůvka","given":"Luboš","non-dropping-particle":"","parse-names":false,"suffix":""}],"container-title":"Critical Reviews in Environmental Science and Technology","id":"ITEM-1","issue":"3","issued":{"date-parts":[["2018"]]},"page":"243-278","title":"Monitoring of selected soil contaminants using proximal and remote sensing techniques: Background, state-of-the-art and future perspectives","type":"article-journal","volume":"48"},"uris":["http://www.mendeley.com/documents/?uuid=3bfe497a-d066-4bc4-9d61-32b35d08a7aa"]},{"id":"ITEM-2","itemData":{"ISSN":"0034-4257","author":[{"dropping-particle":"","family":"Roy","given":"David","non-dropping-particle":"","parse-names":false,"suffix":""},{"dropping-particle":"","family":"Wulder","given":"Michael","non-dropping-particle":"","parse-names":false,"suffix":""},{"dropping-particle":"","family":"Loveland","given":"Thomas R","non-dropping-particle":"","parse-names":false,"suffix":""}],"container-title":"Remote Sensing of Environment","id":"ITEM-2","issue":"December 2018","issued":{"date-parts":[["2014"]]},"title":"Landsat-8 : Science and Product Vision for Terrestrial Global Change Research Remote Sensing of Environment Landsat-8 : Science and product vision for terrestrial global change research","type":"article-journal","volume":"145"},"uris":["http://www.mendeley.com/documents/?uuid=c94362c3-e567-4d34-aef3-52d61611a569"]}],"mendeley":{"formattedCitation":"[47], [146]","plainTextFormattedCitation":"[47], [146]","previouslyFormattedCitation":"[47], [146]"},"properties":{"noteIndex":0},"schema":"https://github.com/citation-style-language/schema/raw/master/csl-citation.json"}</w:instrText>
      </w:r>
      <w:r w:rsidR="00BD7D0F" w:rsidRPr="002B1824">
        <w:fldChar w:fldCharType="separate"/>
      </w:r>
      <w:r w:rsidR="00792D1D" w:rsidRPr="00792D1D">
        <w:rPr>
          <w:noProof/>
        </w:rPr>
        <w:t>[47], [146]</w:t>
      </w:r>
      <w:r w:rsidR="00BD7D0F" w:rsidRPr="002B1824">
        <w:fldChar w:fldCharType="end"/>
      </w:r>
      <w:r w:rsidRPr="002B1824">
        <w:t xml:space="preserve">. NASA’s Landsat-8 is equipped with an operational land imager and thermal infrared sensor, covering the 11 wavelength bands (4 visible, 1 near-infrared, 2 shortwave infrared, 1 panchromatic, 1 cirrus and 2 thermal infrared) </w:t>
      </w:r>
      <w:r w:rsidR="00BD7D0F" w:rsidRPr="002B1824">
        <w:fldChar w:fldCharType="begin" w:fldLock="1"/>
      </w:r>
      <w:r w:rsidR="004B640A">
        <w:instrText>ADDIN CSL_CITATION {"citationItems":[{"id":"ITEM-1","itemData":{"ISSN":"0034-4257","author":[{"dropping-particle":"","family":"Roy","given":"David","non-dropping-particle":"","parse-names":false,"suffix":""},{"dropping-particle":"","family":"Wulder","given":"Michael","non-dropping-particle":"","parse-names":false,"suffix":""},{"dropping-particle":"","family":"Loveland","given":"Thomas R","non-dropping-particle":"","parse-names":false,"suffix":""}],"container-title":"Remote Sensing of Environment","id":"ITEM-1","issue":"December 2018","issued":{"date-parts":[["2014"]]},"title":"Landsat-8 : Science and Product Vision for Terrestrial Global Change Research Remote Sensing of Environment Landsat-8 : Science and product vision for terrestrial global change research","type":"article-journal","volume":"145"},"uris":["http://www.mendeley.com/documents/?uuid=c94362c3-e567-4d34-aef3-52d61611a569"]}],"mendeley":{"formattedCitation":"[146]","plainTextFormattedCitation":"[146]","previouslyFormattedCitation":"[146]"},"properties":{"noteIndex":0},"schema":"https://github.com/citation-style-language/schema/raw/master/csl-citation.json"}</w:instrText>
      </w:r>
      <w:r w:rsidR="00BD7D0F" w:rsidRPr="002B1824">
        <w:fldChar w:fldCharType="separate"/>
      </w:r>
      <w:r w:rsidR="00792D1D" w:rsidRPr="00792D1D">
        <w:rPr>
          <w:noProof/>
        </w:rPr>
        <w:t>[146]</w:t>
      </w:r>
      <w:r w:rsidR="00BD7D0F" w:rsidRPr="002B1824">
        <w:fldChar w:fldCharType="end"/>
      </w:r>
      <w:r w:rsidRPr="002B1824">
        <w:t>. ESA’s Sentinel-2 satel</w:t>
      </w:r>
      <w:r w:rsidR="002B1824" w:rsidRPr="002B1824">
        <w:t>lite has 13 bands, covering 443-</w:t>
      </w:r>
      <w:r w:rsidRPr="002B1824">
        <w:t xml:space="preserve">2190 nm wavelength </w:t>
      </w:r>
      <w:r w:rsidR="00BD7D0F" w:rsidRPr="002B1824">
        <w:fldChar w:fldCharType="begin" w:fldLock="1"/>
      </w:r>
      <w:r w:rsidR="004B640A">
        <w:instrText>ADDIN CSL_CITATION {"citationItems":[{"id":"ITEM-1","itemData":{"DOI":"10.1016/j.rse.2011.07.023","ISSN":"00344257","abstract":"The spatial and temporal characteristics of the new Sentinel missions, primarily designed to provide routine multidisciplinary observations for operational services, are also very suitable for addressing some of the challenges associated with advancing Earth System sciences. The Sentinels are ensuring long-term observational commitment and will operate a range of instruments with different spectral bands and spatial resolutions with global coverage and high revisit times. The complexity of Earth System models has been increasing gradually and most simulations of future climate and Earth system evolution are based on coupled models that include aspects of physics, bio/geo-chemistry, anthropogenic impacts and even recently some elements of socioeconomic factors. Sentinels will provide unique observations to describe such coupled atmosphere, oceans, land and cryosphere and the exchanges among them into Earth System models. This paper emphasizes the indispensable value of the data provided by the family of Sentinel constellations in the context of the urgent need for improved process understanding of the Earth system. © 2012 Elsevier Inc.","author":[{"dropping-particle":"","family":"Berger","given":"Michael","non-dropping-particle":"","parse-names":false,"suffix":""},{"dropping-particle":"","family":"Moreno","given":"Jose","non-dropping-particle":"","parse-names":false,"suffix":""},{"dropping-particle":"","family":"Johannessen","given":"Johnny A.","non-dropping-particle":"","parse-names":false,"suffix":""},{"dropping-particle":"","family":"Levelt","given":"Pieternel F.","non-dropping-particle":"","parse-names":false,"suffix":""},{"dropping-particle":"","family":"Hanssen","given":"Ramon F.","non-dropping-particle":"","parse-names":false,"suffix":""}],"container-title":"Remote Sensing of Environment","id":"ITEM-1","issued":{"date-parts":[["2012"]]},"page":"84-90","title":"ESA's sentinel missions in support of Earth system science","type":"article-journal","volume":"120"},"uris":["http://www.mendeley.com/documents/?uuid=b6ab13c2-f481-44cd-8580-0b44a3c16d8d"]}],"mendeley":{"formattedCitation":"[139]","plainTextFormattedCitation":"[139]","previouslyFormattedCitation":"[139]"},"properties":{"noteIndex":0},"schema":"https://github.com/citation-style-language/schema/raw/master/csl-citation.json"}</w:instrText>
      </w:r>
      <w:r w:rsidR="00BD7D0F" w:rsidRPr="002B1824">
        <w:fldChar w:fldCharType="separate"/>
      </w:r>
      <w:r w:rsidR="00792D1D" w:rsidRPr="00792D1D">
        <w:rPr>
          <w:noProof/>
        </w:rPr>
        <w:t>[139]</w:t>
      </w:r>
      <w:r w:rsidR="00BD7D0F" w:rsidRPr="002B1824">
        <w:fldChar w:fldCharType="end"/>
      </w:r>
      <w:r w:rsidRPr="002B1824">
        <w:t>. The HJ-1 satellite is equipped with a hyperspectral sensor with 115 spe</w:t>
      </w:r>
      <w:r w:rsidR="002B1824" w:rsidRPr="002B1824">
        <w:t>ctral bands in the range of 450-</w:t>
      </w:r>
      <w:r w:rsidRPr="002B1824">
        <w:t xml:space="preserve">950 nm </w:t>
      </w:r>
      <w:r w:rsidR="00BD7D0F" w:rsidRPr="002B1824">
        <w:fldChar w:fldCharType="begin" w:fldLock="1"/>
      </w:r>
      <w:r w:rsidR="004B640A">
        <w:instrText>ADDIN CSL_CITATION {"citationItems":[{"id":"ITEM-1","itemData":{"DOI":"10.1109/JSTARS.2014.2371058","ISSN":"21511535","abstract":"Monitoring of heavy metal stress in crops is vital for food security and agricultural production management. Traditional remote sensing methods focus on the stress-induced changes to the aerial organs of plants, whereas roots are considered to be more directly and severely stressed. In this study, the dry weight of rice roots (WRT) was used as an indicator for monitoring cadmium (Cd) stress levels in rice tissues. The World Food Study (WOFOST) model is a widely used analysis tool for describing the fundamental processes of crop growth, and has been tested for similar applications. We used this model to incorporate a Cd stress factor (fCd), allowing us to simulate the WRT values more accurately. Then, an optimized method of assimilating remotely sensed leaf area index (LAI) into the modified WOFOST model was used to optimize the simulation process and obtain the optimum value of fCd. Thus, the dynamic simulation of WRT under Cd stress was adjusted. Based on the WRT values of two sample plots with different soil Cd concentrations, the ratio between them (WRTStress/WRTSafe) was calculated subsequently. The variation in the ratio curve generally reflected the stress mechanism in time scale, indicating that the dynamic simulation of WRT was reliable. This study suggests that the method of assimilating remote sensing data into the crop growth model is applicable for simulating crop growth under Cd stress on spatial-time scale, providing a reference for dynamically monitoring heavy metal contamination in rice tissues.","author":[{"dropping-particle":"","family":"Liu","given":"Feng","non-dropping-particle":"","parse-names":false,"suffix":""},{"dropping-particle":"","family":"Liu","given":"Xiangnan","non-dropping-particle":"","parse-names":false,"suffix":""},{"dropping-particle":"","family":"Zhao","given":"Liting","non-dropping-particle":"","parse-names":false,"suffix":""},{"dropping-particle":"","family":"Ding","given":"Chao","non-dropping-particle":"","parse-names":false,"suffix":""},{"dropping-particle":"","family":"Jiang","given":"Jiale","non-dropping-particle":"","parse-names":false,"suffix":""},{"dropping-particle":"","family":"Wu","given":"Ling","non-dropping-particle":"","parse-names":false,"suffix":""}],"container-title":"IEEE Journal of Selected Topics in Applied Earth Observations and Remote Sensing","id":"ITEM-1","issue":"3","issued":{"date-parts":[["2015"]]},"page":"1330-1338","title":"The Dynamic Assessment Model for Monitoring Cadmium Stress Levels in Rice Based on the Assimilation of Remote Sensing and the WOFOST Model","type":"article-journal","volume":"8"},"uris":["http://www.mendeley.com/documents/?uuid=54dbfe30-3004-4f5a-9bb9-ee487de072d9"]}],"mendeley":{"formattedCitation":"[147]","plainTextFormattedCitation":"[147]","previouslyFormattedCitation":"[147]"},"properties":{"noteIndex":0},"schema":"https://github.com/citation-style-language/schema/raw/master/csl-citation.json"}</w:instrText>
      </w:r>
      <w:r w:rsidR="00BD7D0F" w:rsidRPr="002B1824">
        <w:fldChar w:fldCharType="separate"/>
      </w:r>
      <w:r w:rsidR="00792D1D" w:rsidRPr="00792D1D">
        <w:rPr>
          <w:noProof/>
        </w:rPr>
        <w:t>[147]</w:t>
      </w:r>
      <w:r w:rsidR="00BD7D0F" w:rsidRPr="002B1824">
        <w:fldChar w:fldCharType="end"/>
      </w:r>
      <w:r w:rsidRPr="002B1824">
        <w:t xml:space="preserve">. Peng et al. </w:t>
      </w:r>
      <w:r w:rsidR="00BD7D0F" w:rsidRPr="002B1824">
        <w:fldChar w:fldCharType="begin" w:fldLock="1"/>
      </w:r>
      <w:r w:rsidR="004B640A">
        <w:instrText>ADDIN CSL_CITATION {"citationItems":[{"id":"ITEM-1","itemData":{"DOI":"10.3390/rs8121003","ISSN":"20724292","abstract":"After decades of mining and industrialization in Qatar, it is important to estimate their impact on soil pollution with toxic metals. The study utilized 300 topsoil (0-30 cm) samples, multi-spectral images (Landsat 8), spectral indices and environmental variables to model and map the spatial distribution of arsenic (As), chromium (Cr), nickel (Ni), copper (Cu), lead (Pb) and zinc (Zn) in Qatari soils. The prediction model used condition-based rules generated in the Cubist tool. In terms of R2 and the ratio of performance to interquartile distance (RPIQ), the models showed good predictive capabilities for all elements. Of all of the prediction results, Cu had the highest R2 = 0.74, followed by As &gt; Pb &gt; Cr &gt; Zn &gt; Ni. This study found that all of the models only chose images from January and February as predictors, which indicates that images from these two months are important for soil toxic metals' monitoring in arid soils, due to the climate and the vegetation cover during this season. Topsoil maps of the six toxic metals were generated. The maps can be used to prioritize the choice of remediation measures and can be applied to other arid areas of similar environmental/socio-economic conditions and pollution causes.","author":[{"dropping-particle":"","family":"Peng","given":"Yi","non-dropping-particle":"","parse-names":false,"suffix":""},{"dropping-particle":"","family":"Kheir","given":"Rania Bou","non-dropping-particle":"","parse-names":false,"suffix":""},{"dropping-particle":"","family":"Adhikari","given":"Kabindra","non-dropping-particle":"","parse-names":false,"suffix":""},{"dropping-particle":"","family":"Malinowski","given":"Radoslaw","non-dropping-particle":"","parse-names":false,"suffix":""},{"dropping-particle":"","family":"Greve","given":"Mette B.","non-dropping-particle":"","parse-names":false,"suffix":""},{"dropping-particle":"","family":"Knadel","given":"Maria","non-dropping-particle":"","parse-names":false,"suffix":""},{"dropping-particle":"","family":"Greve","given":"Mogens H.","non-dropping-particle":"","parse-names":false,"suffix":""}],"container-title":"Remote Sensing","id":"ITEM-1","issue":"12","issued":{"date-parts":[["2016"]]},"title":"Digital mapping of toxic metals in qatari soils using remote sensing and ancillary data","type":"article-journal","volume":"8"},"uris":["http://www.mendeley.com/documents/?uuid=166b5068-aa48-47d3-be20-856dd03f2286"]}],"mendeley":{"formattedCitation":"[148]","plainTextFormattedCitation":"[148]","previouslyFormattedCitation":"[148]"},"properties":{"noteIndex":0},"schema":"https://github.com/citation-style-language/schema/raw/master/csl-citation.json"}</w:instrText>
      </w:r>
      <w:r w:rsidR="00BD7D0F" w:rsidRPr="002B1824">
        <w:fldChar w:fldCharType="separate"/>
      </w:r>
      <w:r w:rsidR="00792D1D" w:rsidRPr="00792D1D">
        <w:rPr>
          <w:noProof/>
        </w:rPr>
        <w:t>[148]</w:t>
      </w:r>
      <w:r w:rsidR="00BD7D0F" w:rsidRPr="002B1824">
        <w:fldChar w:fldCharType="end"/>
      </w:r>
      <w:r w:rsidRPr="002B1824">
        <w:t xml:space="preserve"> and Guan et al. </w:t>
      </w:r>
      <w:r w:rsidR="00BD7D0F" w:rsidRPr="002B1824">
        <w:fldChar w:fldCharType="begin" w:fldLock="1"/>
      </w:r>
      <w:r w:rsidR="004B640A">
        <w:instrText>ADDIN CSL_CITATION {"citationItems":[{"id":"ITEM-1","itemData":{"DOI":"10.1016/j.jenvman.2019.04.109","ISSN":"10958630","PMID":"31096168","abstract":"With the rapid and extensive development of industry and agriculture, the soil environment inevitably becomes contaminated with heavy metals, thus creating adverse environmental conditions for flora and fauna. The traditional methods for combining field sampling with laboratory analysis of soil heavy metals are limited not only because they are time-consuming and expensive, but also because they are unable to obtain adequate information about the spatial distribution characteristics of heavy metals in soil over a large area. Three hundred and ninety-four soil samples (Gobi and farmland) were collected in an arid area in Jiuquan in Northwest China and analyzed for elements concentrations. Based on these measured concentrations, as well as rapid and environmentally friendly remote sensing (multi-spectral data), stepwise multiple linear regression (SMLR) and partial least-squares regression (PLS) were combined to predict concentrations and distributions of heavy metals in the soils of the study area. Furthermore, laboratory data were used to assess the accuracy of the prediction results. Obtained results suggest that the SMLR and PLS models were able to predict the metals contents in the study area. The concentrations of Cr, Ni, V and Zn could be predicted by two regression models, while those of Cu and Mn were predicted more accurately when they were attached to the SMLR model. The spatial distribution of heavy metals derived from the two models is consistent with measured values, indicating that it is reasonable to predict the concentrations of heavy metals in the soil of the study area using the multi-spectral data.","author":[{"dropping-particle":"","family":"Guan","given":"Qingyu","non-dropping-particle":"","parse-names":false,"suffix":""},{"dropping-particle":"","family":"Zhao","given":"Rui","non-dropping-particle":"","parse-names":false,"suffix":""},{"dropping-particle":"","family":"Wang","given":"Feifei","non-dropping-particle":"","parse-names":false,"suffix":""},{"dropping-particle":"","family":"Pan","given":"Ninghui","non-dropping-particle":"","parse-names":false,"suffix":""},{"dropping-particle":"","family":"Yang","given":"Liqin","non-dropping-particle":"","parse-names":false,"suffix":""},{"dropping-particle":"","family":"Song","given":"Na","non-dropping-particle":"","parse-names":false,"suffix":""},{"dropping-particle":"","family":"Xu","given":"Chuanqi","non-dropping-particle":"","parse-names":false,"suffix":""},{"dropping-particle":"","family":"Lin","given":"Jinkuo","non-dropping-particle":"","parse-names":false,"suffix":""}],"container-title":"Journal of Environmental Management","id":"ITEM-1","issued":{"date-parts":[["2019"]]},"page":"137-143","title":"Prediction of heavy metals in soils of an arid area based on multi-spectral data","type":"article-journal","volume":"243"},"uris":["http://www.mendeley.com/documents/?uuid=202573a7-b297-408e-a19e-27664f3a3ad3"]}],"mendeley":{"formattedCitation":"[145]","plainTextFormattedCitation":"[145]","previouslyFormattedCitation":"[145]"},"properties":{"noteIndex":0},"schema":"https://github.com/citation-style-language/schema/raw/master/csl-citation.json"}</w:instrText>
      </w:r>
      <w:r w:rsidR="00BD7D0F" w:rsidRPr="002B1824">
        <w:fldChar w:fldCharType="separate"/>
      </w:r>
      <w:r w:rsidR="00792D1D" w:rsidRPr="00792D1D">
        <w:rPr>
          <w:noProof/>
        </w:rPr>
        <w:t>[145]</w:t>
      </w:r>
      <w:r w:rsidR="00BD7D0F" w:rsidRPr="002B1824">
        <w:fldChar w:fldCharType="end"/>
      </w:r>
      <w:r w:rsidRPr="002B1824">
        <w:t xml:space="preserve"> used the spectral bands of the Landsat-8 satellite, involving brightness and normalized difference vegetation index (NDVI</w:t>
      </w:r>
      <w:r w:rsidR="002B1824" w:rsidRPr="002B1824">
        <w:t>)</w:t>
      </w:r>
      <w:r w:rsidRPr="002B1824">
        <w:t xml:space="preserve"> with land features (e.g. elevation and slope), to predict the concentrations of As, Cr, Ni, Pb and Zn. Liu e al. </w:t>
      </w:r>
      <w:r w:rsidR="00BD7D0F" w:rsidRPr="002B1824">
        <w:fldChar w:fldCharType="begin" w:fldLock="1"/>
      </w:r>
      <w:r w:rsidR="004B640A">
        <w:instrText>ADDIN CSL_CITATION {"citationItems":[{"id":"ITEM-1","itemData":{"DOI":"10.3390/su11020419","ISSN":"20711050","abstract":"Soil heavy metals affect human life and the environment, and thus, it is very necessary to monitor their contents. Substantial research has been conducted to estimate and map soil heavy metals in large areas using hyperspectral data and machine learning methods (such as neural network), however, lower estimation accuracy is often obtained. In order to improve the estimation accuracy, in this study, a back propagation neural network (BPNN) was combined with the particle swarm optimization (PSO), which led to an integrated PSO-BPNN method used to estimate the contents of soil heavy metals: Cd, Hg, and As. This study was conducted in Guangdong, China, based on the soil heavy metal contents and hyperspectral data collected from 90 soil samples. The prediction accuracies from BPNN and PSO-BPNN were compared using field observations. The results showed that, 1) the sample averages of Cd, Hg, and As were 0.174 mg/kg, 0.132 mg/kg, and 9.761 mg/kg, respectively, with the corresponding maximum values of 0.570 mg/kg, 0.310 mg/kg, and 68.600 mg/kg being higher than the environment baseline values; 2) the transformed and combined spectral variables had higher correlations with the contents of the soil heavy metals than the original spectral data; 3) PSO-BPNN significantly improved the estimation accuracy of the soil heavy metal contents, with the decrease in the mean relative error (MRE) and relative root mean square error (RRMSE) by 68% to 71%, and 64% to 67%, respectively. This indicated that the PSO-BPNN provided great potential to estimate the soil heavy metal contents; and 4) with the PSO-BPNN, the Cd content could also be mapped using HuanJing-1A Hyperspectral Imager (HSI) data with a RRMSE value of 36%, implying that the PSO-BPNN method could be utilized to map the heavy metal content in soil, using both field spectral data and hyperspectral imagery for the large area.","author":[{"dropping-particle":"","family":"Liu","given":"Piao","non-dropping-particle":"","parse-names":false,"suffix":""},{"dropping-particle":"","family":"Liu","given":"Zhenhua","non-dropping-particle":"","parse-names":false,"suffix":""},{"dropping-particle":"","family":"Hu","given":"Yueming","non-dropping-particle":"","parse-names":false,"suffix":""},{"dropping-particle":"","family":"Shi","given":"Zhou","non-dropping-particle":"","parse-names":false,"suffix":""},{"dropping-particle":"","family":"Pan","given":"Yuchun","non-dropping-particle":"","parse-names":false,"suffix":""},{"dropping-particle":"","family":"Wang","given":"Lu","non-dropping-particle":"","parse-names":false,"suffix":""},{"dropping-particle":"","family":"Wang","given":"Guangxing","non-dropping-particle":"","parse-names":false,"suffix":""}],"container-title":"Sustainability (Switzerland)","id":"ITEM-1","issue":"2","issued":{"date-parts":[["2019"]]},"title":"Integrating a hybrid back propagation neural network and particle swarm optimization for estimating soil heavy metal contents using hyperspectral data","type":"article-journal","volume":"11"},"uris":["http://www.mendeley.com/documents/?uuid=c2ad6317-4251-415d-91ff-65d54c626168"]}],"mendeley":{"formattedCitation":"[149]","plainTextFormattedCitation":"[149]","previouslyFormattedCitation":"[149]"},"properties":{"noteIndex":0},"schema":"https://github.com/citation-style-language/schema/raw/master/csl-citation.json"}</w:instrText>
      </w:r>
      <w:r w:rsidR="00BD7D0F" w:rsidRPr="002B1824">
        <w:fldChar w:fldCharType="separate"/>
      </w:r>
      <w:r w:rsidR="00792D1D" w:rsidRPr="00792D1D">
        <w:rPr>
          <w:noProof/>
        </w:rPr>
        <w:t>[149]</w:t>
      </w:r>
      <w:r w:rsidR="00BD7D0F" w:rsidRPr="002B1824">
        <w:fldChar w:fldCharType="end"/>
      </w:r>
      <w:r w:rsidR="002B1824" w:rsidRPr="002B1824">
        <w:t xml:space="preserve"> </w:t>
      </w:r>
      <w:r w:rsidRPr="002B1824">
        <w:t xml:space="preserve">used spectral data from the HJ-1 satellite to predict soil concentrations of Cd through multiple nonlinear regression, achieving an R2 of 0.81. Advanced hyperspectral satellites that will provide higher accuracy are due to be launched in the coming years, including the HyspIRI satellite with 214 spectral bands, the CCRSS satellite with 328 spectral bands and the EnMAP satellite with 242 spectral bands </w:t>
      </w:r>
      <w:r w:rsidR="00BD7D0F" w:rsidRPr="002B1824">
        <w:fldChar w:fldCharType="begin" w:fldLock="1"/>
      </w:r>
      <w:r w:rsidR="00DF45C3">
        <w:instrText>ADDIN CSL_CITATION {"citationItems":[{"id":"ITEM-1","itemData":{"DOI":"10.1080/10643389.2018.1447717","ISSN":"15476537","abstract":"Soil degradation includes a number of processes, ranging from soil erosion to soil contamination, which reduce the capability of soil to work as a base for vegetation roots. Methods to quantify soil degradation due to contamination on a large area with a proper domain are needed and must be studied and developed. Proximal and remote sensing techniques are essential tools, well-suited for surveying large areas, and monitoring soil contamination at a high temporal and spatial interval. Recently developed and forthcoming satellites also dedicated to land monitoring and provide inimitable data streams, which have potential of soil contamination detection. This study peruses the potential of spectroscopy methods in various domains to assess selected soil contaminants including potentially toxic elements and petroleum hydrocarbons from reflectance information, plus a preliminary review of the new-generation orbital Earth observation sensors. An aim is to review the means to do so from spaceborne sensors, which are considered to be state-of-the-art Earth orbit observation technologies. This review will help to answer the question: how can spectral information from proximal and remote sensing techniques in different domains be used for soil contamination modelling? This direction will pave the way for soil contamination monitoring using these techniques.","author":[{"dropping-particle":"","family":"Gholizadeh","given":"Asa","non-dropping-particle":"","parse-names":false,"suffix":""},{"dropping-particle":"","family":"Saberioon","given":"Mohammadmehdi","non-dropping-particle":"","parse-names":false,"suffix":""},{"dropping-particle":"","family":"Ben-Dor","given":"Eyal","non-dropping-particle":"","parse-names":false,"suffix":""},{"dropping-particle":"","family":"Borůvka","given":"Luboš","non-dropping-particle":"","parse-names":false,"suffix":""}],"container-title":"Critical Reviews in Environmental Science and Technology","id":"ITEM-1","issue":"3","issued":{"date-parts":[["2018"]]},"page":"243-278","title":"Monitoring of selected soil contaminants using proximal and remote sensing techniques: Background, state-of-the-art and future perspectives","type":"article-journal","volume":"48"},"uris":["http://www.mendeley.com/documents/?uuid=3bfe497a-d066-4bc4-9d61-32b35d08a7aa"]}],"mendeley":{"formattedCitation":"[47]","plainTextFormattedCitation":"[47]","previouslyFormattedCitation":"[47]"},"properties":{"noteIndex":0},"schema":"https://github.com/citation-style-language/schema/raw/master/csl-citation.json"}</w:instrText>
      </w:r>
      <w:r w:rsidR="00BD7D0F" w:rsidRPr="002B1824">
        <w:fldChar w:fldCharType="separate"/>
      </w:r>
      <w:r w:rsidR="004437CD" w:rsidRPr="004437CD">
        <w:rPr>
          <w:noProof/>
        </w:rPr>
        <w:t>[47]</w:t>
      </w:r>
      <w:r w:rsidR="00BD7D0F" w:rsidRPr="002B1824">
        <w:fldChar w:fldCharType="end"/>
      </w:r>
      <w:r w:rsidRPr="002B1824">
        <w:t>.</w:t>
      </w:r>
    </w:p>
    <w:p w14:paraId="418F1297" w14:textId="77777777" w:rsidR="00E816E3" w:rsidRPr="00F24D71" w:rsidRDefault="00E816E3" w:rsidP="004E7AA9">
      <w:pPr>
        <w:pStyle w:val="ListParagraph"/>
        <w:numPr>
          <w:ilvl w:val="1"/>
          <w:numId w:val="6"/>
        </w:numPr>
        <w:rPr>
          <w:rFonts w:ascii="Times New Roman" w:hAnsi="Times New Roman" w:cs="Times New Roman"/>
          <w:b/>
          <w:bCs/>
          <w:sz w:val="20"/>
          <w:szCs w:val="20"/>
        </w:rPr>
      </w:pPr>
      <w:r w:rsidRPr="00F24D71">
        <w:rPr>
          <w:rFonts w:ascii="Times New Roman" w:hAnsi="Times New Roman" w:cs="Times New Roman"/>
          <w:b/>
          <w:bCs/>
          <w:sz w:val="20"/>
          <w:szCs w:val="20"/>
        </w:rPr>
        <w:t>Acid mine drainage</w:t>
      </w:r>
    </w:p>
    <w:p w14:paraId="28C91089" w14:textId="57DD5CFE" w:rsidR="00572D30" w:rsidRPr="00F24D71" w:rsidRDefault="00572D30" w:rsidP="00293372">
      <w:pPr>
        <w:ind w:left="360" w:firstLine="360"/>
        <w:jc w:val="both"/>
        <w:rPr>
          <w:rFonts w:cs="AdvOT56309c18.I"/>
        </w:rPr>
      </w:pPr>
      <w:r w:rsidRPr="00F24D71">
        <w:rPr>
          <w:rFonts w:cs="AdvOT56309c18.I"/>
        </w:rPr>
        <w:lastRenderedPageBreak/>
        <w:t>For the first time, Goetz and Rowan</w:t>
      </w:r>
      <w:r w:rsidR="00BD7D0F" w:rsidRPr="00F24D71">
        <w:rPr>
          <w:rFonts w:cs="AdvOT56309c18.I"/>
        </w:rPr>
        <w:fldChar w:fldCharType="begin" w:fldLock="1"/>
      </w:r>
      <w:r w:rsidR="004B640A">
        <w:rPr>
          <w:rFonts w:cs="AdvOT56309c18.I"/>
        </w:rPr>
        <w:instrText>ADDIN CSL_CITATION {"citationItems":[{"id":"ITEM-1","itemData":{"DOI":"10.1126/science.211.4484.781","ISSN":"00368075","PMID":"17740369","abstract":"Remote-sensing techniques are now being used routinely in geologic interpretation for mineral and energy exploration, plant siting, waste disposal, and the development of models for regional and continental tectonics. New spaceborne methods and associated technologies are being developed to produce data from which geologic information about large areas can be derived much more rapidly than by conventional techniques. Copyright © 1981 AAAS.","author":[{"dropping-particle":"","family":"Goetz","given":"Alexander F.H.","non-dropping-particle":"","parse-names":false,"suffix":""},{"dropping-particle":"","family":"Rowan","given":"Lawrence C.","non-dropping-particle":"","parse-names":false,"suffix":""}],"container-title":"Science","id":"ITEM-1","issue":"4484","issued":{"date-parts":[["1981"]]},"note":"132","page":"780-791","title":"Geologic remote sensing","type":"article-journal","volume":"211"},"uris":["http://www.mendeley.com/documents/?uuid=d2809e04-3a44-4a4a-9931-025289440495"]}],"mendeley":{"formattedCitation":"[150]","plainTextFormattedCitation":"[150]","previouslyFormattedCitation":"[150]"},"properties":{"noteIndex":0},"schema":"https://github.com/citation-style-language/schema/raw/master/csl-citation.json"}</w:instrText>
      </w:r>
      <w:r w:rsidR="00BD7D0F" w:rsidRPr="00F24D71">
        <w:rPr>
          <w:rFonts w:cs="AdvOT56309c18.I"/>
        </w:rPr>
        <w:fldChar w:fldCharType="separate"/>
      </w:r>
      <w:r w:rsidR="00792D1D" w:rsidRPr="00792D1D">
        <w:rPr>
          <w:rFonts w:cs="AdvOT56309c18.I"/>
          <w:noProof/>
        </w:rPr>
        <w:t>[150]</w:t>
      </w:r>
      <w:r w:rsidR="00BD7D0F" w:rsidRPr="00F24D71">
        <w:rPr>
          <w:rFonts w:cs="AdvOT56309c18.I"/>
        </w:rPr>
        <w:fldChar w:fldCharType="end"/>
      </w:r>
      <w:r w:rsidR="002B1824" w:rsidRPr="00F24D71">
        <w:rPr>
          <w:rFonts w:cs="AdvOT56309c18.I"/>
        </w:rPr>
        <w:t xml:space="preserve"> </w:t>
      </w:r>
      <w:r w:rsidRPr="00F24D71">
        <w:rPr>
          <w:rFonts w:cs="AdvOT56309c18.I"/>
        </w:rPr>
        <w:t>carried out geological and soil remote sensing based on satellite data, using a Landsat multispectral scanner (MS) to create iron oxide maps. Since 1995, ASTER was also employed to provide satellite data for geological and soil remote sensing to map surface soil</w:t>
      </w:r>
      <w:r w:rsidR="00C9481A" w:rsidRPr="00F24D71">
        <w:rPr>
          <w:rFonts w:cs="AdvOT56309c18.I"/>
        </w:rPr>
        <w:t xml:space="preserve"> </w:t>
      </w:r>
      <w:r w:rsidR="00BD7D0F" w:rsidRPr="00F24D71">
        <w:rPr>
          <w:rFonts w:cs="AdvOT56309c18.I"/>
        </w:rPr>
        <w:fldChar w:fldCharType="begin" w:fldLock="1"/>
      </w:r>
      <w:r w:rsidR="004B640A">
        <w:rPr>
          <w:rFonts w:cs="AdvOT56309c18.I"/>
        </w:rPr>
        <w:instrText>ADDIN CSL_CITATION {"citationItems":[{"id":"ITEM-1","itemData":{"author":[{"dropping-particle":"","family":"Abrams","given":"Michael","non-dropping-particle":"","parse-names":false,"suffix":""},{"dropping-particle":"","family":"Hook","given":"Simon J","non-dropping-particle":"","parse-names":false,"suffix":""}],"id":"ITEM-1","issue":"3","issued":{"date-parts":[["1998"]]},"note":"134","page":"692-699","title":"Simulated Aster data for geologic studies - Geoscience and Remote Sensing, IEEE Transactions on","type":"article-journal","volume":"33"},"uris":["http://www.mendeley.com/documents/?uuid=6b974792-fac4-4298-a37a-dd661bd2a315"]},{"id":"ITEM-2","itemData":{"DOI":"10.1080/014311600210326","ISSN":"13665901","abstract":"The Advanced Spaceborne Thermal Emission and Reflection Radiometer (ASTER) is a high spatial resolution, multispectral imager with along-track stereo capabilities scheduled for launch on the first NASA spacecraft of the Earth Observing System (Terra) in 1999. Data will be obtained in 14 spectral bands covering the visible through the thermal infrared wavelength region. A number of standard data products will be available to requesters through an on-line archival and processing system. Particular, user-specified data acquisitions will be possible through a Data Acquisition Request system. © 2000 Taylor &amp; Francis Group, LLC.","author":[{"dropping-particle":"","family":"Abrams","given":"M.","non-dropping-particle":"","parse-names":false,"suffix":""}],"container-title":"International Journal of Remote Sensing","id":"ITEM-2","issue":"5","issued":{"date-parts":[["2000"]]},"note":"133","page":"847-859","title":"The Advanced Spaceborne Thermal Emission and Reflection Radiometer (ASTER): Data products for the high spatial resolution imager on NASA's Terra platform","type":"article-journal","volume":"21"},"uris":["http://www.mendeley.com/documents/?uuid=7133d0fc-457c-4dd0-ad73-108eb276b8ae"]},{"id":"ITEM-3","itemData":{"DOI":"10.1109/36.700991","ISSN":"01962892","abstract":"The Advanced Spaceborne Thermal Emission and Reflection Radiometer (ASTER) is a research facility instrument provided by the Ministry of International Trade and Industry (MITI), Tokyo, Japan to be launched on NASA's Earth Observing System morning (EOS-AMI) platform in 1998. ASTER has three spectral bands in the visible near-infrared (VNIR), six bands in the shortwave infrared (SWIR), and five bands in the thermal infrared (TIR) regions, with 15-, 30-, and 90-m ground resolution, respectively. The VNIR subsystem has one backward-viewing band for stereoscopic observation in the along-track direction. Because the data will have wide spectral coverage and relatively high spatial resolution, we will be able to discriminate a variety of surface materials and reduce problems in some lower resolution data resulting from mixed pixels. ASTER will, for the first time, provide high-spatial resolution multispectral thermal infrared data from orbit and the highest spatial resolution surface spectral reflectance temperature and emissivity data of all of the EOS-AMI instruments. The primary science objective of the ASTER mission is to improve understanding of the local- and regional-scale processes occurring on or near the earth's surface and lower atmosphere, including surface-atmosphere interactions. Specific areas of the science investigation include the following: 1) land surface climatology; 2) vegetation and ecosystem dynamics; 3) volcano monitoring; 4) hazard monitoring; 5) aerosols and clouds; 6) carbon cycling in the marine ecosystem; 7) hydrology; 8) geology and soil; and 9) land surface and land cover change. There are three categories of ASTER data: a global map, regional monitoring data sets, and local data sets to be obtained for requests from individual investigators. The ASTER instrument will have a limited (8%) duty cycle. Prioritization of data acquisition requests will be based on such factors as data category, user category, and science discipline. © 1998 IEEE.","author":[{"dropping-particle":"","family":"Yamaguchi","given":"Yasushi","non-dropping-particle":"","parse-names":false,"suffix":""},{"dropping-particle":"","family":"Kahle","given":"Anne B.","non-dropping-particle":"","parse-names":false,"suffix":""},{"dropping-particle":"","family":"Tsu","given":"Hiroji","non-dropping-particle":"","parse-names":false,"suffix":""},{"dropping-particle":"","family":"Kawakami","given":"Toru","non-dropping-particle":"","parse-names":false,"suffix":""},{"dropping-particle":"","family":"Pniel","given":"Moshe","non-dropping-particle":"","parse-names":false,"suffix":""}],"container-title":"IEEE Transactions on Geoscience and Remote Sensing","id":"ITEM-3","issue":"4","issued":{"date-parts":[["1998"]]},"note":"135","page":"1062-1071","title":"Overview of advanced spaceborne thermal emission and reflection radiometer (ASTER)","type":"article-journal","volume":"36"},"uris":["http://www.mendeley.com/documents/?uuid=312eb33a-8719-4673-9321-167c97e89d8e"]}],"mendeley":{"formattedCitation":"[151]–[153]","plainTextFormattedCitation":"[151]–[153]","previouslyFormattedCitation":"[151]–[153]"},"properties":{"noteIndex":0},"schema":"https://github.com/citation-style-language/schema/raw/master/csl-citation.json"}</w:instrText>
      </w:r>
      <w:r w:rsidR="00BD7D0F" w:rsidRPr="00F24D71">
        <w:rPr>
          <w:rFonts w:cs="AdvOT56309c18.I"/>
        </w:rPr>
        <w:fldChar w:fldCharType="separate"/>
      </w:r>
      <w:r w:rsidR="00792D1D" w:rsidRPr="00792D1D">
        <w:rPr>
          <w:rFonts w:cs="AdvOT56309c18.I"/>
          <w:noProof/>
        </w:rPr>
        <w:t>[151]–[153]</w:t>
      </w:r>
      <w:r w:rsidR="00BD7D0F" w:rsidRPr="00F24D71">
        <w:rPr>
          <w:rFonts w:cs="AdvOT56309c18.I"/>
        </w:rPr>
        <w:fldChar w:fldCharType="end"/>
      </w:r>
      <w:ins w:id="130" w:author="mldinis" w:date="2022-08-04T18:35:00Z">
        <w:r w:rsidR="00475157">
          <w:rPr>
            <w:rFonts w:cs="AdvOT56309c18.I"/>
          </w:rPr>
          <w:t>.</w:t>
        </w:r>
      </w:ins>
      <w:r w:rsidRPr="00F24D71">
        <w:rPr>
          <w:rFonts w:cs="AdvOT56309c18.I"/>
        </w:rPr>
        <w:t xml:space="preserve"> According to Mars and Rowan,</w:t>
      </w:r>
      <w:r w:rsidR="00C9481A" w:rsidRPr="00F24D71">
        <w:rPr>
          <w:rFonts w:cs="AdvOT56309c18.I"/>
        </w:rPr>
        <w:t xml:space="preserve"> </w:t>
      </w:r>
      <w:r w:rsidR="00BD7D0F" w:rsidRPr="00F24D71">
        <w:rPr>
          <w:rFonts w:cs="AdvOT56309c18.I"/>
        </w:rPr>
        <w:fldChar w:fldCharType="begin" w:fldLock="1"/>
      </w:r>
      <w:r w:rsidR="004B640A">
        <w:rPr>
          <w:rFonts w:cs="AdvOT56309c18.I"/>
        </w:rPr>
        <w:instrText>ADDIN CSL_CITATION {"citationItems":[{"id":"ITEM-1","itemData":{"DOI":"10.1016/j.rse.2010.04.008","ISSN":"00344257","abstract":"ASTER reflectance spectra from Cuprite, Nevada, and Mountain Pass, California, were compared to spectra of field samples and to ASTER-resampled AVIRIS reflectance data to determine spectral accuracy and spectroscopic mapping potential of two new ASTER SWIR reflectance datasets: RefL1b and AST_07XT. RefL1b is a new reflectance dataset produced for this study using ASTER Level 1B data, crosstalk correction, radiance correction factors, and concurrently acquired level 2 MODIS water vapor data. The AST_07XT data product, available from EDC and ERSDAC, incorporates crosstalk correction and non-concurrently acquired MODIS water vapor data for atmospheric correction. Spectral accuracy was determined using difference values which were compiled from ASTER band 5/6 and 9/8 ratios of AST_07XT or RefL1b data subtracted from similar ratios calculated for field sample and AVIRIS reflectance data. In addition, Spectral Analyst, a statistical program that utilizes a Spectral Feature Fitting algorithm, was used to quantitatively assess spectral accuracy of AST_07XT and RefL1b data.Spectral Analyst matched more minerals correctly and had higher scores for the RefL1b data than for AST_07XT data. The radiance correction factors used in the RefL1b data corrected a low band 5 reflectance anomaly observed in the AST_07XT and AST_07 data but also produced anomalously high band 5 reflectance in RefL1b spectra with strong band 5 absorption for minerals, such as alunite. Thus, the band 5 anomaly seen in the RefL1b data cannot be corrected using additional gain adjustments. In addition, the use of concurrent MODIS water vapor data in the atmospheric correction of the RefL1b data produced datasets that had lower band 9 reflectance anomalies than the AST_07XT data. Although assessment of spectral data suggests that RefL1b data are more consistent and spectrally more correct than AST_07XT data, the Spectral Analyst results indicate that spectral discrimination between some minerals, such as alunite and kaolinite, are still not possible unless additional spectral calibration using site specific spectral data are performed. © 2010.","author":[{"dropping-particle":"","family":"Mars","given":"John C.","non-dropping-particle":"","parse-names":false,"suffix":""},{"dropping-particle":"","family":"Rowan","given":"Lawrence C.","non-dropping-particle":"","parse-names":false,"suffix":""}],"container-title":"Remote Sensing of Environment","id":"ITEM-1","issue":"9","issued":{"date-parts":[["2010"]]},"note":"136","page":"2011-2025","title":"Spectral assessment of new ASTER SWIR surface reflectance data products for spectroscopic mapping of rocks and minerals","type":"article-journal","volume":"114"},"uris":["http://www.mendeley.com/documents/?uuid=a04cfea4-016b-425c-8c30-727b5c205772"]}],"mendeley":{"formattedCitation":"[154]","plainTextFormattedCitation":"[154]","previouslyFormattedCitation":"[154]"},"properties":{"noteIndex":0},"schema":"https://github.com/citation-style-language/schema/raw/master/csl-citation.json"}</w:instrText>
      </w:r>
      <w:r w:rsidR="00BD7D0F" w:rsidRPr="00F24D71">
        <w:rPr>
          <w:rFonts w:cs="AdvOT56309c18.I"/>
        </w:rPr>
        <w:fldChar w:fldCharType="separate"/>
      </w:r>
      <w:r w:rsidR="00792D1D" w:rsidRPr="00792D1D">
        <w:rPr>
          <w:rFonts w:cs="AdvOT56309c18.I"/>
          <w:noProof/>
        </w:rPr>
        <w:t>[154]</w:t>
      </w:r>
      <w:r w:rsidR="00BD7D0F" w:rsidRPr="00F24D71">
        <w:rPr>
          <w:rFonts w:cs="AdvOT56309c18.I"/>
        </w:rPr>
        <w:fldChar w:fldCharType="end"/>
      </w:r>
      <w:r w:rsidR="00C9481A" w:rsidRPr="00F24D71">
        <w:rPr>
          <w:rFonts w:cs="AdvOT56309c18.I"/>
        </w:rPr>
        <w:t xml:space="preserve"> </w:t>
      </w:r>
      <w:r w:rsidRPr="00F24D71">
        <w:rPr>
          <w:rFonts w:cs="AdvOT56309c18.I"/>
        </w:rPr>
        <w:t>the ASTER SWIR bands allow for effective mapping of soil due to their relative fine spectral resolution. For monitoring mine tailings site employing simulated 4 broad-band IKONOS image and the full 65-band hyperspectral data (CASI), Levesque et al.</w:t>
      </w:r>
      <w:r w:rsidR="00C9481A" w:rsidRPr="00F24D71">
        <w:rPr>
          <w:rFonts w:cs="AdvOT56309c18.I"/>
        </w:rPr>
        <w:t xml:space="preserve"> </w:t>
      </w:r>
      <w:r w:rsidR="00BD7D0F" w:rsidRPr="00F24D71">
        <w:rPr>
          <w:rFonts w:cs="AdvOT56309c18.I"/>
        </w:rPr>
        <w:fldChar w:fldCharType="begin" w:fldLock="1"/>
      </w:r>
      <w:r w:rsidR="004B640A">
        <w:rPr>
          <w:rFonts w:cs="AdvOT56309c18.I"/>
        </w:rPr>
        <w:instrText>ADDIN CSL_CITATION {"citationItems":[{"id":"ITEM-1","itemData":{"DOI":"10.1080/07038992.2000.10874772","ISSN":"07038992","abstract":"This paper demonstrates the impact of band characteristics on spectral unmixing of Compact Airborne Spectrographic Imager (casi) reflectance data acquired in the visible near-infrared spectral range over the Copper Cliff mine tailings site near Sudbury (Ontario, Canada). Spectral unmixing is used to monitor the rehabilitation status. For this purpose, the bands were reduced systematically from 65 to 33, 17, 8 and 4 bands using the original casi bandwidth of 8.7 nm full width at half maximum (FWHM). An interpolated data set using a cubic spline was derived from the 65-band casi spectra to study the effect of the bandwidth. The bandwidth at FWHM was varied between 8.5 nm and 76.5 nm in increments of 8.5 nm for six selected band positions across the casi wavelength range. High spatial resolution Ikonos 2 multispectral sensor image data with less bands and larger bandwidths than casi were simulated in order to investigate the combined effect of number of bands and bandwidth. These data cubes were unmixed with a constrained linear approach involving the endmembers green vegetation, lime, oxidized tailings, and two different water types. A comparison of the unmixing results indicates a mean absolute difference of up to 0.02 (standard deviation: ±0.05) between the endmember fractions of the simulated data versus the 65-band benchmark data if the bands are selected according to physical spectral properties. The errors are much larger if the bands are not positioned properly. In general, the unmixing of the simulated data, including the four broad-band Ikonos simulation case, produced similar results as with the full 65-band casi as long as the bands are positioned with respect to physical spectral properties. Such a result, especially for the broad-band simulations, was achieved mainly because the endmembers are spectrally very distinct and do not show subtle differences.","author":[{"dropping-particle":"","family":"Lévesque","given":"J.","non-dropping-particle":"","parse-names":false,"suffix":""},{"dropping-particle":"","family":"Staenz","given":"K.","non-dropping-particle":"","parse-names":false,"suffix":""},{"dropping-particle":"","family":"Szeredi","given":"T.","non-dropping-particle":"","parse-names":false,"suffix":""}],"container-title":"Canadian Journal of Remote Sensing","id":"ITEM-1","issue":"3","issued":{"date-parts":[["2000"]]},"page":"231-240","title":"The impact of spectral band characteristics on unmixing of hyperspectral data for monitoring mine tailings site rehabilitation","type":"article-journal","volume":"26"},"uris":["http://www.mendeley.com/documents/?uuid=16c3a9b5-54cd-4a32-8c55-9a376603468a"]}],"mendeley":{"formattedCitation":"[155]","plainTextFormattedCitation":"[155]","previouslyFormattedCitation":"[155]"},"properties":{"noteIndex":0},"schema":"https://github.com/citation-style-language/schema/raw/master/csl-citation.json"}</w:instrText>
      </w:r>
      <w:r w:rsidR="00BD7D0F" w:rsidRPr="00F24D71">
        <w:rPr>
          <w:rFonts w:cs="AdvOT56309c18.I"/>
        </w:rPr>
        <w:fldChar w:fldCharType="separate"/>
      </w:r>
      <w:r w:rsidR="00792D1D" w:rsidRPr="00792D1D">
        <w:rPr>
          <w:rFonts w:cs="AdvOT56309c18.I"/>
          <w:noProof/>
        </w:rPr>
        <w:t>[155]</w:t>
      </w:r>
      <w:r w:rsidR="00BD7D0F" w:rsidRPr="00F24D71">
        <w:rPr>
          <w:rFonts w:cs="AdvOT56309c18.I"/>
        </w:rPr>
        <w:fldChar w:fldCharType="end"/>
      </w:r>
      <w:r w:rsidR="00C9481A" w:rsidRPr="00F24D71">
        <w:rPr>
          <w:rFonts w:cs="AdvOT56309c18.I"/>
        </w:rPr>
        <w:t xml:space="preserve"> </w:t>
      </w:r>
      <w:r w:rsidRPr="00F24D71">
        <w:rPr>
          <w:rFonts w:cs="AdvOT56309c18.I"/>
        </w:rPr>
        <w:t>observed the similar results. Chevrel et al.</w:t>
      </w:r>
      <w:r w:rsidR="00C9481A" w:rsidRPr="00F24D71">
        <w:rPr>
          <w:rFonts w:cs="AdvOT56309c18.I"/>
        </w:rPr>
        <w:t xml:space="preserve"> </w:t>
      </w:r>
      <w:r w:rsidR="00BD7D0F" w:rsidRPr="00F24D71">
        <w:rPr>
          <w:rFonts w:cs="AdvOT56309c18.I"/>
        </w:rPr>
        <w:fldChar w:fldCharType="begin" w:fldLock="1"/>
      </w:r>
      <w:r w:rsidR="004B640A">
        <w:rPr>
          <w:rFonts w:cs="AdvOT56309c18.I"/>
        </w:rPr>
        <w:instrText>ADDIN CSL_CITATION {"citationItems":[{"id":"ITEM-1","itemData":{"abstract":"Mining-related environmental management and risk assessment require objective spatialised information on the nature and extension of the contamination source as well as on the impacted ecosystems or human activities. The ASTER sensor presents spectral coverage and characteristics of high relevance in identifying and mapping surface disturbances witnessing of mining-related pollution or impact processes, including minerals, contaminated or impacted soils, waters and vegetation. Furthermore, it enables the mapping of land-use components relevant of environmental risk assessment, including pollution sources, pathways and receptors. ASTER well-adapted capabilities have been tested in various mining environments as presented in this paper. Hyperspectral image classification techniques applied to ASTER imagery covering the Witwatersrand goldfield of South Africa enabled a valuable approach of land-cover classification in a large mining basin, with an accurate classification of most of the land-use categories relevant of the source – pathway – receptor concept. In the Pueblo Viejo mine of Dominican Republic, ASTER imagery has been successfully used to map various mining residues and effluents. In both cases, very high-resolution sensors have been simultaneously used to validate the results of classification and identify surface features affected by mining activities. Mineral index techniques have been performed over the mining area of Nacozari (Sonora, Mexico) enabling preliminary classification of potentially contaminated areas and their extension. Field checks have demonstrated the efficiency and accuracy of such an approach.","author":[{"dropping-particle":"","family":"Chevrel","given":"S","non-dropping-particle":"","parse-names":false,"suffix":""},{"dropping-particle":"","family":"Bourguignon","given":"A","non-dropping-particle":"","parse-names":false,"suffix":""},{"dropping-particle":"","family":"Cottard","given":"F","non-dropping-particle":"","parse-names":false,"suffix":""},{"dropping-particle":"","family":"Itard","given":"Y","non-dropping-particle":"","parse-names":false,"suffix":""}],"container-title":"Pecora 16 - Global Priorities in Land Remote Sensing","id":"ITEM-1","issued":{"date-parts":[["2005"]]},"note":"138","page":"1-10","title":"Exploitation of ASTER imagery in mining-related environmental management","type":"article-journal"},"uris":["http://www.mendeley.com/documents/?uuid=f21bada9-6e7e-4cb8-a0df-40a8953b6961"]}],"mendeley":{"formattedCitation":"[156]","plainTextFormattedCitation":"[156]","previouslyFormattedCitation":"[156]"},"properties":{"noteIndex":0},"schema":"https://github.com/citation-style-language/schema/raw/master/csl-citation.json"}</w:instrText>
      </w:r>
      <w:r w:rsidR="00BD7D0F" w:rsidRPr="00F24D71">
        <w:rPr>
          <w:rFonts w:cs="AdvOT56309c18.I"/>
        </w:rPr>
        <w:fldChar w:fldCharType="separate"/>
      </w:r>
      <w:r w:rsidR="00792D1D" w:rsidRPr="00792D1D">
        <w:rPr>
          <w:rFonts w:cs="AdvOT56309c18.I"/>
          <w:noProof/>
        </w:rPr>
        <w:t>[156]</w:t>
      </w:r>
      <w:r w:rsidR="00BD7D0F" w:rsidRPr="00F24D71">
        <w:rPr>
          <w:rFonts w:cs="AdvOT56309c18.I"/>
        </w:rPr>
        <w:fldChar w:fldCharType="end"/>
      </w:r>
      <w:r w:rsidR="00C9481A" w:rsidRPr="00F24D71">
        <w:rPr>
          <w:rFonts w:cs="AdvOT56309c18.I"/>
        </w:rPr>
        <w:t xml:space="preserve"> </w:t>
      </w:r>
      <w:r w:rsidRPr="00F24D71">
        <w:rPr>
          <w:rFonts w:cs="AdvOT56309c18.I"/>
        </w:rPr>
        <w:t>studies the potential of the ASTER data in three sites (South Africa, Dominican Republic, and Mexico) and concluded that using the ASTER can bring an invaluable contribution in characterizing, identifying and mapping land use, mining residues, and mining effluents in mining areas. They related this capability to well-targeted spectral bands and the TIR spectral range covering.</w:t>
      </w:r>
      <w:r w:rsidR="00536B1F" w:rsidRPr="00F24D71">
        <w:rPr>
          <w:rFonts w:cs="AdvOT56309c18.I"/>
        </w:rPr>
        <w:t xml:space="preserve"> In </w:t>
      </w:r>
      <w:r w:rsidR="00536B1F" w:rsidRPr="00F24D71">
        <w:rPr>
          <w:rFonts w:cs="AdvOT56309c18.I"/>
        </w:rPr>
        <w:fldChar w:fldCharType="begin" w:fldLock="1"/>
      </w:r>
      <w:r w:rsidR="004B640A">
        <w:rPr>
          <w:rFonts w:cs="AdvOT56309c18.I"/>
        </w:rPr>
        <w:instrText>ADDIN CSL_CITATION {"citationItems":[{"id":"ITEM-1","itemData":{"DOI":"10.1016/j.ejrs.2021.03.002","ISSN":"20902476","abstract":"The pollution of heavy metals is considered as one of the main problems of using wastewater for irrigation purposes. Frequent experimental measurements, time, and cost are essential for evaluating the pollution of heavy metals in a large area. Thus, using satellite images and establishing a relationship between the images and concentration of heavy metals can be regarded as a solution for estimating the polluted area. In this study, the image of the Sentinel-2 satellite was used to evaluate the heavy metals pollution of the area irrigated with wastewater in south of Tehran. For this aim, 30 soil-surface samples irrigated with raw wastewater were collected in the area. After preparing the samples, the concentration of Pb, Cu, and Ni was determined using atomic absorption spectroscopy. Then, the relationship between the heavy metal concentration, reflection on the bands or rating of the bands at the corresponding sampling points was determined by applying the stepwise regression method. In addition, the developed models were applied to the satellite image for zoning the heavy metal concentrations in the studied area. Finally, the accuracy of the developed models was examined by Root-Mean-Square Error (RMSE) and Pearson correlation coefficients. The results indicated that the amounts of RMSE for the equations of Pb, Cu, and Ni were 1.90, 2.54, and 1.59 respectively, while the amounts of R were 0.81, 0.75, and 0.73 for these metals representing a promising match between the predicted and measured results of the models.","author":[{"dropping-particle":"","family":"Mirzaei","given":"Farhad","non-dropping-particle":"","parse-names":false,"suffix":""},{"dropping-particle":"","family":"Abbasi","given":"Yasser","non-dropping-particle":"","parse-names":false,"suffix":""},{"dropping-particle":"","family":"Sohrabi","given":"Teymour","non-dropping-particle":"","parse-names":false,"suffix":""}],"container-title":"Egyptian Journal of Remote Sensing and Space Science","id":"ITEM-1","issue":"3","issued":{"date-parts":[["2021"]]},"page":"537-546","title":"Modeling the distribution of heavy metals in lands irrigated by wastewater using satellite images of Sentinel-2","type":"article-journal","volume":"24"},"uris":["http://www.mendeley.com/documents/?uuid=44ea086b-ec0c-43fa-953f-8638d9547a2b"]}],"mendeley":{"formattedCitation":"[157]","plainTextFormattedCitation":"[157]","previouslyFormattedCitation":"[157]"},"properties":{"noteIndex":0},"schema":"https://github.com/citation-style-language/schema/raw/master/csl-citation.json"}</w:instrText>
      </w:r>
      <w:r w:rsidR="00536B1F" w:rsidRPr="00F24D71">
        <w:rPr>
          <w:rFonts w:cs="AdvOT56309c18.I"/>
        </w:rPr>
        <w:fldChar w:fldCharType="separate"/>
      </w:r>
      <w:r w:rsidR="00792D1D" w:rsidRPr="00792D1D">
        <w:rPr>
          <w:rFonts w:cs="AdvOT56309c18.I"/>
          <w:noProof/>
        </w:rPr>
        <w:t>[157]</w:t>
      </w:r>
      <w:r w:rsidR="00536B1F" w:rsidRPr="00F24D71">
        <w:rPr>
          <w:rFonts w:cs="AdvOT56309c18.I"/>
        </w:rPr>
        <w:fldChar w:fldCharType="end"/>
      </w:r>
      <w:r w:rsidR="00536B1F" w:rsidRPr="00F24D71">
        <w:rPr>
          <w:rFonts w:cs="AdvOT56309c18.I"/>
        </w:rPr>
        <w:t>, the image of the Sentinel-2 satellite was used to evaluate the heavy metals pollution of the area irrigated with wastewater in south of Tehran.</w:t>
      </w:r>
      <w:r w:rsidR="00456982" w:rsidRPr="00F24D71">
        <w:rPr>
          <w:rFonts w:cs="AdvOT56309c18.I"/>
        </w:rPr>
        <w:t xml:space="preserve"> In </w:t>
      </w:r>
      <w:r w:rsidR="00456982" w:rsidRPr="00F24D71">
        <w:rPr>
          <w:rFonts w:cs="AdvOT56309c18.I"/>
        </w:rPr>
        <w:fldChar w:fldCharType="begin" w:fldLock="1"/>
      </w:r>
      <w:r w:rsidR="004B640A">
        <w:rPr>
          <w:rFonts w:cs="AdvOT56309c18.I"/>
        </w:rPr>
        <w:instrText>ADDIN CSL_CITATION {"citationItems":[{"id":"ITEM-1","itemData":{"DOI":"10.1016/j.envpol.2022.118981","ISSN":"18736424","PMID":"35150799","abstract":"Soil heavy metals pollution has been becoming one of the severely environmental issues globally. Previous studies reported laboratory-measured spectra could be used to infer soil heavy metals concentrations to some extent. However, using field-obtained spectra to estimate soil heavy metals concentrations is still a great challenge due to the low precision and weak efficiency at large scales. The present study collected 110 topsoil samples from an Opencast Coal Mine of Ordos, Inner Mongolia, China. Then, the spectra and soil heavy metals concentrations of samples were measured under laboratory conditions. The direct standardization (DS) algorithm was introduced to calibrate the Gaofen-5 (GF-5) hyperspectral image based on the measured spectra of samples. The spectral reflectance of the GF-5 hyperspectral image was reconstructed using continuous wavelet transform (CWT) at different scales. The characteristic bands of GF-5 for estimating heavy metals concentrations were selected by the Boruta algorithm. Finally, the random forest (RF), the extreme learning machine (ELM), the support vector machine (SVM), and the back-propagation neural network (BPNN) algorithms were used to predict the heavy metals concentrations. Some findings were achieved. First, CWT can effectively eliminate the noise of satellite hyperspectral data. The characteristic bands of Zn (480–677, 827–1029, 1241–1334, 1435–1797, and 1949–2500 nm), Ni (514–630, 835–985, 1258–1325, 1460–1578, and 1949–2319 nm), and Cu (822–831; 1029–1300, 1486–1595, and 1730–2294 nm) can be effectively retrieved via the Boruta algorithm. Second, the estimation accuracy was significantly improved by using the DS algorithm. For zinc (Zn), nickel (Ni), and copper (Cu), the determination coefficients of the validation dataset (Rv2) were 0.77 (RF), 0.62 (RF), and 0.56 (ELM), respectively. Third, the distribution trends of heavy metals were almost consistent with the results of actual ground measurements. This paper revealed that the GF-5 can be one of the reliable satellite hyperspectral imagery for mapping soil heavy metals.","author":[{"dropping-particle":"","family":"Zhang","given":"Bo","non-dropping-particle":"","parse-names":false,"suffix":""},{"dropping-particle":"","family":"Guo","given":"Bin","non-dropping-particle":"","parse-names":false,"suffix":""},{"dropping-particle":"","family":"Zou","given":"Bin","non-dropping-particle":"","parse-names":false,"suffix":""},{"dropping-particle":"","family":"Wei","given":"Wei","non-dropping-particle":"","parse-names":false,"suffix":""},{"dropping-particle":"","family":"Lei","given":"Yongzhi","non-dropping-particle":"","parse-names":false,"suffix":""},{"dropping-particle":"","family":"Li","given":"Tianqi","non-dropping-particle":"","parse-names":false,"suffix":""}],"container-title":"Environmental Pollution","id":"ITEM-1","issue":"February","issued":{"date-parts":[["2022"]]},"page":"118981","publisher":"Elsevier Ltd","title":"Retrieving soil heavy metals concentrations based on GaoFen-5 hyperspectral satellite image at an opencast coal mine, Inner Mongolia, China","type":"article-journal","volume":"300"},"uris":["http://www.mendeley.com/documents/?uuid=fe922ff7-a625-4f91-8bca-5d841a3853c1"]}],"mendeley":{"formattedCitation":"[158]","plainTextFormattedCitation":"[158]","previouslyFormattedCitation":"[158]"},"properties":{"noteIndex":0},"schema":"https://github.com/citation-style-language/schema/raw/master/csl-citation.json"}</w:instrText>
      </w:r>
      <w:r w:rsidR="00456982" w:rsidRPr="00F24D71">
        <w:rPr>
          <w:rFonts w:cs="AdvOT56309c18.I"/>
        </w:rPr>
        <w:fldChar w:fldCharType="separate"/>
      </w:r>
      <w:r w:rsidR="00792D1D" w:rsidRPr="00792D1D">
        <w:rPr>
          <w:rFonts w:cs="AdvOT56309c18.I"/>
          <w:noProof/>
        </w:rPr>
        <w:t>[158]</w:t>
      </w:r>
      <w:r w:rsidR="00456982" w:rsidRPr="00F24D71">
        <w:rPr>
          <w:rFonts w:cs="AdvOT56309c18.I"/>
        </w:rPr>
        <w:fldChar w:fldCharType="end"/>
      </w:r>
      <w:r w:rsidR="00456982" w:rsidRPr="00F24D71">
        <w:rPr>
          <w:rFonts w:cs="AdvOT56309c18.I"/>
        </w:rPr>
        <w:t>, GF-5 hyperspectral satellite images, as well as in-situ sampling data, were carried out to estimate the concentrations of Zn, Ni, and Cu at an open cast coal mine, China</w:t>
      </w:r>
      <w:ins w:id="131" w:author="mldinis" w:date="2022-08-04T18:36:00Z">
        <w:r w:rsidR="00475157">
          <w:rPr>
            <w:rFonts w:cs="AdvOT56309c18.I"/>
          </w:rPr>
          <w:t>.</w:t>
        </w:r>
      </w:ins>
    </w:p>
    <w:p w14:paraId="448C1DE7" w14:textId="77777777" w:rsidR="00E816E3" w:rsidRPr="00F24D71" w:rsidRDefault="00E816E3" w:rsidP="00C9481A">
      <w:pPr>
        <w:pStyle w:val="ListParagraph"/>
        <w:numPr>
          <w:ilvl w:val="1"/>
          <w:numId w:val="6"/>
        </w:numPr>
        <w:spacing w:line="360" w:lineRule="auto"/>
        <w:jc w:val="both"/>
        <w:rPr>
          <w:rFonts w:ascii="Times New Roman" w:hAnsi="Times New Roman" w:cs="Times New Roman"/>
          <w:b/>
          <w:bCs/>
          <w:sz w:val="20"/>
          <w:szCs w:val="20"/>
        </w:rPr>
      </w:pPr>
      <w:r w:rsidRPr="00F24D71">
        <w:rPr>
          <w:rFonts w:ascii="Times New Roman" w:hAnsi="Times New Roman" w:cs="Times New Roman"/>
          <w:b/>
          <w:bCs/>
          <w:sz w:val="20"/>
          <w:szCs w:val="20"/>
        </w:rPr>
        <w:t>Petroleum hydrocarbons</w:t>
      </w:r>
    </w:p>
    <w:p w14:paraId="4E64015B" w14:textId="624568FE" w:rsidR="00572D30" w:rsidRDefault="00572D30" w:rsidP="00536B1F">
      <w:pPr>
        <w:pStyle w:val="ListParagraph"/>
        <w:spacing w:line="276" w:lineRule="auto"/>
        <w:ind w:left="360" w:firstLine="360"/>
        <w:jc w:val="both"/>
        <w:rPr>
          <w:ins w:id="132" w:author="mldinis" w:date="2022-08-04T18:36:00Z"/>
          <w:rFonts w:cs="AdvOTb83ee1dd.B"/>
        </w:rPr>
      </w:pPr>
      <w:r w:rsidRPr="00F24D71">
        <w:rPr>
          <w:rFonts w:cs="AdvOTb83ee1dd.B"/>
        </w:rPr>
        <w:t>Arellano et al.</w:t>
      </w:r>
      <w:r w:rsidR="00C9481A" w:rsidRPr="00F24D71">
        <w:rPr>
          <w:rFonts w:cs="AdvOTb83ee1dd.B"/>
        </w:rPr>
        <w:t xml:space="preserve"> </w:t>
      </w:r>
      <w:r w:rsidR="00BD7D0F" w:rsidRPr="00F24D71">
        <w:rPr>
          <w:rFonts w:cs="AdvOTb83ee1dd.B"/>
        </w:rPr>
        <w:fldChar w:fldCharType="begin" w:fldLock="1"/>
      </w:r>
      <w:r w:rsidR="00A978A7">
        <w:rPr>
          <w:rFonts w:cs="AdvOTb83ee1dd.B"/>
        </w:rPr>
        <w:instrText>ADDIN CSL_CITATION {"citationItems":[{"id":"ITEM-1","itemData":{"DOI":"10.1016/j.envpol.2015.05.041","ISSN":"18736424","PMID":"26074164","abstract":"The global demand for fossil energy is triggering oil exploration and production projects in remote areas of the world. During the last few decades hydrocarbon production has caused pollution in the Amazon forest inflicting considerable environmental impact. Until now it is not clear how hydrocarbon pollution affects the health of the tropical forest flora. During a field campaign in polluted and pristine forest, more than 1100 leaf samples were collected and analysed for biophysical and biochemical parameters. The results revealed that tropical forests exposed to hydrocarbon pollution show reduced levels of chlorophyll content, higher levels of foliar water content and leaf structural changes. In order to map this impact over wider geographical areas, vegetation indices were applied to hyperspectral Hyperion satellite imagery. Three vegetation indices (SR, NDVI and NDVI&lt;inf&gt;705&lt;/inf&gt;) were found to be the most appropriate indices to detect the effects of petroleum pollution in the Amazon forest.","author":[{"dropping-particle":"","family":"Arellano","given":"Paul","non-dropping-particle":"","parse-names":false,"suffix":""},{"dropping-particle":"","family":"Tansey","given":"Kevin","non-dropping-particle":"","parse-names":false,"suffix":""},{"dropping-particle":"","family":"Balzter","given":"Heiko","non-dropping-particle":"","parse-names":false,"suffix":""},{"dropping-particle":"","family":"Boyd","given":"Doreen S.","non-dropping-particle":"","parse-names":false,"suffix":""}],"container-title":"Environmental Pollution","id":"ITEM-1","issued":{"date-parts":[["2015"]]},"page":"225-239","publisher":"Elsevier Ltd","title":"Detecting the effects of hydrocarbon pollution in the Amazon forest using hyperspectral satellite images","type":"article-journal","volume":"205"},"uris":["http://www.mendeley.com/documents/?uuid=bee4ff94-12b3-46bd-8a91-817311f7f675"]}],"mendeley":{"formattedCitation":"[86]","plainTextFormattedCitation":"[86]","previouslyFormattedCitation":"[86]"},"properties":{"noteIndex":0},"schema":"https://github.com/citation-style-language/schema/raw/master/csl-citation.json"}</w:instrText>
      </w:r>
      <w:r w:rsidR="00BD7D0F" w:rsidRPr="00F24D71">
        <w:rPr>
          <w:rFonts w:cs="AdvOTb83ee1dd.B"/>
        </w:rPr>
        <w:fldChar w:fldCharType="separate"/>
      </w:r>
      <w:r w:rsidR="00A978A7" w:rsidRPr="00A978A7">
        <w:rPr>
          <w:rFonts w:cs="AdvOTb83ee1dd.B"/>
          <w:noProof/>
        </w:rPr>
        <w:t>[86]</w:t>
      </w:r>
      <w:r w:rsidR="00BD7D0F" w:rsidRPr="00F24D71">
        <w:rPr>
          <w:rFonts w:cs="AdvOTb83ee1dd.B"/>
        </w:rPr>
        <w:fldChar w:fldCharType="end"/>
      </w:r>
      <w:r w:rsidR="00C9481A" w:rsidRPr="00F24D71">
        <w:rPr>
          <w:rFonts w:cs="AdvOTb83ee1dd.B"/>
        </w:rPr>
        <w:t xml:space="preserve"> </w:t>
      </w:r>
      <w:r w:rsidRPr="00F24D71">
        <w:rPr>
          <w:rFonts w:cs="AdvOTb83ee1dd.B"/>
        </w:rPr>
        <w:t>used Hyperion satellite with a spatial resolution of 30 m with each pixel covering the spectral range, 400–2500 nm, for detection of contamination with oil in soils of the Ecuadorian Amazon rainforest. At those sites, crude oil had affected the surroundings and despite the evaporation of gaseous hydrocarbons, liquid hydrocarbons transferred from the open pits to the soil and water. Their investigation demonstrated the suitability of the use of the Hyperion spaceborne image</w:t>
      </w:r>
      <w:del w:id="133" w:author="mldinis" w:date="2022-08-04T18:36:00Z">
        <w:r w:rsidRPr="00F24D71" w:rsidDel="00475157">
          <w:rPr>
            <w:rFonts w:cs="AdvOTb83ee1dd.B"/>
          </w:rPr>
          <w:delText>r</w:delText>
        </w:r>
      </w:del>
      <w:r w:rsidRPr="00F24D71">
        <w:rPr>
          <w:rFonts w:cs="AdvOTb83ee1dd.B"/>
        </w:rPr>
        <w:t xml:space="preserve"> for the detection and characterization of hydrocarbon pollution in tropical forests soils</w:t>
      </w:r>
      <w:r w:rsidR="00C9481A" w:rsidRPr="00F24D71">
        <w:rPr>
          <w:rFonts w:cs="AdvOTb83ee1dd.B"/>
        </w:rPr>
        <w:t xml:space="preserve"> </w:t>
      </w:r>
      <w:r w:rsidR="00BD7D0F" w:rsidRPr="00F24D71">
        <w:rPr>
          <w:rFonts w:cs="AdvOTb83ee1dd.B"/>
        </w:rPr>
        <w:fldChar w:fldCharType="begin" w:fldLock="1"/>
      </w:r>
      <w:r w:rsidR="00A978A7">
        <w:rPr>
          <w:rFonts w:cs="AdvOTb83ee1dd.B"/>
        </w:rPr>
        <w:instrText>ADDIN CSL_CITATION {"citationItems":[{"id":"ITEM-1","itemData":{"DOI":"10.1016/j.envpol.2015.05.041","ISSN":"18736424","PMID":"26074164","abstract":"The global demand for fossil energy is triggering oil exploration and production projects in remote areas of the world. During the last few decades hydrocarbon production has caused pollution in the Amazon forest inflicting considerable environmental impact. Until now it is not clear how hydrocarbon pollution affects the health of the tropical forest flora. During a field campaign in polluted and pristine forest, more than 1100 leaf samples were collected and analysed for biophysical and biochemical parameters. The results revealed that tropical forests exposed to hydrocarbon pollution show reduced levels of chlorophyll content, higher levels of foliar water content and leaf structural changes. In order to map this impact over wider geographical areas, vegetation indices were applied to hyperspectral Hyperion satellite imagery. Three vegetation indices (SR, NDVI and NDVI&lt;inf&gt;705&lt;/inf&gt;) were found to be the most appropriate indices to detect the effects of petroleum pollution in the Amazon forest.","author":[{"dropping-particle":"","family":"Arellano","given":"Paul","non-dropping-particle":"","parse-names":false,"suffix":""},{"dropping-particle":"","family":"Tansey","given":"Kevin","non-dropping-particle":"","parse-names":false,"suffix":""},{"dropping-particle":"","family":"Balzter","given":"Heiko","non-dropping-particle":"","parse-names":false,"suffix":""},{"dropping-particle":"","family":"Boyd","given":"Doreen S.","non-dropping-particle":"","parse-names":false,"suffix":""}],"container-title":"Environmental Pollution","id":"ITEM-1","issued":{"date-parts":[["2015"]]},"page":"225-239","publisher":"Elsevier Ltd","title":"Detecting the effects of hydrocarbon pollution in the Amazon forest using hyperspectral satellite images","type":"article-journal","volume":"205"},"uris":["http://www.mendeley.com/documents/?uuid=bee4ff94-12b3-46bd-8a91-817311f7f675"]}],"mendeley":{"formattedCitation":"[86]","plainTextFormattedCitation":"[86]","previouslyFormattedCitation":"[86]"},"properties":{"noteIndex":0},"schema":"https://github.com/citation-style-language/schema/raw/master/csl-citation.json"}</w:instrText>
      </w:r>
      <w:r w:rsidR="00BD7D0F" w:rsidRPr="00F24D71">
        <w:rPr>
          <w:rFonts w:cs="AdvOTb83ee1dd.B"/>
        </w:rPr>
        <w:fldChar w:fldCharType="separate"/>
      </w:r>
      <w:r w:rsidR="00A978A7" w:rsidRPr="00A978A7">
        <w:rPr>
          <w:rFonts w:cs="AdvOTb83ee1dd.B"/>
          <w:noProof/>
        </w:rPr>
        <w:t>[86]</w:t>
      </w:r>
      <w:r w:rsidR="00BD7D0F" w:rsidRPr="00F24D71">
        <w:rPr>
          <w:rFonts w:cs="AdvOTb83ee1dd.B"/>
        </w:rPr>
        <w:fldChar w:fldCharType="end"/>
      </w:r>
      <w:r w:rsidR="00C9481A" w:rsidRPr="00F24D71">
        <w:rPr>
          <w:rFonts w:cs="AdvOTb83ee1dd.B"/>
        </w:rPr>
        <w:t>.</w:t>
      </w:r>
      <w:r w:rsidR="00536B1F" w:rsidRPr="00F24D71">
        <w:rPr>
          <w:rFonts w:cs="AdvOTb83ee1dd.B"/>
        </w:rPr>
        <w:t xml:space="preserve"> In</w:t>
      </w:r>
      <w:r w:rsidR="00B27FF5" w:rsidRPr="00F24D71">
        <w:rPr>
          <w:rFonts w:cs="AdvOTb83ee1dd.B"/>
        </w:rPr>
        <w:t xml:space="preserve"> </w:t>
      </w:r>
      <w:r w:rsidR="00536B1F" w:rsidRPr="00F24D71">
        <w:rPr>
          <w:rFonts w:cs="AdvOTb83ee1dd.B"/>
        </w:rPr>
        <w:fldChar w:fldCharType="begin" w:fldLock="1"/>
      </w:r>
      <w:r w:rsidR="00455936">
        <w:rPr>
          <w:rFonts w:cs="AdvOTb83ee1dd.B"/>
        </w:rPr>
        <w:instrText>ADDIN CSL_CITATION {"citationItems":[{"id":"ITEM-1","itemData":{"DOI":"10.1021/acs.est.7b04618","ISSN":"15205851","PMID":"29376321","abstract":"The remote assessment of soil contamination remains difficult in vegetated areas. Recent advances in hyperspectral spectroscopy suggest making use of plant reflectance to monitor oil and gas leakage from industrial facilities. However, knowledge about plant response to oil contamination is still limited, so only very few imaging applications are possible at this stage. We therefore conducted a greenhouse experiment on three species long-term exposed to either oil-contaminated or water-deficient soils. Reflectance measurements were regularly performed at leaf and plant scale over 61 days of exposure. Results showed an increase of reflectance in the visible (VIS), the red-edge and the short-wave infrared (SWIR) under both oil and water-deficit stress exposure. A contrasted response in the near-infrared (NIR) was also observed among species. Spectra underwent transformations to discriminate species' responses to the different treatments using linear discriminant analysis (LDA) with a stepwise procedure. Original and transformed spectra enabled to discriminate the plants' responses to the different treatments without confusion after 61 days. The discriminating wavelengths were consistent with the spectral differences observed. These results suggest differential changes in plant pigments, structure and water content as a response to various stressors, and open up promising perspectives for airborne and satellite applications.","author":[{"dropping-particle":"","family":"Lassalle","given":"Guillaume","non-dropping-particle":"","parse-names":false,"suffix":""},{"dropping-particle":"","family":"Credoz","given":"Anthony","non-dropping-particle":"","parse-names":false,"suffix":""},{"dropping-particle":"","family":"Hédacq","given":"Rémy","non-dropping-particle":"","parse-names":false,"suffix":""},{"dropping-particle":"","family":"Fabre","given":"Sophie","non-dropping-particle":"","parse-names":false,"suffix":""},{"dropping-particle":"","family":"Dubucq","given":"Dominique","non-dropping-particle":"","parse-names":false,"suffix":""},{"dropping-particle":"","family":"Elger","given":"Arnaud","non-dropping-particle":"","parse-names":false,"suffix":""}],"container-title":"Environmental Science and Technology","id":"ITEM-1","issue":"4","issued":{"date-parts":[["2018"]]},"page":"1756-1764","title":"Assessing Soil Contamination Due to Oil and Gas Production Using Vegetation Hyperspectral Reflectance","type":"article-journal","volume":"52"},"uris":["http://www.mendeley.com/documents/?uuid=b63e51c6-bb27-4999-b6f4-6b4426cfce92"]}],"mendeley":{"formattedCitation":"[87]","plainTextFormattedCitation":"[87]","previouslyFormattedCitation":"[87]"},"properties":{"noteIndex":0},"schema":"https://github.com/citation-style-language/schema/raw/master/csl-citation.json"}</w:instrText>
      </w:r>
      <w:r w:rsidR="00536B1F" w:rsidRPr="00F24D71">
        <w:rPr>
          <w:rFonts w:cs="AdvOTb83ee1dd.B"/>
        </w:rPr>
        <w:fldChar w:fldCharType="separate"/>
      </w:r>
      <w:r w:rsidR="00601B2A" w:rsidRPr="00601B2A">
        <w:rPr>
          <w:rFonts w:cs="AdvOTb83ee1dd.B"/>
          <w:noProof/>
        </w:rPr>
        <w:t>[87]</w:t>
      </w:r>
      <w:r w:rsidR="00536B1F" w:rsidRPr="00F24D71">
        <w:rPr>
          <w:rFonts w:cs="AdvOTb83ee1dd.B"/>
        </w:rPr>
        <w:fldChar w:fldCharType="end"/>
      </w:r>
      <w:r w:rsidR="00536B1F" w:rsidRPr="00F24D71">
        <w:rPr>
          <w:rFonts w:cs="AdvOTb83ee1dd.B"/>
        </w:rPr>
        <w:t xml:space="preserve"> Lassalle et al., used </w:t>
      </w:r>
      <w:r w:rsidR="00B27FF5" w:rsidRPr="00F24D71">
        <w:rPr>
          <w:rFonts w:cs="AdvOTb83ee1dd.B"/>
        </w:rPr>
        <w:t>hyperspectral remote sensing as a tool for monitoring soil contamination in densely vegetated oil and gas exploration and production regions.</w:t>
      </w:r>
    </w:p>
    <w:p w14:paraId="1BD9C79F" w14:textId="77777777" w:rsidR="00475157" w:rsidRPr="00F24D71" w:rsidRDefault="00475157" w:rsidP="00536B1F">
      <w:pPr>
        <w:pStyle w:val="ListParagraph"/>
        <w:spacing w:line="276" w:lineRule="auto"/>
        <w:ind w:left="360" w:firstLine="360"/>
        <w:jc w:val="both"/>
        <w:rPr>
          <w:rFonts w:cs="AdvOTb83ee1dd.B"/>
        </w:rPr>
      </w:pPr>
    </w:p>
    <w:p w14:paraId="6D94E31D" w14:textId="77777777" w:rsidR="00C9481A" w:rsidRPr="00F24D71" w:rsidRDefault="00C9481A" w:rsidP="00C9481A">
      <w:pPr>
        <w:pStyle w:val="ListParagraph"/>
        <w:spacing w:line="276" w:lineRule="auto"/>
        <w:ind w:left="360" w:firstLine="360"/>
        <w:jc w:val="both"/>
        <w:rPr>
          <w:rFonts w:cs="AdvOTb83ee1dd.B"/>
          <w:sz w:val="18"/>
          <w:szCs w:val="18"/>
        </w:rPr>
      </w:pPr>
    </w:p>
    <w:p w14:paraId="03D9AE53" w14:textId="77777777" w:rsidR="00E816E3" w:rsidRPr="00F24D71" w:rsidRDefault="00E816E3" w:rsidP="004E7AA9">
      <w:pPr>
        <w:pStyle w:val="ListParagraph"/>
        <w:numPr>
          <w:ilvl w:val="1"/>
          <w:numId w:val="6"/>
        </w:numPr>
        <w:jc w:val="both"/>
        <w:rPr>
          <w:rFonts w:ascii="Times New Roman" w:hAnsi="Times New Roman" w:cs="Times New Roman"/>
          <w:b/>
          <w:bCs/>
          <w:sz w:val="20"/>
          <w:szCs w:val="20"/>
        </w:rPr>
      </w:pPr>
      <w:r w:rsidRPr="00F24D71">
        <w:rPr>
          <w:rFonts w:ascii="Times New Roman" w:hAnsi="Times New Roman" w:cs="Times New Roman"/>
          <w:b/>
          <w:bCs/>
          <w:sz w:val="20"/>
          <w:szCs w:val="20"/>
        </w:rPr>
        <w:t>Heavy Metals</w:t>
      </w:r>
    </w:p>
    <w:p w14:paraId="51015116" w14:textId="77777777" w:rsidR="00572D30" w:rsidRPr="00F24D71" w:rsidRDefault="00572D30" w:rsidP="00293372">
      <w:pPr>
        <w:ind w:left="360" w:firstLine="360"/>
        <w:jc w:val="both"/>
        <w:rPr>
          <w:rFonts w:cs="AdvOTb83ee1dd.B"/>
        </w:rPr>
      </w:pPr>
      <w:r w:rsidRPr="00F24D71">
        <w:rPr>
          <w:rFonts w:cs="AdvOTb83ee1dd.B"/>
        </w:rPr>
        <w:t>Fortunately, remote sensing technology</w:t>
      </w:r>
      <w:r w:rsidRPr="00F24D71">
        <w:rPr>
          <w:rFonts w:cs="AdvOTb83ee1dd.B"/>
          <w:rtl/>
        </w:rPr>
        <w:t xml:space="preserve"> </w:t>
      </w:r>
      <w:r w:rsidRPr="00F24D71">
        <w:rPr>
          <w:rFonts w:cs="AdvOTb83ee1dd.B"/>
        </w:rPr>
        <w:t>using visible and near-infrared reflectance (VNIR)</w:t>
      </w:r>
      <w:r w:rsidRPr="00F24D71">
        <w:rPr>
          <w:rFonts w:cs="AdvOTb83ee1dd.B"/>
          <w:rtl/>
        </w:rPr>
        <w:t xml:space="preserve"> </w:t>
      </w:r>
      <w:r w:rsidRPr="00F24D71">
        <w:rPr>
          <w:rFonts w:cs="AdvOTb83ee1dd.B"/>
        </w:rPr>
        <w:t>spectroscopy with</w:t>
      </w:r>
      <w:r w:rsidRPr="00F24D71">
        <w:rPr>
          <w:rFonts w:cs="AdvOTb83ee1dd.B"/>
          <w:rtl/>
        </w:rPr>
        <w:t xml:space="preserve"> </w:t>
      </w:r>
      <w:r w:rsidRPr="00F24D71">
        <w:rPr>
          <w:rFonts w:cs="AdvOTb83ee1dd.B"/>
        </w:rPr>
        <w:t>relatively continuous spectra and wide spectra coverage supplies a new</w:t>
      </w:r>
      <w:r w:rsidRPr="00F24D71">
        <w:rPr>
          <w:rFonts w:cs="AdvOTb83ee1dd.B"/>
          <w:rtl/>
        </w:rPr>
        <w:t xml:space="preserve"> </w:t>
      </w:r>
      <w:r w:rsidRPr="00F24D71">
        <w:rPr>
          <w:rFonts w:cs="AdvOTb83ee1dd.B"/>
        </w:rPr>
        <w:t>perspective for</w:t>
      </w:r>
      <w:r w:rsidRPr="00F24D71">
        <w:rPr>
          <w:rFonts w:cs="AdvOTb83ee1dd.B"/>
          <w:rtl/>
        </w:rPr>
        <w:t xml:space="preserve"> </w:t>
      </w:r>
      <w:r w:rsidRPr="00F24D71">
        <w:rPr>
          <w:rFonts w:cs="AdvOTb83ee1dd.B"/>
        </w:rPr>
        <w:t>convenient and economical monitoring heavy metals</w:t>
      </w:r>
      <w:r w:rsidRPr="00F24D71">
        <w:rPr>
          <w:rFonts w:cs="AdvOTb83ee1dd.B"/>
          <w:rtl/>
        </w:rPr>
        <w:t xml:space="preserve"> </w:t>
      </w:r>
      <w:r w:rsidRPr="00F24D71">
        <w:rPr>
          <w:rFonts w:cs="AdvOTb83ee1dd.B"/>
        </w:rPr>
        <w:t xml:space="preserve">contents at large scales </w:t>
      </w:r>
      <w:r w:rsidR="00BD7D0F" w:rsidRPr="00F24D71">
        <w:rPr>
          <w:rFonts w:cs="AdvOTb83ee1dd.B"/>
        </w:rPr>
        <w:fldChar w:fldCharType="begin" w:fldLock="1"/>
      </w:r>
      <w:r w:rsidR="004B640A">
        <w:rPr>
          <w:rFonts w:cs="AdvOTb83ee1dd.B"/>
        </w:rPr>
        <w:instrText>ADDIN CSL_CITATION {"citationItems":[{"id":"ITEM-1","itemData":{"DOI":"10.1016/j.jhazmat.2020.123288","ISSN":"18733336","PMID":"32645545","abstract":"The problem of heavy metal pollution of soils in China is severe. The traditional spectral methods for soil heavy metal monitoring and assessment cannot meet the needs for large-scale areas. Therefore, in this study, we used HyMap-C airborne hyperspectral imagery to explore the estimation of soil heavy metal concentration. Ninety five soil samples were collected synchronously with airborne image acquisition in the mining area of Yitong County, China. The pre-processed spectrum of airborne images at the sampling point was then selected by the competitive adaptive reweighted sampling (CARS) method. The selected spectral features and the heavy metal data of soil samples were inverted to establish the inversion model. An ensemble learning method based on a stacking strategy is proposed for the inversion modeling of soil samples and image data. The experimental results show that this CARS-Stacking method can better predict the four heavy metals in the study area than other methods. For arsenic (As), chromium (Cr), lead (Pb), and zinc (Zn), the determination coefficients of the test data set (RP2) are 0.73, 0.63, 0.60, and 0.71, respectively. It was found that the estimated results and the distribution trend of heavy metals are almost the same as in actual ground measurements.","author":[{"dropping-particle":"","family":"Tan","given":"Kun","non-dropping-particle":"","parse-names":false,"suffix":""},{"dropping-particle":"","family":"Ma","given":"Weibo","non-dropping-particle":"","parse-names":false,"suffix":""},{"dropping-particle":"","family":"Chen","given":"Lihan","non-dropping-particle":"","parse-names":false,"suffix":""},{"dropping-particle":"","family":"Wang","given":"Huimin","non-dropping-particle":"","parse-names":false,"suffix":""},{"dropping-particle":"","family":"Du","given":"Qian","non-dropping-particle":"","parse-names":false,"suffix":""},{"dropping-particle":"","family":"Du","given":"Peijun","non-dropping-particle":"","parse-names":false,"suffix":""},{"dropping-particle":"","family":"Yan","given":"Bokun","non-dropping-particle":"","parse-names":false,"suffix":""},{"dropping-particle":"","family":"Liu","given":"Rongyuan","non-dropping-particle":"","parse-names":false,"suffix":""},{"dropping-particle":"","family":"Li","given":"Haidong","non-dropping-particle":"","parse-names":false,"suffix":""}],"container-title":"Journal of Hazardous Materials","id":"ITEM-1","issued":{"date-parts":[["2021"]]},"title":"Estimating the distribution trend of soil heavy metals in mining area from HyMap airborne hyperspectral imagery based on ensemble learning","type":"article-journal","volume":"401"},"uris":["http://www.mendeley.com/documents/?uuid=f0ec33fb-70c7-4ed3-b011-be62f40836b4"]}],"mendeley":{"formattedCitation":"[159]","plainTextFormattedCitation":"[159]","previouslyFormattedCitation":"[159]"},"properties":{"noteIndex":0},"schema":"https://github.com/citation-style-language/schema/raw/master/csl-citation.json"}</w:instrText>
      </w:r>
      <w:r w:rsidR="00BD7D0F" w:rsidRPr="00F24D71">
        <w:rPr>
          <w:rFonts w:cs="AdvOTb83ee1dd.B"/>
        </w:rPr>
        <w:fldChar w:fldCharType="separate"/>
      </w:r>
      <w:r w:rsidR="00792D1D" w:rsidRPr="00792D1D">
        <w:rPr>
          <w:rFonts w:cs="AdvOTb83ee1dd.B"/>
          <w:noProof/>
        </w:rPr>
        <w:t>[159]</w:t>
      </w:r>
      <w:r w:rsidR="00BD7D0F" w:rsidRPr="00F24D71">
        <w:rPr>
          <w:rFonts w:cs="AdvOTb83ee1dd.B"/>
        </w:rPr>
        <w:fldChar w:fldCharType="end"/>
      </w:r>
      <w:r w:rsidR="00BD7D0F" w:rsidRPr="00F24D71">
        <w:rPr>
          <w:rFonts w:cs="AdvOTb83ee1dd.B"/>
        </w:rPr>
        <w:t xml:space="preserve">. </w:t>
      </w:r>
      <w:r w:rsidRPr="00F24D71">
        <w:rPr>
          <w:rFonts w:cs="AdvOTb83ee1dd.B"/>
        </w:rPr>
        <w:t>Published researches indicated</w:t>
      </w:r>
      <w:r w:rsidRPr="00F24D71">
        <w:rPr>
          <w:rFonts w:cs="AdvOTb83ee1dd.B"/>
          <w:rtl/>
        </w:rPr>
        <w:t xml:space="preserve"> </w:t>
      </w:r>
      <w:r w:rsidRPr="00F24D71">
        <w:rPr>
          <w:rFonts w:cs="AdvOTb83ee1dd.B"/>
        </w:rPr>
        <w:t xml:space="preserve">the capacity of estimating soil heavy metals contents based on remotely sensed images collected by various sensors, including the Earth Observing (EO-1) Advanced Land Imager (ALI) </w:t>
      </w:r>
      <w:r w:rsidR="00BD7D0F" w:rsidRPr="00F24D71">
        <w:rPr>
          <w:rFonts w:cs="AdvOTb83ee1dd.B"/>
        </w:rPr>
        <w:fldChar w:fldCharType="begin" w:fldLock="1"/>
      </w:r>
      <w:r w:rsidR="004B640A">
        <w:rPr>
          <w:rFonts w:cs="AdvOTb83ee1dd.B"/>
        </w:rPr>
        <w:instrText>ADDIN CSL_CITATION {"citationItems":[{"id":"ITEM-1","itemData":{"DOI":"10.13287/j.1001-9332.201606.030","ISSN":"10019332","PMID":"29737683","abstract":"In this study, we explored the feasibility of estimating the soil heavy metal concentrations using the hyperspectral satellite image. The concentration of As, Pb, Zn and Cd elements in 48 topsoil samples collected from the field in Yushu County of the Sanjiangyuan regions was measured in the laboratory. We then extracted 176 vegetation spectral reflectance bands of 48 soil samples as well as five vegetation indices from two Hyperion images. Following that, the partial least squares regression (PLSR) method was employed to estimate the soil heavy metal concentrations using the above two independent sets of Hyperion-derived variables, separately constructed the estimation model between the 176 vegetation spectral reflectance bands and the soil heavy metal concentrations (called the vegetation spectral reflectance-based estimation model), and between the five vegetation indices being used as the independent variable and the soil heavy metal concentrations (called synthetic vegetation index-based estimation model). Using RPD (the ratio of standard deviation from the 4 heavy metals measured values of the validation samples to RMSE) as the validation criteria, the RPDs of As and Pb concentrations from the two models were both less than 1.4, which suggested that both models were incapable of roughly estimating As and Pb concentrations; whereas the RPDs of Zn and Cd were 1.53, 1.46 and 1.46, 1.42, respectively, which implied that both models had the ability for rough estimation of Zn and Cd concentrations. Based on those results, the vegetation spectral-based estimation model was selected to obtain the spatial distribution map of Zn concentration in combination with the Hyperion image. The estimated Zn map showed that the zones with high Zn concentrations were distributed near the provincial road 308, national road 214 and towns, which could be influenced by human activities. Our study proved that the spectral reflectance of Hyperion image was useful in estimating the soil concentrations of Zn and Cd.","author":[{"dropping-particle":"","family":"Yang","given":"Ling Yu","non-dropping-particle":"","parse-names":false,"suffix":""},{"dropping-particle":"","family":"Gao","given":"Xiao Hong","non-dropping-particle":"","parse-names":false,"suffix":""},{"dropping-particle":"","family":"Zhang","given":"Wei","non-dropping-particle":"","parse-names":false,"suffix":""},{"dropping-particle":"","family":"Shi","given":"Fei Fei","non-dropping-particle":"","parse-names":false,"suffix":""},{"dropping-particle":"","family":"He","given":"Lin Hua","non-dropping-particle":"","parse-names":false,"suffix":""},{"dropping-particle":"","family":"Jia","given":"Wei","non-dropping-particle":"","parse-names":false,"suffix":""}],"container-title":"Chinese Journal of Applied Ecology","id":"ITEM-1","issue":"6","issued":{"date-parts":[["2016"]]},"page":"1775-1784","title":"Estimating heavy metal concentrations in topsoil from vegetation reflectance spectra of Hyperion images: A case study of Yushu County, Qinghai, China","type":"article-journal","volume":"27"},"uris":["http://www.mendeley.com/documents/?uuid=842e26d6-3b3d-4340-acc2-c4623df4d4ea"]}],"mendeley":{"formattedCitation":"[160]","plainTextFormattedCitation":"[160]","previouslyFormattedCitation":"[160]"},"properties":{"noteIndex":0},"schema":"https://github.com/citation-style-language/schema/raw/master/csl-citation.json"}</w:instrText>
      </w:r>
      <w:r w:rsidR="00BD7D0F" w:rsidRPr="00F24D71">
        <w:rPr>
          <w:rFonts w:cs="AdvOTb83ee1dd.B"/>
        </w:rPr>
        <w:fldChar w:fldCharType="separate"/>
      </w:r>
      <w:r w:rsidR="00792D1D" w:rsidRPr="00792D1D">
        <w:rPr>
          <w:rFonts w:cs="AdvOTb83ee1dd.B"/>
          <w:noProof/>
        </w:rPr>
        <w:t>[160]</w:t>
      </w:r>
      <w:r w:rsidR="00BD7D0F" w:rsidRPr="00F24D71">
        <w:rPr>
          <w:rFonts w:cs="AdvOTb83ee1dd.B"/>
        </w:rPr>
        <w:fldChar w:fldCharType="end"/>
      </w:r>
      <w:r w:rsidRPr="00F24D71">
        <w:rPr>
          <w:rFonts w:cs="AdvOTb83ee1dd.B"/>
        </w:rPr>
        <w:t xml:space="preserve">, Landsat 8 Operational Land Imager (OLI) </w:t>
      </w:r>
      <w:r w:rsidR="00C9481A" w:rsidRPr="00F24D71">
        <w:rPr>
          <w:rFonts w:cs="AdvOTb83ee1dd.B"/>
        </w:rPr>
        <w:fldChar w:fldCharType="begin" w:fldLock="1"/>
      </w:r>
      <w:r w:rsidR="004B640A">
        <w:rPr>
          <w:rFonts w:cs="AdvOTb83ee1dd.B"/>
        </w:rPr>
        <w:instrText>ADDIN CSL_CITATION {"citationItems":[{"id":"ITEM-1","itemData":{"DOI":"10.1007/s11356-020-08807-z","ISSN":"16147499","PMID":"32329007","abstract":"High mercury (Hg) affects biochemical-physiological characteristics of plant leaves such as leaf chlorophyll, causing refractive discontinuity and modifications in leaf spectra. Furthermore, the hyperspectroscopy provides a potential tool for fast non-destructive estimation of leaf Hg. However, there are few studies that have investigated Hg for wetland plants via hyperspectral inversion. In this study, reeds (Phragmites australis) leaf Hg concentration and hyperspectra were measured under different soil Hg treatment. Hg-sensitive parameters were identified by basic spectral transformations and continuous wavelet transformation (CWT). Inversion models were developed using stepwise multiple linear regressions (SMLR), partial least square regression (PLSR), and random forest (RF) to estimate leaf Hg. The results indicated that CWT improved the correlation of hyperspectra and leaf Hg by 0.020–0.227, and R2 of the CWT-related model increased by 0.0557–0.2441. In addition, Hg-sensitive bands were predominant at 600–750 (visible region) and 1500–2300 nm (mid-infrared), and Hg might modify leaves spectra primarily by affecting chlorophyll and water contents. Of the studied models, SMLR using normalized transformation (NR) and CWT (NR-CWT-SMLR) model (R2 = 0.8594, RMSE = 0.0961) and RF using NR and CWT (NR-CWT-RF) model (R2 = 0.8560, RMSE = 0.1062) suited for leaf Hg inversion. For Hg content &lt; 1.0 mg kg−1, the former model was more reliable and accurate. This study provided a method for the estimation of Hg contamination in wetland plant and indicated that model-based hyperspectral inversion was feasible for fast and non-destructive monitoring.","author":[{"dropping-particle":"","family":"Liu","given":"Weiwei","non-dropping-particle":"","parse-names":false,"suffix":""},{"dropping-particle":"","family":"Li","given":"Mengjie","non-dropping-particle":"","parse-names":false,"suffix":""},{"dropping-particle":"","family":"Zhang","given":"Manyin","non-dropping-particle":"","parse-names":false,"suffix":""},{"dropping-particle":"","family":"Long","given":"Songyuan","non-dropping-particle":"","parse-names":false,"suffix":""},{"dropping-particle":"","family":"Guo","given":"Ziliang","non-dropping-particle":"","parse-names":false,"suffix":""},{"dropping-particle":"","family":"Wang","given":"Henian","non-dropping-particle":"","parse-names":false,"suffix":""},{"dropping-particle":"","family":"Li","given":"Wei","non-dropping-particle":"","parse-names":false,"suffix":""},{"dropping-particle":"","family":"Wang","given":"Daan","non-dropping-particle":"","parse-names":false,"suffix":""},{"dropping-particle":"","family":"Hu","given":"Yukun","non-dropping-particle":"","parse-names":false,"suffix":""},{"dropping-particle":"","family":"Wei","given":"Yuanyun","non-dropping-particle":"","parse-names":false,"suffix":""},{"dropping-particle":"","family":"Yang","given":"Si","non-dropping-particle":"","parse-names":false,"suffix":""}],"container-title":"Environmental Science and Pollution Research","id":"ITEM-1","issue":"18","issued":{"date-parts":[["2020"]]},"note":"52","page":"22935-22945","title":"Hyperspectral inversion of mercury in reed leaves under different levels of soil mercury contamination","type":"article-journal","volume":"27"},"uris":["http://www.mendeley.com/documents/?uuid=38e05efd-eeda-449f-b5eb-e40d3644c92e"]}],"mendeley":{"formattedCitation":"[161]","plainTextFormattedCitation":"[161]","previouslyFormattedCitation":"[161]"},"properties":{"noteIndex":0},"schema":"https://github.com/citation-style-language/schema/raw/master/csl-citation.json"}</w:instrText>
      </w:r>
      <w:r w:rsidR="00C9481A" w:rsidRPr="00F24D71">
        <w:rPr>
          <w:rFonts w:cs="AdvOTb83ee1dd.B"/>
        </w:rPr>
        <w:fldChar w:fldCharType="separate"/>
      </w:r>
      <w:r w:rsidR="00792D1D" w:rsidRPr="00792D1D">
        <w:rPr>
          <w:rFonts w:cs="AdvOTb83ee1dd.B"/>
          <w:noProof/>
        </w:rPr>
        <w:t>[161]</w:t>
      </w:r>
      <w:r w:rsidR="00C9481A" w:rsidRPr="00F24D71">
        <w:rPr>
          <w:rFonts w:cs="AdvOTb83ee1dd.B"/>
        </w:rPr>
        <w:fldChar w:fldCharType="end"/>
      </w:r>
      <w:r w:rsidRPr="00F24D71">
        <w:rPr>
          <w:rFonts w:cs="AdvOTb83ee1dd.B"/>
        </w:rPr>
        <w:t xml:space="preserve">, HuanJing-1A (HJ-1A) Hyper Spectral Imager (HSI) </w:t>
      </w:r>
      <w:r w:rsidR="00293372" w:rsidRPr="00F24D71">
        <w:rPr>
          <w:rFonts w:cs="AdvOTb83ee1dd.B"/>
        </w:rPr>
        <w:fldChar w:fldCharType="begin" w:fldLock="1"/>
      </w:r>
      <w:r w:rsidR="004B640A">
        <w:rPr>
          <w:rFonts w:cs="AdvOTb83ee1dd.B"/>
        </w:rPr>
        <w:instrText>ADDIN CSL_CITATION {"citationItems":[{"id":"ITEM-1","itemData":{"DOI":"10.3390/su11020419","ISSN":"20711050","abstract":"Soil heavy metals affect human life and the environment, and thus, it is very necessary to monitor their contents. Substantial research has been conducted to estimate and map soil heavy metals in large areas using hyperspectral data and machine learning methods (such as neural network), however, lower estimation accuracy is often obtained. In order to improve the estimation accuracy, in this study, a back propagation neural network (BPNN) was combined with the particle swarm optimization (PSO), which led to an integrated PSO-BPNN method used to estimate the contents of soil heavy metals: Cd, Hg, and As. This study was conducted in Guangdong, China, based on the soil heavy metal contents and hyperspectral data collected from 90 soil samples. The prediction accuracies from BPNN and PSO-BPNN were compared using field observations. The results showed that, 1) the sample averages of Cd, Hg, and As were 0.174 mg/kg, 0.132 mg/kg, and 9.761 mg/kg, respectively, with the corresponding maximum values of 0.570 mg/kg, 0.310 mg/kg, and 68.600 mg/kg being higher than the environment baseline values; 2) the transformed and combined spectral variables had higher correlations with the contents of the soil heavy metals than the original spectral data; 3) PSO-BPNN significantly improved the estimation accuracy of the soil heavy metal contents, with the decrease in the mean relative error (MRE) and relative root mean square error (RRMSE) by 68% to 71%, and 64% to 67%, respectively. This indicated that the PSO-BPNN provided great potential to estimate the soil heavy metal contents; and 4) with the PSO-BPNN, the Cd content could also be mapped using HuanJing-1A Hyperspectral Imager (HSI) data with a RRMSE value of 36%, implying that the PSO-BPNN method could be utilized to map the heavy metal content in soil, using both field spectral data and hyperspectral imagery for the large area.","author":[{"dropping-particle":"","family":"Liu","given":"Piao","non-dropping-particle":"","parse-names":false,"suffix":""},{"dropping-particle":"","family":"Liu","given":"Zhenhua","non-dropping-particle":"","parse-names":false,"suffix":""},{"dropping-particle":"","family":"Hu","given":"Yueming","non-dropping-particle":"","parse-names":false,"suffix":""},{"dropping-particle":"","family":"Shi","given":"Zhou","non-dropping-particle":"","parse-names":false,"suffix":""},{"dropping-particle":"","family":"Pan","given":"Yuchun","non-dropping-particle":"","parse-names":false,"suffix":""},{"dropping-particle":"","family":"Wang","given":"Lu","non-dropping-particle":"","parse-names":false,"suffix":""},{"dropping-particle":"","family":"Wang","given":"Guangxing","non-dropping-particle":"","parse-names":false,"suffix":""}],"container-title":"Sustainability (Switzerland)","id":"ITEM-1","issue":"2","issued":{"date-parts":[["2019"]]},"title":"Integrating a hybrid back propagation neural network and particle swarm optimization for estimating soil heavy metal contents using hyperspectral data","type":"article-journal","volume":"11"},"uris":["http://www.mendeley.com/documents/?uuid=73fed114-dec6-4333-86fd-3e28ffecab06"]}],"mendeley":{"formattedCitation":"[149]","plainTextFormattedCitation":"[149]","previouslyFormattedCitation":"[149]"},"properties":{"noteIndex":0},"schema":"https://github.com/citation-style-language/schema/raw/master/csl-citation.json"}</w:instrText>
      </w:r>
      <w:r w:rsidR="00293372" w:rsidRPr="00F24D71">
        <w:rPr>
          <w:rFonts w:cs="AdvOTb83ee1dd.B"/>
        </w:rPr>
        <w:fldChar w:fldCharType="separate"/>
      </w:r>
      <w:r w:rsidR="00792D1D" w:rsidRPr="00792D1D">
        <w:rPr>
          <w:rFonts w:cs="AdvOTb83ee1dd.B"/>
          <w:noProof/>
        </w:rPr>
        <w:t>[149]</w:t>
      </w:r>
      <w:r w:rsidR="00293372" w:rsidRPr="00F24D71">
        <w:rPr>
          <w:rFonts w:cs="AdvOTb83ee1dd.B"/>
        </w:rPr>
        <w:fldChar w:fldCharType="end"/>
      </w:r>
      <w:r w:rsidR="00293372" w:rsidRPr="00F24D71">
        <w:rPr>
          <w:rFonts w:cs="AdvOTb83ee1dd.B"/>
        </w:rPr>
        <w:t xml:space="preserve"> </w:t>
      </w:r>
      <w:r w:rsidRPr="00F24D71">
        <w:rPr>
          <w:rFonts w:cs="AdvOTb83ee1dd.B"/>
        </w:rPr>
        <w:t xml:space="preserve">and Sentinel-2 Multispectral Instrument (MSI) </w:t>
      </w:r>
      <w:r w:rsidR="00BD7D0F" w:rsidRPr="00F24D71">
        <w:rPr>
          <w:rFonts w:cs="AdvOTb83ee1dd.B"/>
        </w:rPr>
        <w:fldChar w:fldCharType="begin" w:fldLock="1"/>
      </w:r>
      <w:r w:rsidR="004B640A">
        <w:rPr>
          <w:rFonts w:cs="AdvOTb83ee1dd.B"/>
        </w:rPr>
        <w:instrText>ADDIN CSL_CITATION {"citationItems":[{"id":"ITEM-1","itemData":{"DOI":"10.1016/j.scitotenv.2020.140160","ISSN":"18791026","PMID":"32927579","abstract":"Mining in Tunisia generates a large amount of tailings charged with toxic minerals. As these tailings have a wide spread distribution, it is important to characterize and estimate their impact on soil contamination. This study examines the potential of field hyperspectral spectroscopy and SENTINEL-2 Multispectral data in estimating and mapping seven minerals content, including three toxic minerals (fluorite, barite and sphalerite), within soils around Hammam Zriba mine in Northen Tunisia. 69 soil and dike surface samples were collected, field Visible, Near InfraRed (VNIR) and Short-Wave InfraRed (SWIR) reflectance spectra were measured on these surfaces. The X-ray diffraction (XRD) method was used to identify the types of mineral and their associated contents on each collected soil samples. The mineral contents were predicted using the partial least squares regression (PLSR) method using i) field VNIR-SWIR spectra at raw spectral resolution, ii) field VNIR-SWIR spectra aggregated to the SENTINEL-2 spectral resolution and then iii) SENTINEL-2 spectra. This study shows 1) an accurate prediction of four of the seven minerals using field VNIR-SWIR spectroscopy, 2) a slight decrease of performances due to spectral resolution degradation (SENTINEL-2 simulated spectra) and 3) a significant decrease of performances due to spatial resolution degradation, except for fluorite. This work paves the way for large-scale mapping of minerals with high pollution potential using SENTINEL-2 data. In addition, the high frequency of SENTINEL-2 data may be used to monitor the spatial distribution of some minerals with high pollution potential in soils.","author":[{"dropping-particle":"","family":"Dkhala","given":"Belgacem","non-dropping-particle":"","parse-names":false,"suffix":""},{"dropping-particle":"","family":"Mezned","given":"Nouha","non-dropping-particle":"","parse-names":false,"suffix":""},{"dropping-particle":"","family":"Gomez","given":"Cécile","non-dropping-particle":"","parse-names":false,"suffix":""},{"dropping-particle":"","family":"Abdeljaouad","given":"Saadi","non-dropping-particle":"","parse-names":false,"suffix":""}],"container-title":"Science of the Total Environment","id":"ITEM-1","issued":{"date-parts":[["2020"]]},"title":"Hyperspectral field spectroscopy and SENTINEL-2 Multispectral data for minerals with high pollution potential content estimation and mapping","type":"article-journal","volume":"740"},"uris":["http://www.mendeley.com/documents/?uuid=ef56426a-2bfd-4b08-aef4-b2acd73feb2f"]}],"mendeley":{"formattedCitation":"[162]","plainTextFormattedCitation":"[162]","previouslyFormattedCitation":"[162]"},"properties":{"noteIndex":0},"schema":"https://github.com/citation-style-language/schema/raw/master/csl-citation.json"}</w:instrText>
      </w:r>
      <w:r w:rsidR="00BD7D0F" w:rsidRPr="00F24D71">
        <w:rPr>
          <w:rFonts w:cs="AdvOTb83ee1dd.B"/>
        </w:rPr>
        <w:fldChar w:fldCharType="separate"/>
      </w:r>
      <w:r w:rsidR="00792D1D" w:rsidRPr="00792D1D">
        <w:rPr>
          <w:rFonts w:cs="AdvOTb83ee1dd.B"/>
          <w:noProof/>
        </w:rPr>
        <w:t>[162]</w:t>
      </w:r>
      <w:r w:rsidR="00BD7D0F" w:rsidRPr="00F24D71">
        <w:rPr>
          <w:rFonts w:cs="AdvOTb83ee1dd.B"/>
        </w:rPr>
        <w:fldChar w:fldCharType="end"/>
      </w:r>
      <w:r w:rsidR="00BD7D0F" w:rsidRPr="00F24D71">
        <w:rPr>
          <w:rFonts w:cs="AdvOTb83ee1dd.B"/>
        </w:rPr>
        <w:t xml:space="preserve">. </w:t>
      </w:r>
    </w:p>
    <w:p w14:paraId="3A9095E7" w14:textId="1C0E3F02" w:rsidR="00536B1F" w:rsidRPr="00F24D71" w:rsidRDefault="00572D30" w:rsidP="00293372">
      <w:pPr>
        <w:ind w:left="360" w:firstLine="360"/>
        <w:jc w:val="both"/>
        <w:rPr>
          <w:rFonts w:cs="AdvOTb83ee1dd.B"/>
        </w:rPr>
      </w:pPr>
      <w:r w:rsidRPr="00F24D71">
        <w:rPr>
          <w:rFonts w:cs="AdvOTb83ee1dd.B"/>
        </w:rPr>
        <w:t>There are also some soil and geology studies that have been based on the simulated imagery and the synthetic satellite images. For instance, Mielke et al</w:t>
      </w:r>
      <w:r w:rsidR="00BD7D0F" w:rsidRPr="00F24D71">
        <w:rPr>
          <w:rFonts w:cs="AdvOTb83ee1dd.B"/>
        </w:rPr>
        <w:t>.</w:t>
      </w:r>
      <w:ins w:id="134" w:author="mldinis" w:date="2022-08-04T18:36:00Z">
        <w:r w:rsidR="00475157">
          <w:rPr>
            <w:rFonts w:cs="AdvOTb83ee1dd.B"/>
          </w:rPr>
          <w:t xml:space="preserve"> </w:t>
        </w:r>
      </w:ins>
      <w:r w:rsidR="00BD7D0F" w:rsidRPr="00F24D71">
        <w:rPr>
          <w:rFonts w:cs="AdvOTb83ee1dd.B"/>
        </w:rPr>
        <w:fldChar w:fldCharType="begin" w:fldLock="1"/>
      </w:r>
      <w:r w:rsidR="004B640A">
        <w:rPr>
          <w:rFonts w:cs="AdvOTb83ee1dd.B"/>
        </w:rPr>
        <w:instrText>ADDIN CSL_CITATION {"citationItems":[{"id":"ITEM-1","itemData":{"DOI":"10.3390/rs6086790","ISSN":"20724292","abstract":"Remote sensing analysis is a crucial tool for monitoring the extent of mine waste surfaces and their mineralogy in countries with a long mining history, such as South Africa, where gold and platinum have been produced for over 90 years. These mine waste sites have the potential to contain problematic trace element species (e.g., U, Pb, Cr). In our research, we aim to combine the mapping and monitoring capacities of multispectral and hyperspectral spaceborne sensors. This is done to assess the potential of existing multispectral and hyperspectral spaceborne sensors (OLI and Hyperion) and future missions, such as Sentinel-2 and EnMAP (Environmental Mapping and Analysis Program), for mapping the spatial extent of these mine waste surfaces. For this task we propose a new index, termed the iron feature depth (IFD), derived from Landsat-8 OLI data to map the 900-nm absorption feature as a potential proxy for monitoring the spatial extent of mine waste. OLI was chosen, because it represents the most suitable sensor to map the IFD over large areas in a multi-temporal manner due to its spectral band layout; its (183 km × 170 km) scene size and its revisiting time of 16 days. The IFD is in good agreement with primary and secondary iron-bearing minerals mapped by the Material Identification and Characterization Algorithm (MICA) from EO-1 Hyperion data and illustrates that a combination of hyperspectral data (EnMAP) for mineral identification with multispectral data (Sentinel-2) for repetitive area-wide mapping and monitoring of the IFD as mine waste proxy is a promising application for future spaceborne sensors. A maximum, absolute model error is used to assess the ability of existing and future multispectral sensors to characterize mine waste via its 900-nm iron absorption feature. The following sensor-signal similarity ranking can be established for spectra from gold mining material: EnMAP 100% similarity to the reference, ALI 97.5%, Sentinel-2 97%, OLI and ASTER 95% and ETM+ 91% similarity. © 2014 by the authors.","author":[{"dropping-particle":"","family":"Mielke","given":"Christian","non-dropping-particle":"","parse-names":false,"suffix":""},{"dropping-particle":"","family":"Boesche","given":"Nina Kristine","non-dropping-particle":"","parse-names":false,"suffix":""},{"dropping-particle":"","family":"Rogass","given":"Christian","non-dropping-particle":"","parse-names":false,"suffix":""},{"dropping-particle":"","family":"Kaufmann","given":"Hermann","non-dropping-particle":"","parse-names":false,"suffix":""},{"dropping-particle":"","family":"Gauert","given":"Christoph","non-dropping-particle":"","parse-names":false,"suffix":""},{"dropping-particle":"","family":"Wit","given":"Maarten","non-dropping-particle":"de","parse-names":false,"suffix":""}],"container-title":"Remote Sensing","id":"ITEM-1","issue":"8","issued":{"date-parts":[["2014"]]},"note":"130","page":"6790-6816","title":"Spaceborne mine waste mineralogy monitoring in South Africa, applications for modern push-broom missions: Hyperion/OLI and EnMAP/Sentinel-2","type":"article-journal","volume":"6"},"uris":["http://www.mendeley.com/documents/?uuid=d493f230-9756-4dac-a84b-2a9f60534458"]}],"mendeley":{"formattedCitation":"[163]","plainTextFormattedCitation":"[163]","previouslyFormattedCitation":"[163]"},"properties":{"noteIndex":0},"schema":"https://github.com/citation-style-language/schema/raw/master/csl-citation.json"}</w:instrText>
      </w:r>
      <w:r w:rsidR="00BD7D0F" w:rsidRPr="00F24D71">
        <w:rPr>
          <w:rFonts w:cs="AdvOTb83ee1dd.B"/>
        </w:rPr>
        <w:fldChar w:fldCharType="separate"/>
      </w:r>
      <w:r w:rsidR="00792D1D" w:rsidRPr="00792D1D">
        <w:rPr>
          <w:rFonts w:cs="AdvOTb83ee1dd.B"/>
          <w:noProof/>
        </w:rPr>
        <w:t>[163]</w:t>
      </w:r>
      <w:r w:rsidR="00BD7D0F" w:rsidRPr="00F24D71">
        <w:rPr>
          <w:rFonts w:cs="AdvOTb83ee1dd.B"/>
        </w:rPr>
        <w:fldChar w:fldCharType="end"/>
      </w:r>
      <w:r w:rsidRPr="00F24D71">
        <w:rPr>
          <w:rFonts w:cs="AdvOTb83ee1dd.B"/>
        </w:rPr>
        <w:t xml:space="preserve"> combined the capabilities of hyper and superspectral spaceborne sensors for soil mapping and monitoring. They explored the potential of spaceborne sensors OLI, Sentinel-2, and EnMAP for spatial extent of mine waste surface mapping. The mines, gold and platinum, have been extracted for about 90 years and contained trace elements (U, Pb, and Cr). They suggested a new index, the iron feature depth (IFD) acquired from OLI data, to map the 900 nm absorption feature for monitoring the spatial extent of mine waste. The mean accuracy for mapping was as follows: EnMAP 100%, Sentinel-2 94.5%, and OLI 92%. Therefore, they proved that Sentinel-2 and EnMAP data might be employed as two sensors for cost saving in mining areas remediation</w:t>
      </w:r>
      <w:r w:rsidR="002C27D4" w:rsidRPr="00F24D71">
        <w:rPr>
          <w:rFonts w:cs="AdvOTb83ee1dd.B"/>
        </w:rPr>
        <w:t xml:space="preserve"> </w:t>
      </w:r>
      <w:r w:rsidR="00BD7D0F" w:rsidRPr="00F24D71">
        <w:rPr>
          <w:rFonts w:cs="AdvOTb83ee1dd.B"/>
        </w:rPr>
        <w:fldChar w:fldCharType="begin" w:fldLock="1"/>
      </w:r>
      <w:r w:rsidR="004B640A">
        <w:rPr>
          <w:rFonts w:cs="AdvOTb83ee1dd.B"/>
        </w:rPr>
        <w:instrText>ADDIN CSL_CITATION {"citationItems":[{"id":"ITEM-1","itemData":{"DOI":"10.3390/rs6086790","ISSN":"20724292","abstract":"Remote sensing analysis is a crucial tool for monitoring the extent of mine waste surfaces and their mineralogy in countries with a long mining history, such as South Africa, where gold and platinum have been produced for over 90 years. These mine waste sites have the potential to contain problematic trace element species (e.g., U, Pb, Cr). In our research, we aim to combine the mapping and monitoring capacities of multispectral and hyperspectral spaceborne sensors. This is done to assess the potential of existing multispectral and hyperspectral spaceborne sensors (OLI and Hyperion) and future missions, such as Sentinel-2 and EnMAP (Environmental Mapping and Analysis Program), for mapping the spatial extent of these mine waste surfaces. For this task we propose a new index, termed the iron feature depth (IFD), derived from Landsat-8 OLI data to map the 900-nm absorption feature as a potential proxy for monitoring the spatial extent of mine waste. OLI was chosen, because it represents the most suitable sensor to map the IFD over large areas in a multi-temporal manner due to its spectral band layout; its (183 km × 170 km) scene size and its revisiting time of 16 days. The IFD is in good agreement with primary and secondary iron-bearing minerals mapped by the Material Identification and Characterization Algorithm (MICA) from EO-1 Hyperion data and illustrates that a combination of hyperspectral data (EnMAP) for mineral identification with multispectral data (Sentinel-2) for repetitive area-wide mapping and monitoring of the IFD as mine waste proxy is a promising application for future spaceborne sensors. A maximum, absolute model error is used to assess the ability of existing and future multispectral sensors to characterize mine waste via its 900-nm iron absorption feature. The following sensor-signal similarity ranking can be established for spectra from gold mining material: EnMAP 100% similarity to the reference, ALI 97.5%, Sentinel-2 97%, OLI and ASTER 95% and ETM+ 91% similarity. © 2014 by the authors.","author":[{"dropping-particle":"","family":"Mielke","given":"Christian","non-dropping-particle":"","parse-names":false,"suffix":""},{"dropping-particle":"","family":"Boesche","given":"Nina Kristine","non-dropping-particle":"","parse-names":false,"suffix":""},{"dropping-particle":"","family":"Rogass","given":"Christian","non-dropping-particle":"","parse-names":false,"suffix":""},{"dropping-particle":"","family":"Kaufmann","given":"Hermann","non-dropping-particle":"","parse-names":false,"suffix":""},{"dropping-particle":"","family":"Gauert","given":"Christoph","non-dropping-particle":"","parse-names":false,"suffix":""},{"dropping-particle":"","family":"Wit","given":"Maarten","non-dropping-particle":"de","parse-names":false,"suffix":""}],"container-title":"Remote Sensing","id":"ITEM-1","issue":"8","issued":{"date-parts":[["2014"]]},"note":"130","page":"6790-6816","title":"Spaceborne mine waste mineralogy monitoring in South Africa, applications for modern push-broom missions: Hyperion/OLI and EnMAP/Sentinel-2","type":"article-journal","volume":"6"},"uris":["http://www.mendeley.com/documents/?uuid=d493f230-9756-4dac-a84b-2a9f60534458"]}],"mendeley":{"formattedCitation":"[163]","plainTextFormattedCitation":"[163]","previouslyFormattedCitation":"[163]"},"properties":{"noteIndex":0},"schema":"https://github.com/citation-style-language/schema/raw/master/csl-citation.json"}</w:instrText>
      </w:r>
      <w:r w:rsidR="00BD7D0F" w:rsidRPr="00F24D71">
        <w:rPr>
          <w:rFonts w:cs="AdvOTb83ee1dd.B"/>
        </w:rPr>
        <w:fldChar w:fldCharType="separate"/>
      </w:r>
      <w:r w:rsidR="00792D1D" w:rsidRPr="00792D1D">
        <w:rPr>
          <w:rFonts w:cs="AdvOTb83ee1dd.B"/>
          <w:noProof/>
        </w:rPr>
        <w:t>[163]</w:t>
      </w:r>
      <w:r w:rsidR="00BD7D0F" w:rsidRPr="00F24D71">
        <w:rPr>
          <w:rFonts w:cs="AdvOTb83ee1dd.B"/>
        </w:rPr>
        <w:fldChar w:fldCharType="end"/>
      </w:r>
      <w:r w:rsidR="002C27D4" w:rsidRPr="00F24D71">
        <w:rPr>
          <w:rFonts w:cs="AdvOTb83ee1dd.B"/>
        </w:rPr>
        <w:t>.</w:t>
      </w:r>
      <w:r w:rsidRPr="00F24D71">
        <w:rPr>
          <w:rFonts w:cs="AdvOTb83ee1dd.B"/>
        </w:rPr>
        <w:t xml:space="preserve"> Rogge et al.</w:t>
      </w:r>
      <w:ins w:id="135" w:author="mldinis" w:date="2022-08-04T18:37:00Z">
        <w:r w:rsidR="00475157">
          <w:rPr>
            <w:rFonts w:cs="AdvOTb83ee1dd.B"/>
          </w:rPr>
          <w:t xml:space="preserve"> </w:t>
        </w:r>
      </w:ins>
      <w:r w:rsidR="00BD7D0F" w:rsidRPr="00F24D71">
        <w:rPr>
          <w:rFonts w:cs="AdvOTb83ee1dd.B"/>
        </w:rPr>
        <w:fldChar w:fldCharType="begin" w:fldLock="1"/>
      </w:r>
      <w:r w:rsidR="004B640A">
        <w:rPr>
          <w:rFonts w:cs="AdvOTb83ee1dd.B"/>
        </w:rPr>
        <w:instrText>ADDIN CSL_CITATION {"citationItems":[{"id":"ITEM-1","itemData":{"DOI":"10.1016/j.rse.2014.06.024","ISSN":"00344257","abstract":"This study first investigates using AISA airborne hyperspectral imagery (2. m spatial resolution) to produce detailed lithologic maps in a subarctic region (Nunavik, Canada) where ultramafic rock units associated with Ni-Cu-(PGE) mineralization are exposed in the presence of lichen coatings. Twenty AISA flight-lines were radiometrically leveled and merged to form a 10. ×. 20. km mosaic, which then served to generate a simulated spaceborne EnMAP scene (30. m spatial resolution) using the End-to-End Simulation Tool to assess the sensors mapping capabilities. Spatial Spectral Endmember Extraction was used to derive spectral endmembers for the AISA and EnMAP data. Image endmembers were compared with spectral measurements of field samples to assess how well key rock types were represented. Results show that the AISA imagery provided a better representation of mafic and ultramafic rock types compared with the EnMAP simulation. Endmembers were then used to map the distribution of geological materials using Iterative Spectral Mixture Analysis. Results indicate the airborne data provided more detailed maps compared with EnMAP simulated data. However, EnMAP data could still discriminate and map broad scale lithological units, specifically mafic and ultramafic rocks. This study demonstrates the feasibility of EnMAP to provide large scale reconnaissance mapping capability of geologic materials over vast subarctic and arctic regions (potentially 30. ×. 5000. km of imagery per day) using expert knowledge combined with automated spectral analysis methods. © 2014 Elsevier Inc.","author":[{"dropping-particle":"","family":"Rogge","given":"Derek","non-dropping-particle":"","parse-names":false,"suffix":""},{"dropping-particle":"","family":"Rivard","given":"Benoit","non-dropping-particle":"","parse-names":false,"suffix":""},{"dropping-particle":"","family":"Segl","given":"Karl","non-dropping-particle":"","parse-names":false,"suffix":""},{"dropping-particle":"","family":"Grant","given":"Brian","non-dropping-particle":"","parse-names":false,"suffix":""},{"dropping-particle":"","family":"Feng","given":"Jilu","non-dropping-particle":"","parse-names":false,"suffix":""}],"container-title":"Remote Sensing of Environment","id":"ITEM-1","issued":{"date-parts":[["2014"]]},"note":"140","page":"302-317","title":"Mapping of NiCu-PGE ore hosting ultramafic rocks using airborne and simulated EnMAP hyperspectral imagery, Nunavik, Canada","type":"article-journal","volume":"152"},"uris":["http://www.mendeley.com/documents/?uuid=51e2cbe4-171b-4a06-be0f-f258b1ad3507"]}],"mendeley":{"formattedCitation":"[164]","plainTextFormattedCitation":"[164]","previouslyFormattedCitation":"[164]"},"properties":{"noteIndex":0},"schema":"https://github.com/citation-style-language/schema/raw/master/csl-citation.json"}</w:instrText>
      </w:r>
      <w:r w:rsidR="00BD7D0F" w:rsidRPr="00F24D71">
        <w:rPr>
          <w:rFonts w:cs="AdvOTb83ee1dd.B"/>
        </w:rPr>
        <w:fldChar w:fldCharType="separate"/>
      </w:r>
      <w:r w:rsidR="00792D1D" w:rsidRPr="00792D1D">
        <w:rPr>
          <w:rFonts w:cs="AdvOTb83ee1dd.B"/>
          <w:noProof/>
        </w:rPr>
        <w:t>[164]</w:t>
      </w:r>
      <w:r w:rsidR="00BD7D0F" w:rsidRPr="00F24D71">
        <w:rPr>
          <w:rFonts w:cs="AdvOTb83ee1dd.B"/>
        </w:rPr>
        <w:fldChar w:fldCharType="end"/>
      </w:r>
      <w:r w:rsidR="00BD7D0F" w:rsidRPr="00F24D71">
        <w:rPr>
          <w:rFonts w:cs="AdvOTb83ee1dd.B"/>
        </w:rPr>
        <w:t xml:space="preserve"> </w:t>
      </w:r>
      <w:r w:rsidRPr="00F24D71">
        <w:rPr>
          <w:rFonts w:cs="AdvOTb83ee1dd.B"/>
        </w:rPr>
        <w:t>also used the simulated the EnMAP scene to assess the sensor’s capability to map Ni, Cu, and platinum group elements. They could assess the value of this upcoming satellite sensor system to support large geological mapping and mineral exploration in Canada. However, Kruse and Perry</w:t>
      </w:r>
      <w:ins w:id="136" w:author="mldinis" w:date="2022-08-04T18:37:00Z">
        <w:r w:rsidR="00475157">
          <w:rPr>
            <w:rFonts w:cs="AdvOTb83ee1dd.B"/>
          </w:rPr>
          <w:t xml:space="preserve"> </w:t>
        </w:r>
      </w:ins>
      <w:del w:id="137" w:author="mldinis" w:date="2022-08-04T18:37:00Z">
        <w:r w:rsidR="00BD7D0F" w:rsidRPr="00F24D71" w:rsidDel="00475157">
          <w:rPr>
            <w:rFonts w:cs="AdvOTb83ee1dd.B"/>
          </w:rPr>
          <w:delText>.</w:delText>
        </w:r>
      </w:del>
      <w:r w:rsidR="00BD7D0F" w:rsidRPr="00F24D71">
        <w:rPr>
          <w:rFonts w:cs="AdvOTb83ee1dd.B"/>
        </w:rPr>
        <w:fldChar w:fldCharType="begin" w:fldLock="1"/>
      </w:r>
      <w:r w:rsidR="004B640A">
        <w:rPr>
          <w:rFonts w:cs="AdvOTb83ee1dd.B"/>
        </w:rPr>
        <w:instrText>ADDIN CSL_CITATION {"citationItems":[{"id":"ITEM-1","itemData":{"DOI":"10.3390/rs5062688","ISSN":"20724292","abstract":"WorldView commercial imaging satellites comprise a constellation developed by DigitalGlobe Inc. (Longmont, CO, USA). Worldview-3 (WV-3), currently planned for launch in 2014, will have 8 spectral bands in the Visible and Near-Infrared (VNIR), and an additional 8 bands in the Short-Wave-Infrared (SWIR); the approximately 1.0-2.5 μm spectral range. WV-3 will be the first commercial system with both high spatial resolution and multispectral SWIR capability. Airborne Visible/Infrared Imaging Spectrometer (AVIRIS) data collected at 3 m spatial resolution with 86 SWIR bands having 10 nm spectral resolution were used to simulate the new WV-3 SWIR data. AVIRIS data were converted to reflectance, geographically registered, and resized to the proposed 3.7 and 7.5 m spatial resolutions. WV-3 SWIR band pass functions were used to spectrally resample the data to the proposed 8 SWIR bands. Characteristic reflectance signatures extracted from the data for known mineral locations (endmembers) were used to map spatial locations of specific minerals. The WV-3 results, when compared to spectral mapping using the full AVIRIS SWIR dataset, illustrate that the WV-3 spectral bands should permit identification and mapping of some key minerals, however, minerals with similar spectral features may be confused and will not be mapped with the same detail as using hyperspectral systems. The high spatial resolution should provide detailed mapping of complex alteration mineral patterns not achievable by current multispectral systems. The WV-3 simulation results are promising and indicate that this sensor will be a significant tool for geologic remote sensing. © 2013 by the authors.","author":[{"dropping-particle":"","family":"Kruse","given":"Fred A.","non-dropping-particle":"","parse-names":false,"suffix":""},{"dropping-particle":"","family":"Perry","given":"Sandra L.","non-dropping-particle":"","parse-names":false,"suffix":""}],"container-title":"Remote Sensing","id":"ITEM-1","issue":"6","issued":{"date-parts":[["2013"]]},"note":"141","page":"2688-2703","title":"Mineral mapping using simulated worldview-3 short-wave-infrared imagery","type":"article-journal","volume":"5"},"uris":["http://www.mendeley.com/documents/?uuid=d9754c68-ecd9-4ddc-ab8d-97735309e304"]}],"mendeley":{"formattedCitation":"[165]","plainTextFormattedCitation":"[165]","previouslyFormattedCitation":"[165]"},"properties":{"noteIndex":0},"schema":"https://github.com/citation-style-language/schema/raw/master/csl-citation.json"}</w:instrText>
      </w:r>
      <w:r w:rsidR="00BD7D0F" w:rsidRPr="00F24D71">
        <w:rPr>
          <w:rFonts w:cs="AdvOTb83ee1dd.B"/>
        </w:rPr>
        <w:fldChar w:fldCharType="separate"/>
      </w:r>
      <w:r w:rsidR="00792D1D" w:rsidRPr="00792D1D">
        <w:rPr>
          <w:rFonts w:cs="AdvOTb83ee1dd.B"/>
          <w:noProof/>
        </w:rPr>
        <w:t>[165]</w:t>
      </w:r>
      <w:r w:rsidR="00BD7D0F" w:rsidRPr="00F24D71">
        <w:rPr>
          <w:rFonts w:cs="AdvOTb83ee1dd.B"/>
        </w:rPr>
        <w:fldChar w:fldCharType="end"/>
      </w:r>
      <w:ins w:id="138" w:author="mldinis" w:date="2022-08-04T18:37:00Z">
        <w:r w:rsidR="00475157">
          <w:rPr>
            <w:rFonts w:cs="AdvOTb83ee1dd.B"/>
          </w:rPr>
          <w:t xml:space="preserve">. </w:t>
        </w:r>
      </w:ins>
      <w:del w:id="139" w:author="mldinis" w:date="2022-08-04T18:37:00Z">
        <w:r w:rsidR="00536B1F" w:rsidRPr="00F24D71" w:rsidDel="00475157">
          <w:rPr>
            <w:rFonts w:cs="AdvOTb83ee1dd.B"/>
          </w:rPr>
          <w:delText xml:space="preserve"> </w:delText>
        </w:r>
      </w:del>
      <w:r w:rsidR="00536B1F" w:rsidRPr="00F24D71">
        <w:rPr>
          <w:rFonts w:cs="AdvOTb83ee1dd.B"/>
        </w:rPr>
        <w:t xml:space="preserve">Moreover, in </w:t>
      </w:r>
      <w:r w:rsidR="00536B1F" w:rsidRPr="00F24D71">
        <w:rPr>
          <w:rFonts w:cs="AdvOTb83ee1dd.B"/>
        </w:rPr>
        <w:fldChar w:fldCharType="begin" w:fldLock="1"/>
      </w:r>
      <w:r w:rsidR="004B640A">
        <w:rPr>
          <w:rFonts w:cs="AdvOTb83ee1dd.B"/>
        </w:rPr>
        <w:instrText>ADDIN CSL_CITATION {"citationItems":[{"id":"ITEM-1","itemData":{"DOI":"10.3390/toxics9120333","ISSN":"23056304","abstract":"Arsenic, a potent carcinogen and neurotoxin, affects over 200 million people globally. Current detection methods are laborious, expensive, and unscalable, being difficult to implement in developing regions and during crises such as COVID-19. This study attempts to determine if a relationship exists between soil’s hyperspectral data and arsenic concentration using NASA’s Hyperion satellite. It is the first arsenic study to use satellite-based hyperspectral data and apply a classification approach. Four regression machine learning models are tested to determine this correlation in soil with bare land cover. Raw data are converted to reflectance, problematic atmospheric influences are removed, characteristic wavelengths are selected, and four noise reduction algorithms are tested. The combination of data augmentation, Genetic Algorithm, Second Derivative Transformation, and Random Forest regression (R2 = 0.840 and normalized root mean squared error (re-scaled to [0,1]) = 0.122) shows strong correlation, performing better than past models despite using noisier satellite data (versus lab-processed samples). Three binary classification machine learning models are then applied to identify high-risk shrub-covered regions in ten U.S. states, achieving strong accuracy (=0.693) and F1-score (=0.728). Overall, these results suggest that such a methodology is practical and can provide a sustainable alternative to arsenic contamination detection.","author":[{"dropping-particle":"","family":"Agrawal","given":"Ayush","non-dropping-particle":"","parse-names":false,"suffix":""},{"dropping-particle":"","family":"Petersen","given":"Mark R.","non-dropping-particle":"","parse-names":false,"suffix":""}],"container-title":"Toxics","id":"ITEM-1","issue":"12","issued":{"date-parts":[["2021"]]},"title":"Detecting arsenic contamination using satellite imagery and machine learning","type":"article-journal","volume":"9"},"uris":["http://www.mendeley.com/documents/?uuid=5e9fb460-e8a8-4685-ad84-cd1d79784031"]}],"mendeley":{"formattedCitation":"[166]","plainTextFormattedCitation":"[166]","previouslyFormattedCitation":"[166]"},"properties":{"noteIndex":0},"schema":"https://github.com/citation-style-language/schema/raw/master/csl-citation.json"}</w:instrText>
      </w:r>
      <w:r w:rsidR="00536B1F" w:rsidRPr="00F24D71">
        <w:rPr>
          <w:rFonts w:cs="AdvOTb83ee1dd.B"/>
        </w:rPr>
        <w:fldChar w:fldCharType="separate"/>
      </w:r>
      <w:r w:rsidR="00792D1D" w:rsidRPr="00792D1D">
        <w:rPr>
          <w:rFonts w:cs="AdvOTb83ee1dd.B"/>
          <w:noProof/>
        </w:rPr>
        <w:t>[166]</w:t>
      </w:r>
      <w:r w:rsidR="00536B1F" w:rsidRPr="00F24D71">
        <w:rPr>
          <w:rFonts w:cs="AdvOTb83ee1dd.B"/>
        </w:rPr>
        <w:fldChar w:fldCharType="end"/>
      </w:r>
      <w:r w:rsidR="00536B1F" w:rsidRPr="00F24D71">
        <w:rPr>
          <w:rFonts w:cs="AdvOTb83ee1dd.B"/>
        </w:rPr>
        <w:t xml:space="preserve"> there are attempts to determine if a relationship exists between soil’s hyperspectral data and arsenic concentration using NASA’s Hyperion satellite. Liu et al., </w:t>
      </w:r>
      <w:r w:rsidR="00536B1F" w:rsidRPr="00F24D71">
        <w:rPr>
          <w:rFonts w:cs="AdvOTb83ee1dd.B"/>
        </w:rPr>
        <w:fldChar w:fldCharType="begin" w:fldLock="1"/>
      </w:r>
      <w:r w:rsidR="00455936">
        <w:rPr>
          <w:rFonts w:cs="AdvOTb83ee1dd.B"/>
        </w:rPr>
        <w:instrText>ADDIN CSL_CITATION {"citationItems":[{"id":"ITEM-1","itemData":{"DOI":"10.1016/j.scitotenv.2018.04.415","ISSN":"18791026","PMID":"29738893","abstract":"Regional-level information on heavy metal pollution in agro-ecosystems is essential for food security because excessive levels of heavy metals in crops may pose risks to humans. However, collecting this information over large areas is inherently costly. This paper investigates the possibility of applying multi-temporal Sentinel-2 satellite images to detect heavy metal-induced stress (i.e., Cd stress) in rice crops in four study areas in Zhuzhou City, Hunan Province, China. For this purpose, we compared seven Sentinel-2 images acquired in 2016 and 2017 with in situ measured hyper-spectral data, chlorophyll content, rice leaf area index, and heavy metal concentrations in soil collected from 2014 to 2017. Vegetation indices (VIs) related to red edge bands were referred to as the sensitive indicators for screening stressed rice from unstressed rice. The coefficients of spatio-temporal variation (CSTV) derived from the VIs allowed us to discriminate crops exposed to pollution from heavy metals as well as environmental stressors. The results indicate that (i) the red edge chlorophyll index, the red edge position index, and the normalized difference red edge 2 index derived from multi-temporal Sentinel-2 images were good indicators for screening stressed rice from unstressed rice; (ii) Rice under Cd stress remained stable with lower CSTV values of VIs overall growth stages in the experimental region, whereas rice under other stressors (i.e., pests and disease) showed abrupt changes at some growth stages and presented “hot spots” with greater CSTV values; and (iii) the proposed spatio-temporal anomaly detection method was successful at detecting rice under Cd stress; and CSTVs of rice VIs stabilized regardless of whether they were applied to consecutive growth stages or to two different crop years. This study suggests that regional heavy metal stress may be accurately detected using multi-temporal Sentinel-2 images, using VIs sensitive to the spatio-temporal characteristics of crops.","author":[{"dropping-particle":"","family":"Liu","given":"Meiling","non-dropping-particle":"","parse-names":false,"suffix":""},{"dropping-particle":"","family":"Wang","given":"Tiejun","non-dropping-particle":"","parse-names":false,"suffix":""},{"dropping-particle":"","family":"Skidmore","given":"Andrew K.","non-dropping-particle":"","parse-names":false,"suffix":""},{"dropping-particle":"","family":"Liu","given":"Xiangnan","non-dropping-particle":"","parse-names":false,"suffix":""}],"container-title":"Science of the Total Environment","id":"ITEM-1","issued":{"date-parts":[["2018"]]},"page":"18-29","publisher":"Elsevier B.V.","title":"Heavy metal-induced stress in rice crops detected using multi-temporal Sentinel-2 satellite images","type":"article-journal","volume":"637-638"},"uris":["http://www.mendeley.com/documents/?uuid=820a6290-9d77-4275-88b6-84d1f71d1868"]}],"mendeley":{"formattedCitation":"[55]","plainTextFormattedCitation":"[55]","previouslyFormattedCitation":"[55]"},"properties":{"noteIndex":0},"schema":"https://github.com/citation-style-language/schema/raw/master/csl-citation.json"}</w:instrText>
      </w:r>
      <w:r w:rsidR="00536B1F" w:rsidRPr="00F24D71">
        <w:rPr>
          <w:rFonts w:cs="AdvOTb83ee1dd.B"/>
        </w:rPr>
        <w:fldChar w:fldCharType="separate"/>
      </w:r>
      <w:r w:rsidR="00601B2A" w:rsidRPr="00601B2A">
        <w:rPr>
          <w:rFonts w:cs="AdvOTb83ee1dd.B"/>
          <w:noProof/>
        </w:rPr>
        <w:t>[55]</w:t>
      </w:r>
      <w:r w:rsidR="00536B1F" w:rsidRPr="00F24D71">
        <w:rPr>
          <w:rFonts w:cs="AdvOTb83ee1dd.B"/>
        </w:rPr>
        <w:fldChar w:fldCharType="end"/>
      </w:r>
      <w:r w:rsidR="00536B1F" w:rsidRPr="00F24D71">
        <w:rPr>
          <w:rFonts w:cs="AdvOTb83ee1dd.B"/>
        </w:rPr>
        <w:t xml:space="preserve"> investigates the possibility of applying multi-temporal Sentinel-2 satellite images to detect heavy metal-induced stress (i.e., Cd stress) in rice crops in four study areas in Zhuzhou City, Hunan Province, China</w:t>
      </w:r>
      <w:r w:rsidR="00293372" w:rsidRPr="00F24D71">
        <w:rPr>
          <w:rFonts w:cs="AdvOTb83ee1dd.B"/>
        </w:rPr>
        <w:t>.</w:t>
      </w:r>
    </w:p>
    <w:p w14:paraId="57D3A1BF" w14:textId="77777777" w:rsidR="004D6CA7" w:rsidRPr="00CC1DB4" w:rsidRDefault="00E816E3" w:rsidP="004D6CA7">
      <w:pPr>
        <w:pStyle w:val="ListParagraph"/>
        <w:numPr>
          <w:ilvl w:val="0"/>
          <w:numId w:val="6"/>
        </w:numPr>
        <w:jc w:val="both"/>
        <w:rPr>
          <w:rFonts w:ascii="Times New Roman" w:hAnsi="Times New Roman" w:cs="Times New Roman"/>
          <w:b/>
          <w:bCs/>
          <w:sz w:val="20"/>
          <w:szCs w:val="20"/>
        </w:rPr>
      </w:pPr>
      <w:r w:rsidRPr="00CC1DB4">
        <w:rPr>
          <w:rFonts w:ascii="Times New Roman" w:hAnsi="Times New Roman" w:cs="Times New Roman"/>
          <w:b/>
          <w:bCs/>
          <w:sz w:val="20"/>
          <w:szCs w:val="20"/>
        </w:rPr>
        <w:t>Spectral data analysis by machine learning</w:t>
      </w:r>
    </w:p>
    <w:p w14:paraId="6CF10CA0" w14:textId="77777777" w:rsidR="00E816E3" w:rsidRPr="00CC1DB4" w:rsidRDefault="00E816E3" w:rsidP="004E7AA9">
      <w:pPr>
        <w:pStyle w:val="ListParagraph"/>
        <w:numPr>
          <w:ilvl w:val="1"/>
          <w:numId w:val="6"/>
        </w:numPr>
        <w:jc w:val="both"/>
        <w:rPr>
          <w:rFonts w:ascii="Times New Roman" w:hAnsi="Times New Roman" w:cs="Times New Roman"/>
          <w:b/>
          <w:bCs/>
          <w:sz w:val="20"/>
          <w:szCs w:val="20"/>
        </w:rPr>
      </w:pPr>
      <w:r w:rsidRPr="00CC1DB4">
        <w:rPr>
          <w:rFonts w:ascii="Times New Roman" w:hAnsi="Times New Roman" w:cs="Times New Roman"/>
          <w:b/>
          <w:bCs/>
          <w:sz w:val="20"/>
          <w:szCs w:val="20"/>
        </w:rPr>
        <w:t>Regression</w:t>
      </w:r>
    </w:p>
    <w:p w14:paraId="767E5A12" w14:textId="77777777" w:rsidR="004D6CA7" w:rsidRPr="00CC1DB4" w:rsidRDefault="004D6CA7" w:rsidP="00293372">
      <w:pPr>
        <w:autoSpaceDE w:val="0"/>
        <w:autoSpaceDN w:val="0"/>
        <w:adjustRightInd w:val="0"/>
        <w:spacing w:after="0" w:line="240" w:lineRule="auto"/>
        <w:ind w:left="360" w:firstLine="360"/>
        <w:jc w:val="both"/>
      </w:pPr>
      <w:r w:rsidRPr="00CC1DB4">
        <w:t xml:space="preserve">Regression algorithms are often used to interpret spectral data </w:t>
      </w:r>
      <w:r w:rsidR="001A76DA" w:rsidRPr="00CC1DB4">
        <w:fldChar w:fldCharType="begin" w:fldLock="1"/>
      </w:r>
      <w:r w:rsidR="00455936">
        <w:instrText>ADDIN CSL_CITATION {"citationItems":[{"id":"ITEM-1","itemData":{"DOI":"10.1016/j.geoderma.2016.11.024","ISSN":"00167061","abstract":"Soil arsenic (As) contamination by anthropogenic and industrial activities is a problem of global concern. This pilot study demonstrates the feasibility of adapting the diffuse reflectance spectroscopy (DRS) approach using the visible near infrared (VisNIR) spectra for detecting soil As pollution. Further, spatial variability of soil As contamination was evaluated combining DRS based predictions and two geostatistical algorithms. The raw reflectance spectra were preprocessed using three spectral transformations for predicting soil As contamination using three multivariate algorithms. Quantitatively, better accuracy was produced by the elastic net-first derivative model (R2 = 0.97, residual prediction deviation = 6.32, RPIQ = 7.33, RMSE = 0.24 mg kg− 1). The prediction of soil As was dependent on the close association between soil As and spectrally active soil organic matter and Fe-/Al-oxides. Moreover, the As pollution risks hotspots were reasonably identified using ordinary kriging and indicator kriging interpolations based on DRS predicted As values.","author":[{"dropping-particle":"","family":"Chakraborty","given":"Somsubhra","non-dropping-particle":"","parse-names":false,"suffix":""},{"dropping-particle":"","family":"Weindorf","given":"David C.","non-dropping-particle":"","parse-names":false,"suffix":""},{"dropping-particle":"","family":"Deb","given":"Shovik","non-dropping-particle":"","parse-names":false,"suffix":""},{"dropping-particle":"","family":"Li","given":"Bin","non-dropping-particle":"","parse-names":false,"suffix":""},{"dropping-particle":"","family":"Paul","given":"Sathi","non-dropping-particle":"","parse-names":false,"suffix":""},{"dropping-particle":"","family":"Choudhury","given":"Ashok","non-dropping-particle":"","parse-names":false,"suffix":""},{"dropping-particle":"","family":"Ray","given":"Deb Prasad","non-dropping-particle":"","parse-names":false,"suffix":""}],"container-title":"Geoderma","id":"ITEM-1","issued":{"date-parts":[["2017"]]},"page":"72-81","title":"Rapid assessment of regional soil arsenic pollution risk via diffuse reflectance spectroscopy","type":"article-journal","volume":"289"},"uris":["http://www.mendeley.com/documents/?uuid=13f11fa4-d6c9-4b61-ac4c-d6452d575802"]}],"mendeley":{"formattedCitation":"[76]","plainTextFormattedCitation":"[76]","previouslyFormattedCitation":"[76]"},"properties":{"noteIndex":0},"schema":"https://github.com/citation-style-language/schema/raw/master/csl-citation.json"}</w:instrText>
      </w:r>
      <w:r w:rsidR="001A76DA" w:rsidRPr="00CC1DB4">
        <w:fldChar w:fldCharType="separate"/>
      </w:r>
      <w:r w:rsidR="00601B2A" w:rsidRPr="00601B2A">
        <w:rPr>
          <w:noProof/>
        </w:rPr>
        <w:t>[76]</w:t>
      </w:r>
      <w:r w:rsidR="001A76DA" w:rsidRPr="00CC1DB4">
        <w:fldChar w:fldCharType="end"/>
      </w:r>
      <w:r w:rsidRPr="00CC1DB4">
        <w:t xml:space="preserve">. For example, </w:t>
      </w:r>
      <w:r w:rsidR="00EB3347" w:rsidRPr="00CC1DB4">
        <w:t>invariable</w:t>
      </w:r>
      <w:r w:rsidRPr="00CC1DB4">
        <w:t xml:space="preserve"> regression is used to predict independent variables fr</w:t>
      </w:r>
      <w:r w:rsidR="00EB3347" w:rsidRPr="00CC1DB4">
        <w:t xml:space="preserve">om a single dependent variable </w:t>
      </w:r>
      <w:r w:rsidR="001A76DA" w:rsidRPr="00CC1DB4">
        <w:fldChar w:fldCharType="begin" w:fldLock="1"/>
      </w:r>
      <w:r w:rsidR="00455936">
        <w:instrText>ADDIN CSL_CITATION {"citationItems":[{"id":"ITEM-1","itemData":{"DOI":"10.1016/j.jhazmat.2016.01.022","ISSN":"18733336","PMID":"26844405","abstract":"This study systematically analyzed the performance of multivariate hyperspectral vegetation indices of rice (Oryza sativa L.) in estimating the arsenic content in agricultural soils. Field canopy reflectance spectra was obtained in the jointing-booting growth stage of rice. Newly developed and published multivariate vegetation indices were initially calculated to estimate soil arsenic content. The well-performing vegetation indices were then selected using successive projections algorithm (SPA), and the SPA selected vegetation indices were adopted to calibrate a multiple linear regression model for estimating soil arsenic content. Results showed that a three-band vegetation index (R716 - R568)/(R552 - R568) performed best in the newly developed vegetation indices in estimating soil arsenic content. The photochemical reflectance index (PRI) and red edge position (REP) performed well in the published vegetation indices. Moreover, the linear combination of two vegetation indices ((R716 - R568)/(R552 - R568) and REP) selected using SPA improved the estimation of soil arsenic content. These results indicated that the newly developed three-band vegetation index (R716 - R568)/(R552 - R568) might be recommended as an indicator for estimating soil arsenic content in the study area. PRI and REP could be used as universal vegetation indices for monitoring soil arsenic contamination.","author":[{"dropping-particle":"","family":"Shi","given":"Tiezhu","non-dropping-particle":"","parse-names":false,"suffix":""},{"dropping-particle":"","family":"Liu","given":"Huizeng","non-dropping-particle":"","parse-names":false,"suffix":""},{"dropping-particle":"","family":"Chen","given":"Yiyun","non-dropping-particle":"","parse-names":false,"suffix":""},{"dropping-particle":"","family":"Wang","given":"Junjie","non-dropping-particle":"","parse-names":false,"suffix":""},{"dropping-particle":"","family":"Wu","given":"Guofeng","non-dropping-particle":"","parse-names":false,"suffix":""}],"container-title":"Journal of Hazardous Materials","id":"ITEM-1","issued":{"date-parts":[["2016"]]},"page":"243-252","title":"Estimation of arsenic in agricultural soils using hyperspectral vegetation indices of rice","type":"article-journal","volume":"308"},"uris":["http://www.mendeley.com/documents/?uuid=11d50244-9ccd-42f6-934c-7199b4d2fe18"]}],"mendeley":{"formattedCitation":"[50]","plainTextFormattedCitation":"[50]","previouslyFormattedCitation":"[50]"},"properties":{"noteIndex":0},"schema":"https://github.com/citation-style-language/schema/raw/master/csl-citation.json"}</w:instrText>
      </w:r>
      <w:r w:rsidR="001A76DA" w:rsidRPr="00CC1DB4">
        <w:fldChar w:fldCharType="separate"/>
      </w:r>
      <w:r w:rsidR="00601B2A" w:rsidRPr="00601B2A">
        <w:rPr>
          <w:noProof/>
        </w:rPr>
        <w:t>[50]</w:t>
      </w:r>
      <w:r w:rsidR="001A76DA" w:rsidRPr="00CC1DB4">
        <w:fldChar w:fldCharType="end"/>
      </w:r>
      <w:r w:rsidRPr="00CC1DB4">
        <w:t xml:space="preserve"> used this approach to predict soil As levels (R2 = 0.56). However, as multiple dependent variables can usually be extracted from spectral data, multiple linear </w:t>
      </w:r>
      <w:r w:rsidRPr="00CC1DB4">
        <w:lastRenderedPageBreak/>
        <w:t xml:space="preserve">regression (MLR) is more commonly used. Compared to other advanced multivariate algorithms, MLR is easier to perform and interpret. However, MLR prediction accuracy is reduced when predictor variables involve non-linear relationships. Kemper and Sommer </w:t>
      </w:r>
      <w:r w:rsidR="001A76DA" w:rsidRPr="00CC1DB4">
        <w:fldChar w:fldCharType="begin" w:fldLock="1"/>
      </w:r>
      <w:r w:rsidR="00455936">
        <w:instrText>ADDIN CSL_CITATION {"citationItems":[{"id":"ITEM-1","itemData":{"DOI":"10.1021/es015747j","ISSN":"0013936X","PMID":"12099473","abstract":"The possibility to adapt chemometrics approaches for the quantitative estimation of heavy metals in soils polluted by a mining accident was explored. In April 1998, the dam of a mine tailings pond in Aznalcóllar (Spain) collapsed and flooded an area of more than 4000 ha with pyritic sludge contaminated with high concentrations of heavy metals. Six months after the end of the first remediation campaign, soil samples were collected for chemical analysis and measurement of visible to near-infrared reflectance (0.35-2.4 μm). Concentrations for As, Cd, Cu, Fe, Hg, Pb, S, Sb, and Zn were well above background values. Prediction of heavy metals was achieved by stepwise multiple linear regression analysis (MLR) and an artificial neural network (ANN) approach. It was possible to predict six out of nine elements with high accuracy. Best R2 between predicted and chemically analyzed concentrations were As, 0.84; Fe, 0.72; Hg, 0.96; Pb, 0.95; S, 0.87; and Sb, 0.93. Results for Cd (0.51), Cu (0.43), and Zn (0.24) were not significant. MLR and ANN both achieved similar results. Correlation analysis revealed that most wavelengths important for prediction could be attributed to absorptions features of iron and iron oxides. These results indicate that it is feasible to predict heavy metals in soils contaminated by mining residuals using the rapid and cost-effective reflectance spectroscopy.","author":[{"dropping-particle":"","family":"Kemper","given":"Thomas","non-dropping-particle":"","parse-names":false,"suffix":""},{"dropping-particle":"","family":"Sommer","given":"Stefan","non-dropping-particle":"","parse-names":false,"suffix":""}],"container-title":"Environmental Science and Technology","id":"ITEM-1","issue":"12","issued":{"date-parts":[["2002"]]},"page":"2742-2747","title":"Estimate of heavy metal contamination in soils after a mining accident using reflectance spectroscopy","type":"article-journal","volume":"36"},"uris":["http://www.mendeley.com/documents/?uuid=47613491-f138-474b-bdf6-c21a85ca0d6d"]}],"mendeley":{"formattedCitation":"[78]","plainTextFormattedCitation":"[78]","previouslyFormattedCitation":"[78]"},"properties":{"noteIndex":0},"schema":"https://github.com/citation-style-language/schema/raw/master/csl-citation.json"}</w:instrText>
      </w:r>
      <w:r w:rsidR="001A76DA" w:rsidRPr="00CC1DB4">
        <w:fldChar w:fldCharType="separate"/>
      </w:r>
      <w:r w:rsidR="00601B2A" w:rsidRPr="00601B2A">
        <w:rPr>
          <w:noProof/>
        </w:rPr>
        <w:t>[78]</w:t>
      </w:r>
      <w:r w:rsidR="001A76DA" w:rsidRPr="00CC1DB4">
        <w:fldChar w:fldCharType="end"/>
      </w:r>
      <w:r w:rsidRPr="00CC1DB4">
        <w:t xml:space="preserve"> employed MLR to predict the concentration of heavy metals from spectral data (R2 = 0.234e0.957). Ng et al. </w:t>
      </w:r>
      <w:r w:rsidR="001A76DA" w:rsidRPr="00CC1DB4">
        <w:fldChar w:fldCharType="begin" w:fldLock="1"/>
      </w:r>
      <w:r w:rsidR="00455936">
        <w:instrText>ADDIN CSL_CITATION {"citationItems":[{"id":"ITEM-1","itemData":{"DOI":"10.1016/j.geoderma.2016.11.030","ISSN":"00167061","abstract":"Soil sensing using infrared spectroscopy has been proposed as an alternative to conventional soil analysis to detect soil contamination. This study evaluated the use of field portable and laboratory benchtop infrared spectrometers in both the near infrared (NIR) and mid infrared (MIR) region for rapid, non-destructive assessment of petroleum contaminated soils. A laboratory study of soils spiked with petroleum products showed that several factors can affect the infrared absorbance. These include soil texture, organic matter content, and the types and concentrations of contaminants. Despite these factors, infrared regions that are affected by hydrocarbon contamination can be readily found in 2990–2810 cm− 1 in the MIR range, and 2300–2340 nm in the NIR range. Using continuum-removed spectra, the effects of soil and contaminant factors on the absorbance peaks were isolated. This study also created statistical models to predict total recoverable petroleum hydrocarbons concentration in soils by utilizing the absorption features found in the mid-infrared region spectra. Subsequently, three different approaches were tested for the prediction of Total Recoverable Hydrocarbon (TRH) concentration on 72 field contaminated samples: (i) linear regression using only 1 infrared region, (ii) multiple linear regression (MLR) using 4 regions in the MIR, and (iii) partial least square regression (PLSR) which use the whole spectra. The model created using MLR approach for portable MIR spectrometer outperformed the benchtop MIR spectrometer with a coefficient of determination (R2) of 0.71 and 0.53 respectively. While PLSR model for portable spectrometer show a better prediction for TRH prediction (R2 = 0.75), the MLR can also achieve a similar performance (R2 = 0.71) by using only 4 regions in the MIR spectra as predictors.","author":[{"dropping-particle":"","family":"Ng","given":"Wartini","non-dropping-particle":"","parse-names":false,"suffix":""},{"dropping-particle":"","family":"Malone","given":"Brendan P.","non-dropping-particle":"","parse-names":false,"suffix":""},{"dropping-particle":"","family":"Minasny","given":"Budiman","non-dropping-particle":"","parse-names":false,"suffix":""}],"container-title":"Geoderma","id":"ITEM-1","issued":{"date-parts":[["2017"]]},"page":"150-160","title":"Rapid assessment of petroleum-contaminated soils with infrared spectroscopy","type":"article-journal","volume":"289"},"uris":["http://www.mendeley.com/documents/?uuid=a80d8782-c491-43e3-b149-bbf70bd3720e"]}],"mendeley":{"formattedCitation":"[69]","plainTextFormattedCitation":"[69]","previouslyFormattedCitation":"[69]"},"properties":{"noteIndex":0},"schema":"https://github.com/citation-style-language/schema/raw/master/csl-citation.json"}</w:instrText>
      </w:r>
      <w:r w:rsidR="001A76DA" w:rsidRPr="00CC1DB4">
        <w:fldChar w:fldCharType="separate"/>
      </w:r>
      <w:r w:rsidR="00601B2A" w:rsidRPr="00601B2A">
        <w:rPr>
          <w:noProof/>
        </w:rPr>
        <w:t>[69]</w:t>
      </w:r>
      <w:r w:rsidR="001A76DA" w:rsidRPr="00CC1DB4">
        <w:fldChar w:fldCharType="end"/>
      </w:r>
      <w:r w:rsidR="00EB3347" w:rsidRPr="00CC1DB4">
        <w:t xml:space="preserve"> </w:t>
      </w:r>
      <w:r w:rsidRPr="00CC1DB4">
        <w:t xml:space="preserve">used this approach to predict soil TPH levels (R2 = 0.71). The most used techniques for interpreting spectral data are principle component regression (PCR) and partial least squares regression (PLSR). PCR is a two-step technique in which predictor variables are transformed into principal components by principal component analysis (PCA), which are then inputted as predictors into MLR </w:t>
      </w:r>
      <w:r w:rsidR="001A76DA" w:rsidRPr="00CC1DB4">
        <w:fldChar w:fldCharType="begin" w:fldLock="1"/>
      </w:r>
      <w:r w:rsidR="00455936">
        <w:instrText>ADDIN CSL_CITATION {"citationItems":[{"id":"ITEM-1","itemData":{"DOI":"10.1021/es0492642","ISSN":"0013936X","PMID":"15757352","abstract":"Conventional methods for investigating soil Hg contamination based on raster sampling and chemical analysis are time-consuming and relatively expensive. The objective of this study was to develop a rapid method for investigating Hg concentration in suburban agricultural soils of the Nanjing region using reflectance spectra within the visible-near-infrared (VNIR) region. Several spectral pretreatments (absorbance, Kubelka-Munk transformations and their derivatives) were applied to the reflectance spectra to optimize the accuracy of prediction. The prediction of Hg concentration was achieved by univariate regression and principal component regression (PCR) approaches. The optimal model (R = 0.69, RMSEP = 0.15) for predicting Hg was achieved using the PCR method with the Kubelka-Munk transformation as the spectral predictor. Comparison of three wavelength ranges (0.38-1.1, 1.0-2.5, and 0.38-2.5 μm) on the effect of prediction accuracy showed that the best results were acquired using the 1.0-2.5 μm spectral region. Correlation analysis revealed that Hg concentration was negatively correlated with soil reflectance while positively correlated with the absorption depths of goethite at 0.496 μm and clay minerals at 2.21 μm, suggesting that Hg-sorption by clay-size mineral assemblages in soils was the mechanism by which to predict spectrally featureless Hg. These results indicate that it is feasible to predict Hg levels in agricultural soils using the rapid and cost-effective reflectance spectroscopy. Future study with operational remote sensing techniques and field measurements is strongly recommended.","author":[{"dropping-particle":"","family":"Wu","given":"Yun Zhao","non-dropping-particle":"","parse-names":false,"suffix":""},{"dropping-particle":"","family":"Chen","given":"Jun","non-dropping-particle":"","parse-names":false,"suffix":""},{"dropping-particle":"","family":"Ji","given":"Jun Feng","non-dropping-particle":"","parse-names":false,"suffix":""},{"dropping-particle":"","family":"Tian","given":"Qing Jiu","non-dropping-particle":"","parse-names":false,"suffix":""},{"dropping-particle":"","family":"Wu","given":"Xin Min","non-dropping-particle":"","parse-names":false,"suffix":""}],"container-title":"Environmental Science and Technology","id":"ITEM-1","issue":"3","issued":{"date-parts":[["2005"]]},"page":"873-878","title":"Feasibility of reflectance spectroscopy for the assessment of soil mercury contamination","type":"article-journal","volume":"39"},"uris":["http://www.mendeley.com/documents/?uuid=b3b113a3-dd91-4702-a808-3c8b7894ade6"]}],"mendeley":{"formattedCitation":"[58]","plainTextFormattedCitation":"[58]","previouslyFormattedCitation":"[58]"},"properties":{"noteIndex":0},"schema":"https://github.com/citation-style-language/schema/raw/master/csl-citation.json"}</w:instrText>
      </w:r>
      <w:r w:rsidR="001A76DA" w:rsidRPr="00CC1DB4">
        <w:fldChar w:fldCharType="separate"/>
      </w:r>
      <w:r w:rsidR="00601B2A" w:rsidRPr="00601B2A">
        <w:rPr>
          <w:noProof/>
        </w:rPr>
        <w:t>[58]</w:t>
      </w:r>
      <w:r w:rsidR="001A76DA" w:rsidRPr="00CC1DB4">
        <w:fldChar w:fldCharType="end"/>
      </w:r>
      <w:r w:rsidRPr="00CC1DB4">
        <w:t xml:space="preserve">. The first step allows multi-linear problems to be solved. As an enhancement to PCR, PLSR has a similar structure but also takes response variables into account in the PCA step. Therefore, PLSR not only handles multi-linear data but also allows for the number of variables to exceeds that of the samples </w:t>
      </w:r>
      <w:r w:rsidR="001A76DA" w:rsidRPr="00CC1DB4">
        <w:fldChar w:fldCharType="begin" w:fldLock="1"/>
      </w:r>
      <w:r w:rsidR="00792D1D">
        <w:instrText>ADDIN CSL_CITATION {"citationItems":[{"id":"ITEM-1","itemData":{"DOI":"10.1021/es405361n","ISSN":"15205851","PMID":"24804926","abstract":"The objective of this study was to explore the feasibility and to investigate the mechanism for rapidly monitoring arsenic (As) contamination in agricultural soils with the reflectance spectra of rice plants. Several data pretreatment methods were applied to improve the prediction accuracy. The prediction of soil As contents was achieved by partial least-squares regression (PLSR) using laboratory and field spectra of rice plants, as well as linear regression employing normalized difference spectral index (NDSI) calculated from fild spectra. For laboratory spectra, the optimal PLSR model for predicting soil As contents was achieved using Savitzky-Golay smoothing (SG), first derivative and mean center (MC) (root-mean-square error of prediction (RMSEP) = 14.7 mg kg-1; r = 0.64; residual predictive deviation (RPD) = 1.31). For field spectra, the optimal PLSR model was also achieved using SG, first derivative and MC (RMSEP = 13.7 mg kg-1; r = 0.71; RPD = 1.43). In addition, the NDSI with 812 and 782 nm obtained a prediction accuracy with r = 0.68, RMSEP = 13.7 mg kg-1, and RPD = 1.36. These results indicated that it was feasible to monitor the As contamination in agricultural soils using the reflectance spectra of rice plants. The prediction mechanism might be the relationship between the As contents in soils and the chlorophyll-a/-b contents and cell structure in leaves or canopies of rice plants. © 2014 American Chemical Society.","author":[{"dropping-particle":"","family":"Shi","given":"Tiezhu","non-dropping-particle":"","parse-names":false,"suffix":""},{"dropping-particle":"","family":"Liu","given":"Huizeng","non-dropping-particle":"","parse-names":false,"suffix":""},{"dropping-particle":"","family":"Wang","given":"Junjie","non-dropping-particle":"","parse-names":false,"suffix":""},{"dropping-particle":"","family":"Chen","given":"Yiyun","non-dropping-particle":"","parse-names":false,"suffix":""},{"dropping-particle":"","family":"Fei","given":"Teng","non-dropping-particle":"","parse-names":false,"suffix":""},{"dropping-particle":"","family":"Wu","given":"Guofeng","non-dropping-particle":"","parse-names":false,"suffix":""}],"container-title":"Environmental Science and Technology","id":"ITEM-1","issue":"11","issued":{"date-parts":[["2014"]]},"page":"6264-6272","title":"Monitoring arsenic contamination in agricultural soils with reflectance spectroscopy of rice plants","type":"article-journal","volume":"48"},"uris":["http://www.mendeley.com/documents/?uuid=8e094a38-8c01-4917-8313-6e59986c0bf5"]},{"id":"ITEM-2","itemData":{"DOI":"10.1016/j.geoderma.2013.10.024","ISSN":"00167061","abstract":"In order to monitor the accumulation of heavy metals effectively and avoid the damage to the health of agricultural soils, a promising approach is to predict low concentrations of heavy metals in soils using visible and near-infrared (VNIR) reflectance spectroscopy coupled with calibration techniques. This study aimed to (i) compare the performance of a combination of partial least squares regression with genetic algorithm (GA-PLSR) against a general PLSR for predicting low concentrations of four heavy metals (i.e., As, Pb, Zn and Cu) in agricultural soils; (ii) explore the transferability of GA-PLSR models defined on one subset of land-use types to the other types; and (iii) to investigate the predictive mechanism for the prediction of the metals. One hundred soil samples were collected in the field locating at Yixing in China, and VNIR reflectance (350-2500. nm) spectra were measured in a laboratory. With the entire soil samples, GA-PLSR and PLSR models were calibrated for the four heavy metals using a leave-one-out cross-validation procedure. The GA-PLSR models achieved better cross-validated accuracies than the PLSR models. For the transferability of GA-PLSR models, the soil samples were divided into three pairs of training sets and test sets from different land-use types. Three GA-PLSR models defined on the training sets had good transferability to the test sets, but nine GA-PLSR models were not successful. As for the predictive mechanism, besides the widely-used correlation analysis between OM and the metals, the relationship between the content of OM and the prediction accuracy of the metals was investigated and the similarity of the important wavelengths for OM and the metals was compared. The three methods verified that OM had a significant correlation with the predictions of the spectrally-featureless metals (Pb, Zn and Cu) from VNIR reflectance. We conclude that GA-PLSR modeling has a better capability for the prediction of the low heavy metal concentrations from VNIR reflectance, and it has a potential of transferability between different land-use types, and its accuracy is fundamentally influenced by OM. © 2013 Elsevier B.V.","author":[{"dropping-particle":"","family":"Wang","given":"Junjie","non-dropping-particle":"","parse-names":false,"suffix":""},{"dropping-particle":"","family":"Cui","given":"Lijuan","non-dropping-particle":"","parse-names":false,"suffix":""},{"dropping-particle":"","family":"Gao","given":"Wenxiu","non-dropping-particle":"","parse-names":false,"suffix":""},{"dropping-particle":"","family":"Shi","given":"Tiezhu","non-dropping-particle":"","parse-names":false,"suffix":""},{"dropping-particle":"","family":"Chen","given":"Yiyun","non-dropping-particle":"","parse-names":false,"suffix":""},{"dropping-particle":"","family":"Gao","given":"Yin","non-dropping-particle":"","parse-names":false,"suffix":""}],"container-title":"Geoderma","id":"ITEM-2","issued":{"date-parts":[["2014"]]},"page":"1-9","title":"Prediction of low heavy metal concentrations in agricultural soils using visible and near-infrared reflectance spectroscopy","type":"article-journal","volume":"216"},"uris":["http://www.mendeley.com/documents/?uuid=0c27a82d-51bf-47e5-9aa4-bbf69a3d4dd3"]}],"mendeley":{"formattedCitation":"[63], [97]","plainTextFormattedCitation":"[63], [97]","previouslyFormattedCitation":"[63], [97]"},"properties":{"noteIndex":0},"schema":"https://github.com/citation-style-language/schema/raw/master/csl-citation.json"}</w:instrText>
      </w:r>
      <w:r w:rsidR="001A76DA" w:rsidRPr="00CC1DB4">
        <w:fldChar w:fldCharType="separate"/>
      </w:r>
      <w:r w:rsidR="00792D1D" w:rsidRPr="00792D1D">
        <w:rPr>
          <w:noProof/>
        </w:rPr>
        <w:t>[63], [97]</w:t>
      </w:r>
      <w:r w:rsidR="001A76DA" w:rsidRPr="00CC1DB4">
        <w:fldChar w:fldCharType="end"/>
      </w:r>
      <w:r w:rsidRPr="00CC1DB4">
        <w:t xml:space="preserve">. Douglas et al. </w:t>
      </w:r>
      <w:r w:rsidR="001A76DA" w:rsidRPr="00CC1DB4">
        <w:fldChar w:fldCharType="begin" w:fldLock="1"/>
      </w:r>
      <w:r w:rsidR="00455936">
        <w:instrText>ADDIN CSL_CITATION {"citationItems":[{"id":"ITEM-1","itemData":{"DOI":"10.1016/j.scitotenv.2018.01.122","ISSN":"18791026","PMID":"29898518","abstract":"This study investigated the sensitivity of visible near-infrared spectroscopy (vis-NIR) to discriminate between fresh and weathered oil contaminated soils. The performance of random forest (RF) and partial least squares regression (PLSR) for the estimation of total petroleum hydrocarbon (TPH) throughout the time was also explored. Soil samples (n = 13) with 5 different textures of sandy loam, sandy clay loam, clay loam, sandy clay and clay were collected from 10 different locations across the Cranfield University's Research Farm (UK). A series of soil mesocosms was then set up where each soil sample was spiked with 10 ml of Alaskan crude oil (equivalent to 8450 mg/kg), allowed to equilibrate for 48 h (T2 d) and further kept at room temperature (21 °C). Soils scanning was carried out before spiking (control TC) and then after 2 days (T2 d) and months 4 (T4 m), 8 (T8 m), 12 (T12 m), 16 (T16 m), 20 (T20 m), 24 (T24 m), whereas gas chromatography mass spectroscopy (GC–MS) analysis was performed on T2 d, T4 m, T12 m, T16 m, T20 m, and T24 m. Soil scanning was done simultaneously using an AgroSpec spectrometer (305 to 2200 nm) (tec5 Technology for Spectroscopy, Germany) and Analytical Spectral Device (ASD) spectrometer (350 to 2500 nm) (ASDI, USA) to assess and compare their sensitivity and response against GC–MS data. Principle component analysis (PCA) showed that ASD performed better than tec5 for discriminating weathered versus fresh oil contaminated soil samples. The prediction results proved that RF models outperformed PLSR and resulted in coefficient of determination (R2) of 0.92, ratio of prediction deviation (RPD) of 3.79, and root mean square error of prediction (RMSEP) of 108.56 mg/kg. Overall, the results demonstrate that vis–NIR is a promising tool for rapid site investigation of weathered oil contamination in soils and for TPH monitoring without the need of collecting soil samples and lengthy hydrocarbon extraction for further quantification analysis.","author":[{"dropping-particle":"","family":"Douglas","given":"R. K.","non-dropping-particle":"","parse-names":false,"suffix":""},{"dropping-particle":"","family":"Nawar","given":"S.","non-dropping-particle":"","parse-names":false,"suffix":""},{"dropping-particle":"","family":"Cipullo","given":"S.","non-dropping-particle":"","parse-names":false,"suffix":""},{"dropping-particle":"","family":"Alamar","given":"M. C.","non-dropping-particle":"","parse-names":false,"suffix":""},{"dropping-particle":"","family":"Coulon","given":"F.","non-dropping-particle":"","parse-names":false,"suffix":""},{"dropping-particle":"","family":"Mouazen","given":"A. M.","non-dropping-particle":"","parse-names":false,"suffix":""}],"container-title":"Science of the Total Environment","id":"ITEM-1","issued":{"date-parts":[["2018"]]},"page":"1108-1120","title":"Evaluation of vis-NIR reflectance spectroscopy sensitivity to weathering for enhanced assessment of oil contaminated soils","type":"article-journal","volume":"626"},"uris":["http://www.mendeley.com/documents/?uuid=25d31996-a8d2-4e63-9bcb-2f1c22dc2850"]}],"mendeley":{"formattedCitation":"[54]","plainTextFormattedCitation":"[54]","previouslyFormattedCitation":"[54]"},"properties":{"noteIndex":0},"schema":"https://github.com/citation-style-language/schema/raw/master/csl-citation.json"}</w:instrText>
      </w:r>
      <w:r w:rsidR="001A76DA" w:rsidRPr="00CC1DB4">
        <w:fldChar w:fldCharType="separate"/>
      </w:r>
      <w:r w:rsidR="00601B2A" w:rsidRPr="00601B2A">
        <w:rPr>
          <w:noProof/>
        </w:rPr>
        <w:t>[54]</w:t>
      </w:r>
      <w:r w:rsidR="001A76DA" w:rsidRPr="00CC1DB4">
        <w:fldChar w:fldCharType="end"/>
      </w:r>
      <w:r w:rsidRPr="00CC1DB4">
        <w:t xml:space="preserve"> and Webster et al. </w:t>
      </w:r>
      <w:r w:rsidR="001A76DA" w:rsidRPr="00CC1DB4">
        <w:fldChar w:fldCharType="begin" w:fldLock="1"/>
      </w:r>
      <w:r w:rsidR="004B640A">
        <w:instrText>ADDIN CSL_CITATION {"citationItems":[{"id":"ITEM-1","itemData":{"DOI":"10.1016/j.talanta.2016.07.044","ISSN":"00399140","abstract":"This manuscript reports on the performance of a hand-held diffuse reflectance (mid)-infrared Fourier transform (DRIFT) spectrometer for the prediction of total petroleum hydrocarbons (TPH) in three different diesel-contaminated soils. These soils include: a carbonate dominated clay, a kaolinite dominated clay and a loam from Padova Italy, north Western Australia and southern Nigeria, respectively. Soils were analysed for TPH concentration using a standard laboratory methods and scanned in DRIFT mode with the hand-held spectrometer to determine TPH calibration models. Successful partial least square regression (PLSR) predictions, with coefficient of determination (R2) ~0.99 and root mean square error (RMSE) &lt;200 mg/kg, were obtained for the low range TPH concentrations of 0 to ~3,000 mg/kg. These predictions were carried out using a set of independent samples for each soil type. Prediction models were also tested for the full concentration range (0–60,000 mg/kg) for each soil type model with R2 and RMSE values of ~0.99 and &lt;1,255 mg/kg, respectively. Furthermore, a number of intermediate concentration range models were also generated for each soil type with similar R2 values of ~0.99 and RMSE values &lt;800 mg/kg. This study shows the capability of using a portable mid-infrared (MIR) DRIFT spectrometer for predicting TPH in a variety of soil types and the potential for being a rapid in-field screening method for TPH concentration levels at common regulatory thresholds. A novel hand-held mid-infrared instrument can accurately detect TPH across different soil types and concentrations, which paves the way for a variety of applications in the field.","author":[{"dropping-particle":"","family":"Webster","given":"Grant T.","non-dropping-particle":"","parse-names":false,"suffix":""},{"dropping-particle":"","family":"Soriano-Disla","given":"José M.","non-dropping-particle":"","parse-names":false,"suffix":""},{"dropping-particle":"","family":"Kirk","given":"Joel","non-dropping-particle":"","parse-names":false,"suffix":""},{"dropping-particle":"","family":"Janik","given":"Leslie J.","non-dropping-particle":"","parse-names":false,"suffix":""},{"dropping-particle":"","family":"Forrester","given":"Sean T.","non-dropping-particle":"","parse-names":false,"suffix":""},{"dropping-particle":"","family":"McLaughlin","given":"Mike J.","non-dropping-particle":"","parse-names":false,"suffix":""},{"dropping-particle":"","family":"Stewart","given":"Richard J.","non-dropping-particle":"","parse-names":false,"suffix":""}],"container-title":"Talanta","id":"ITEM-1","issued":{"date-parts":[["2016"]]},"page":"410-416","title":"Rapid prediction of total petroleum hydrocarbons in soil using a hand-held mid-infrared field instrument","type":"article-journal","volume":"160"},"uris":["http://www.mendeley.com/documents/?uuid=30c08080-f0e1-4691-b612-5b492f04e927"]}],"mendeley":{"formattedCitation":"[167]","plainTextFormattedCitation":"[167]","previouslyFormattedCitation":"[167]"},"properties":{"noteIndex":0},"schema":"https://github.com/citation-style-language/schema/raw/master/csl-citation.json"}</w:instrText>
      </w:r>
      <w:r w:rsidR="001A76DA" w:rsidRPr="00CC1DB4">
        <w:fldChar w:fldCharType="separate"/>
      </w:r>
      <w:r w:rsidR="00792D1D" w:rsidRPr="00792D1D">
        <w:rPr>
          <w:noProof/>
        </w:rPr>
        <w:t>[167]</w:t>
      </w:r>
      <w:r w:rsidR="001A76DA" w:rsidRPr="00CC1DB4">
        <w:fldChar w:fldCharType="end"/>
      </w:r>
      <w:r w:rsidRPr="00CC1DB4">
        <w:t xml:space="preserve"> used PLSR to predict soil TPH levels with Vis-NIR and MIR spectral data, reporting R2 values of 0.63 and 0.99, respectively. Other regression approaches include elastic net regression (ENR) and penalized spline regression (PSR). ENR overcomes the problem of overfitting, whereas PSR is able to solve problems of high-dimensional data analysis. Both ENR and PSR have been utilized to predict soil As levels with reported R2 values of 0.97 and 0.89, respectively </w:t>
      </w:r>
      <w:r w:rsidR="001A76DA" w:rsidRPr="00CC1DB4">
        <w:fldChar w:fldCharType="begin" w:fldLock="1"/>
      </w:r>
      <w:r w:rsidR="00455936">
        <w:instrText>ADDIN CSL_CITATION {"citationItems":[{"id":"ITEM-1","itemData":{"DOI":"10.1016/j.geoderma.2016.11.024","ISSN":"00167061","abstract":"Soil arsenic (As) contamination by anthropogenic and industrial activities is a problem of global concern. This pilot study demonstrates the feasibility of adapting the diffuse reflectance spectroscopy (DRS) approach using the visible near infrared (VisNIR) spectra for detecting soil As pollution. Further, spatial variability of soil As contamination was evaluated combining DRS based predictions and two geostatistical algorithms. The raw reflectance spectra were preprocessed using three spectral transformations for predicting soil As contamination using three multivariate algorithms. Quantitatively, better accuracy was produced by the elastic net-first derivative model (R2 = 0.97, residual prediction deviation = 6.32, RPIQ = 7.33, RMSE = 0.24 mg kg− 1). The prediction of soil As was dependent on the close association between soil As and spectrally active soil organic matter and Fe-/Al-oxides. Moreover, the As pollution risks hotspots were reasonably identified using ordinary kriging and indicator kriging interpolations based on DRS predicted As values.","author":[{"dropping-particle":"","family":"Chakraborty","given":"Somsubhra","non-dropping-particle":"","parse-names":false,"suffix":""},{"dropping-particle":"","family":"Weindorf","given":"David C.","non-dropping-particle":"","parse-names":false,"suffix":""},{"dropping-particle":"","family":"Deb","given":"Shovik","non-dropping-particle":"","parse-names":false,"suffix":""},{"dropping-particle":"","family":"Li","given":"Bin","non-dropping-particle":"","parse-names":false,"suffix":""},{"dropping-particle":"","family":"Paul","given":"Sathi","non-dropping-particle":"","parse-names":false,"suffix":""},{"dropping-particle":"","family":"Choudhury","given":"Ashok","non-dropping-particle":"","parse-names":false,"suffix":""},{"dropping-particle":"","family":"Ray","given":"Deb Prasad","non-dropping-particle":"","parse-names":false,"suffix":""}],"container-title":"Geoderma","id":"ITEM-1","issued":{"date-parts":[["2017"]]},"page":"72-81","title":"Rapid assessment of regional soil arsenic pollution risk via diffuse reflectance spectroscopy","type":"article-journal","volume":"289"},"uris":["http://www.mendeley.com/documents/?uuid=9102adb8-65f6-478d-936c-a7b4f58dc72f"]}],"mendeley":{"formattedCitation":"[76]","plainTextFormattedCitation":"[76]","previouslyFormattedCitation":"[76]"},"properties":{"noteIndex":0},"schema":"https://github.com/citation-style-language/schema/raw/master/csl-citation.json"}</w:instrText>
      </w:r>
      <w:r w:rsidR="001A76DA" w:rsidRPr="00CC1DB4">
        <w:fldChar w:fldCharType="separate"/>
      </w:r>
      <w:r w:rsidR="00601B2A" w:rsidRPr="00601B2A">
        <w:rPr>
          <w:noProof/>
        </w:rPr>
        <w:t>[76]</w:t>
      </w:r>
      <w:r w:rsidR="001A76DA" w:rsidRPr="00CC1DB4">
        <w:fldChar w:fldCharType="end"/>
      </w:r>
    </w:p>
    <w:p w14:paraId="68525FCB" w14:textId="77777777" w:rsidR="004D6CA7" w:rsidRPr="00CC1DB4" w:rsidRDefault="004D6CA7" w:rsidP="001A76DA">
      <w:pPr>
        <w:autoSpaceDE w:val="0"/>
        <w:autoSpaceDN w:val="0"/>
        <w:adjustRightInd w:val="0"/>
        <w:spacing w:after="0" w:line="240" w:lineRule="auto"/>
        <w:ind w:left="360" w:firstLine="720"/>
        <w:jc w:val="both"/>
      </w:pPr>
      <w:r w:rsidRPr="00CC1DB4">
        <w:t xml:space="preserve">While PLSR is the most common regression algorithm for hyperspectral data </w:t>
      </w:r>
      <w:r w:rsidR="001A76DA" w:rsidRPr="00CC1DB4">
        <w:fldChar w:fldCharType="begin" w:fldLock="1"/>
      </w:r>
      <w:r w:rsidR="004B640A">
        <w:instrText>ADDIN CSL_CITATION {"citationItems":[{"id":"ITEM-1","itemData":{"DOI":"10.1016/j.rse.2018.09.015","ISSN":"00344257","abstract":"Soil Organic Carbon (SOC) is a useful representative of soil fertility and an essential parameter in controlling the dynamics of various agrochemicals in soil. Soil texture is also used to calculate soil's ability to retain water for plant growth. SOC and soil texture are thus important parameters of agricultural soils and need to be regularly monitored. Optical satellite remote sensing offers the potential for frequent surveys over large areas. In addition, the recently-operated Sentinel-2 missions provide free imagery. This study compared the capabilities of Sentinel-2 for monitoring and mapping of SOC and soil texture (clay, silt and sand content) with those obtained from airborne hyperspectral (CASI/SASI sensors) and lab ASD FieldSpec spectroradiometer measurements at four agricultural sites in the Czech Republic. Combination of 10 extracted bands of the Sentinel-2 and 18 spectral indices, as independent variables, were used to train prediction models and then produce spatial distribution maps of the selected attributes. Results showed that the prediction accuracy based on lab spectroscopy, airborne and Sentinel-2 in the majority of the sites was adequate for SOC and fair for clay; however, Sentinel-2 imagery could not be used to detect and map variations in silt and sand. The SOC and clay maps derived from the airborne and spaceborne datasets showed similar trend, with both performing better where SOC levels were relatively high, though at the highest levels Sentinel-2 was able to create the SOC map more precisely than the airborne sensors. Taken across all SOC levels measured in the reference data, Sentinel-2 results were marginally lower than lab spectroscopy and airborne imagery, but this reduction in precision may be offset by the extensive geographical coverage and more frequent revisit characteristic of satellite observation. The increased temporal revisit and area are expected to be positive enhancements to the acquisition of high-quality information on variations in SOC and clay content of bare soils.","author":[{"dropping-particle":"","family":"Gholizadeh","given":"Asa","non-dropping-particle":"","parse-names":false,"suffix":""},{"dropping-particle":"","family":"Žižala","given":"Daniel","non-dropping-particle":"","parse-names":false,"suffix":""},{"dropping-particle":"","family":"Saberioon","given":"Mohammadmehdi","non-dropping-particle":"","parse-names":false,"suffix":""},{"dropping-particle":"","family":"Borůvka","given":"Luboš","non-dropping-particle":"","parse-names":false,"suffix":""}],"container-title":"Remote Sensing of Environment","id":"ITEM-1","issued":{"date-parts":[["2018"]]},"page":"89-103","title":"Soil organic carbon and texture retrieving and mapping using proximal, airborne and Sentinel-2 spectral imaging","type":"article-journal","volume":"218"},"uris":["http://www.mendeley.com/documents/?uuid=a4706a89-926b-4f58-9788-a0a02c26ca84"]}],"mendeley":{"formattedCitation":"[168]","plainTextFormattedCitation":"[168]","previouslyFormattedCitation":"[168]"},"properties":{"noteIndex":0},"schema":"https://github.com/citation-style-language/schema/raw/master/csl-citation.json"}</w:instrText>
      </w:r>
      <w:r w:rsidR="001A76DA" w:rsidRPr="00CC1DB4">
        <w:fldChar w:fldCharType="separate"/>
      </w:r>
      <w:r w:rsidR="00792D1D" w:rsidRPr="00792D1D">
        <w:rPr>
          <w:noProof/>
        </w:rPr>
        <w:t>[168]</w:t>
      </w:r>
      <w:r w:rsidR="001A76DA" w:rsidRPr="00CC1DB4">
        <w:fldChar w:fldCharType="end"/>
      </w:r>
      <w:r w:rsidRPr="00CC1DB4">
        <w:t xml:space="preserve">, it has been noted in previous studies that there likely exists a complex nonlinear relationship between hyperspectral data and arsenic content </w:t>
      </w:r>
      <w:r w:rsidR="001A76DA" w:rsidRPr="00CC1DB4">
        <w:fldChar w:fldCharType="begin" w:fldLock="1"/>
      </w:r>
      <w:r w:rsidR="004B640A">
        <w:instrText>ADDIN CSL_CITATION {"citationItems":[{"id":"ITEM-1","itemData":{"DOI":"10.3390/s18093086","ISSN":"14248220","PMID":"30217092","abstract":"Rapid acquisition of the spatial distribution of soil nutrients holds great implications for farmland soil productivity safety, food security and agricultural management. To this end, we collected 1297 soil samples and measured the content of soil total nitrogen (TN), soil available phosphorus (AP) and soil available potassium (AK) in Zengcheng, north of the Pearl River Delta, China. Hyperspectral remote sensing images (115 bands) of the Chinese Environmental 1A satellite were used as auxiliary variables and dimensionality reduction was performed using Pearson correlation analysis and principal component analysis. The TN, AP and AK of soil were predicted in the study area based on auxiliary variables after dimensionality reduction, along with stepwise linear regression (SLR), support vector machine (SVM), random forest (RF) and back-propagation neural network (BPNN) models; 324 independent points were used to verify the predictive performance. The BPNN model, which demonstrated the best predictive accuracy among all methods, combined ordinary kriging (OK) with mapping the spatial variations of soil nutrients. Results show that the BPNN model with double hidden layers had better predictive accuracy for soil TN (root mean square error (RMSE) = 0.409 mg kg−1, R2 = 44.24%), soil AP (RMSE = 40.808 mg kg−1, R2 = 42.91%) and soil AK (RMSE = 67.464 mg kg−1, R2 = 48.53%) compared with the SLR, SVM and RF models. The back propagation neural network-ordinary kriging (BPNNOK) model showed the best predictive results of soil TN (RMSE = 0.292 mg kg−1, R2 = 68.51%), soil AP (RMSE = 29.62 mg kg−1, R2 = 69.30%) and soil AK (RMSE = 49.67 mg kg−1 and R2 = 70.55%), indicating the best fitting ability between hyperspectral remote sensing bands and soil nutrients. According to the spatial mapping results of the BPNNOK model, concentrations of soil TN (north-central), soil AP (central and southwest) and soil AK (central and southeast) were respectively higher in the study area. The most important bands (464–517 nm) for soil TN (b10, b14, b20 and b21), soil AP (b3, b19 and b22) and soil AK (b4, b11, b12 and b25) exhibited the best response and sensitivity according to the SLR, SVM, RF and BPNN models. It was concluded that the application of hyperspectral images (visible-near-infrared data) with BPNNOK model was found to be an efficient method for mapping and monitoring soil nutrients at the regional scale.","author":[{"dropping-particle":"","family":"Song","given":"Ying Qiang","non-dropping-particle":"","parse-names":false,"suffix":""},{"dropping-particle":"","family":"Zhao","given":"Xin","non-dropping-particle":"","parse-names":false,"suffix":""},{"dropping-particle":"","family":"Su","given":"Hui Yue","non-dropping-particle":"","parse-names":false,"suffix":""},{"dropping-particle":"","family":"Li","given":"Bo","non-dropping-particle":"","parse-names":false,"suffix":""},{"dropping-particle":"","family":"Hu","given":"Yue Ming","non-dropping-particle":"","parse-names":false,"suffix":""},{"dropping-particle":"Sen","family":"Cui","given":"Xue","non-dropping-particle":"","parse-names":false,"suffix":""}],"container-title":"Sensors (Switzerland)","id":"ITEM-1","issue":"9","issued":{"date-parts":[["2018"]]},"title":"Predicting spatial variations in soil nutrients with hyperspectral remote sensing at regional scale","type":"article-journal","volume":"18"},"uris":["http://www.mendeley.com/documents/?uuid=95c37c77-f221-41df-9eb9-8c756fedea75"]}],"mendeley":{"formattedCitation":"[169]","plainTextFormattedCitation":"[169]","previouslyFormattedCitation":"[169]"},"properties":{"noteIndex":0},"schema":"https://github.com/citation-style-language/schema/raw/master/csl-citation.json"}</w:instrText>
      </w:r>
      <w:r w:rsidR="001A76DA" w:rsidRPr="00CC1DB4">
        <w:fldChar w:fldCharType="separate"/>
      </w:r>
      <w:r w:rsidR="00792D1D" w:rsidRPr="00792D1D">
        <w:rPr>
          <w:noProof/>
        </w:rPr>
        <w:t>[169]</w:t>
      </w:r>
      <w:r w:rsidR="001A76DA" w:rsidRPr="00CC1DB4">
        <w:fldChar w:fldCharType="end"/>
      </w:r>
      <w:r w:rsidRPr="00CC1DB4">
        <w:t>, which is why the nonlinear models—BPNN, RF, and KNN—were added.</w:t>
      </w:r>
    </w:p>
    <w:p w14:paraId="3B31E74E" w14:textId="77777777" w:rsidR="00EB3347" w:rsidRPr="00CC1DB4" w:rsidRDefault="00EB3347" w:rsidP="001A76DA">
      <w:pPr>
        <w:autoSpaceDE w:val="0"/>
        <w:autoSpaceDN w:val="0"/>
        <w:adjustRightInd w:val="0"/>
        <w:spacing w:after="0" w:line="240" w:lineRule="auto"/>
        <w:ind w:left="360" w:firstLine="720"/>
        <w:jc w:val="both"/>
      </w:pPr>
    </w:p>
    <w:p w14:paraId="04837F25" w14:textId="77777777" w:rsidR="00E816E3" w:rsidRPr="00CC1DB4" w:rsidRDefault="00E816E3" w:rsidP="004E7AA9">
      <w:pPr>
        <w:pStyle w:val="ListParagraph"/>
        <w:numPr>
          <w:ilvl w:val="1"/>
          <w:numId w:val="6"/>
        </w:numPr>
        <w:jc w:val="both"/>
        <w:rPr>
          <w:rFonts w:ascii="Times New Roman" w:hAnsi="Times New Roman" w:cs="Times New Roman"/>
          <w:b/>
          <w:bCs/>
          <w:sz w:val="20"/>
          <w:szCs w:val="20"/>
        </w:rPr>
      </w:pPr>
      <w:r w:rsidRPr="00CC1DB4">
        <w:rPr>
          <w:rFonts w:ascii="Times New Roman" w:hAnsi="Times New Roman" w:cs="Times New Roman"/>
          <w:b/>
          <w:bCs/>
          <w:sz w:val="20"/>
          <w:szCs w:val="20"/>
        </w:rPr>
        <w:t>Neural network</w:t>
      </w:r>
    </w:p>
    <w:p w14:paraId="43B15FD2" w14:textId="77777777" w:rsidR="004D6CA7" w:rsidRPr="00CC1DB4" w:rsidRDefault="004D6CA7" w:rsidP="00DD13A1">
      <w:pPr>
        <w:autoSpaceDE w:val="0"/>
        <w:autoSpaceDN w:val="0"/>
        <w:adjustRightInd w:val="0"/>
        <w:spacing w:after="0" w:line="240" w:lineRule="auto"/>
        <w:ind w:left="360" w:firstLine="720"/>
        <w:jc w:val="both"/>
      </w:pPr>
      <w:r w:rsidRPr="00CC1DB4">
        <w:t xml:space="preserve">The neural network is composed of artificial neurons which form layers that further link into connections, thus mimicking the human brain </w:t>
      </w:r>
      <w:r w:rsidR="00DD13A1" w:rsidRPr="00CC1DB4">
        <w:fldChar w:fldCharType="begin" w:fldLock="1"/>
      </w:r>
      <w:r w:rsidR="004B640A">
        <w:instrText>ADDIN CSL_CITATION {"citationItems":[{"id":"ITEM-1","itemData":{"DOI":"10.1016/S0043-1354(99)00246-8","ISSN":"00431354","abstract":"Neural network procedures were used to predict the metal (Cu, Zn and Cd) solubilization percentages in municipal sludge treated with a continuous process using Thiobacillus ferrooxidans. The neural networks consider several hydraulic retention times and FeSO4·7H2O concentrations in addition to pH, oxydo-reduction potential and initial metal concentrations as input variables. The resulting neural network showed adequate prediction of metal solubilization percentages with mean absolute deviations varying from 5 to 8% and good flexibility to predict solubilization percentages of observations that are not used in the training of the network (test set). A second neural network showed the ability to predict solubilization percentages for an hydraulic retention time different from those used in the building of the network keeping the mean absolute deviations at 5 to 8%. Furthermore, a simple graphical analysis of neural network results allowed us to bring out several important relations between metal solubilization and hydraulic retention time or iron sulfate concentrations. (C) 2000 Elsevier Science Ltd.","author":[{"dropping-particle":"","family":"Laberge","given":"Claude","non-dropping-particle":"","parse-names":false,"suffix":""},{"dropping-particle":"","family":"Cluis","given":"Daniel","non-dropping-particle":"","parse-names":false,"suffix":""},{"dropping-particle":"","family":"Mercier","given":"Guy","non-dropping-particle":"","parse-names":false,"suffix":""}],"container-title":"Water Research","id":"ITEM-1","issue":"4","issued":{"date-parts":[["2000"]]},"page":"1145-1156","title":"Metal bioleaching prediction in continuous processing of municipal sewage with Thiobacillus ferrooxidans using neural networks","type":"article-journal","volume":"34"},"uris":["http://www.mendeley.com/documents/?uuid=7b939cba-ab0e-4859-bfda-6e3bbe0ff174"]}],"mendeley":{"formattedCitation":"[170]","plainTextFormattedCitation":"[170]","previouslyFormattedCitation":"[170]"},"properties":{"noteIndex":0},"schema":"https://github.com/citation-style-language/schema/raw/master/csl-citation.json"}</w:instrText>
      </w:r>
      <w:r w:rsidR="00DD13A1" w:rsidRPr="00CC1DB4">
        <w:fldChar w:fldCharType="separate"/>
      </w:r>
      <w:r w:rsidR="00792D1D" w:rsidRPr="00792D1D">
        <w:rPr>
          <w:noProof/>
        </w:rPr>
        <w:t>[170]</w:t>
      </w:r>
      <w:r w:rsidR="00DD13A1" w:rsidRPr="00CC1DB4">
        <w:fldChar w:fldCharType="end"/>
      </w:r>
      <w:r w:rsidRPr="00CC1DB4">
        <w:t xml:space="preserve">. This non-linear method has attracted extensive interest in multiple fields </w:t>
      </w:r>
      <w:r w:rsidR="00DD13A1" w:rsidRPr="00CC1DB4">
        <w:fldChar w:fldCharType="begin" w:fldLock="1"/>
      </w:r>
      <w:r w:rsidR="004B640A">
        <w:instrText>ADDIN CSL_CITATION {"citationItems":[{"id":"ITEM-1","itemData":{"DOI":"10.1111/coin.12145","ISSN":"14678640","abstract":"Prediction of solar power involves the knowledge of the sun, atmosphere and other parameters, and the scattering processes and the specifications of a solar energy plant that employs the sun's energy to generate solar power. This prediction result is essential for an efficient use of the solar power plant, the management of the electricity grid, and solar energy trading. However, because of nonlinear and nonstationary behavior of solar power time series, an efficient forecasting model is needed to predict it. Accordingly, in this paper, we propose a new forecast approach based on combination of a neural network with a metaheuristic algorithm as the hybrid forecasting engine. The metaheuristic algorithm optimizes the free parameters of the neural network. This approach also includes a 2-stage feature selection filter based on the information-theoretic criteria of mutual information and interaction gain, which filters out the ineffective input features. To demonstrate the effectiveness of the proposed forecast approach, it is implemented on a real-world engineering test case. Obtained results illustrate the superiority of the proposed approach in comparison with other prediction methods.","author":[{"dropping-particle":"","family":"Abedinia","given":"Oveis","non-dropping-particle":"","parse-names":false,"suffix":""},{"dropping-particle":"","family":"Amjady","given":"Nima","non-dropping-particle":"","parse-names":false,"suffix":""},{"dropping-particle":"","family":"Ghadimi","given":"Noradin","non-dropping-particle":"","parse-names":false,"suffix":""}],"container-title":"Computational Intelligence","id":"ITEM-1","issue":"1","issued":{"date-parts":[["2018"]]},"page":"241-260","title":"Solar energy forecasting based on hybrid neural network and improved metaheuristic algorithm","type":"article-journal","volume":"34"},"uris":["http://www.mendeley.com/documents/?uuid=710beb28-cde5-4735-8f8e-3f7235f3d40c"]},{"id":"ITEM-2","itemData":{"DOI":"10.1109/IJCNN.2011.6033614","ISBN":"9781457710865","abstract":"Prediction of the traffic information such as flow, density, speed, and travel time is important for traffic control systems, optimizing vehicle operations, and the individual driver. Prediction of future traffic information is a challenging problem due to many dynamic contributing factors. In this paper, various methodologies for traffic information prediction are investigated. We present a speed prediction algorithm, NNTM-SP (Neural Network Traffic Modeling-Speed Prediction) that trained with the historical traffic data and is capable of predicting the vehicle speed profile with the current traffic information. Experimental results show that the proposed algorithm gave good prediction results on real traffic data and the predicted speed profile shows that NNTM-SP correctly predicts the dynamic traffic changes. © 2011 IEEE.","author":[{"dropping-particle":"","family":"Park","given":"Jungme","non-dropping-particle":"","parse-names":false,"suffix":""},{"dropping-particle":"","family":"Li","given":"Dai","non-dropping-particle":"","parse-names":false,"suffix":""},{"dropping-particle":"","family":"Murphey","given":"Yi L.","non-dropping-particle":"","parse-names":false,"suffix":""},{"dropping-particle":"","family":"Kristinsson","given":"Johannes","non-dropping-particle":"","parse-names":false,"suffix":""},{"dropping-particle":"","family":"McGee","given":"Ryan","non-dropping-particle":"","parse-names":false,"suffix":""},{"dropping-particle":"","family":"Kuang","given":"Ming","non-dropping-particle":"","parse-names":false,"suffix":""},{"dropping-particle":"","family":"Phillips","given":"Tony","non-dropping-particle":"","parse-names":false,"suffix":""}],"container-title":"Proceedings of the International Joint Conference on Neural Networks","id":"ITEM-2","issued":{"date-parts":[["2011"]]},"page":"2991-2996","title":"Real time vehicle speed prediction using a Neural Network Traffic Model","type":"article-journal"},"uris":["http://www.mendeley.com/documents/?uuid=ba44fe46-904b-4cc9-a636-77c777362c80"]}],"mendeley":{"formattedCitation":"[171], [172]","plainTextFormattedCitation":"[171], [172]","previouslyFormattedCitation":"[171], [172]"},"properties":{"noteIndex":0},"schema":"https://github.com/citation-style-language/schema/raw/master/csl-citation.json"}</w:instrText>
      </w:r>
      <w:r w:rsidR="00DD13A1" w:rsidRPr="00CC1DB4">
        <w:fldChar w:fldCharType="separate"/>
      </w:r>
      <w:r w:rsidR="00792D1D" w:rsidRPr="00792D1D">
        <w:rPr>
          <w:noProof/>
        </w:rPr>
        <w:t>[171], [172]</w:t>
      </w:r>
      <w:r w:rsidR="00DD13A1" w:rsidRPr="00CC1DB4">
        <w:fldChar w:fldCharType="end"/>
      </w:r>
      <w:r w:rsidRPr="00CC1DB4">
        <w:t xml:space="preserve">. In soil surveys, back-propagation neural network (BPNN) has obtained attention for its ability to interpret spectral data more effectively than partial least squares regression (PLSR) </w:t>
      </w:r>
      <w:r w:rsidR="00DD13A1" w:rsidRPr="00CC1DB4">
        <w:fldChar w:fldCharType="begin" w:fldLock="1"/>
      </w:r>
      <w:r w:rsidR="00455936">
        <w:instrText>ADDIN CSL_CITATION {"citationItems":[{"id":"ITEM-1","itemData":{"DOI":"10.1016/j.envpol.2015.07.009","ISSN":"18736424","PMID":"26188912","abstract":"Abstract Soil heavy metal pollution due to long-term sewage irrigation is a serious environmental problem in many irrigation areas in northern China. Quickly identifying its pollution status is an important basis for remediation. Visible-near-infrared reflectance spectroscopy (VNIRS) provides a useful tool. In a case study, 76 soil samples were collected and their reflectance spectra were used to estimate cadmium (Cd) concentration by partial least squares regression (PLSR) and back propagation neural network (BPNN). To reduce noise, six pre-treatments were compared, in which orthogonal signal correction (OSC) was first used in soil Cd estimation. Spectral analysis and geostatistics were combined to identify Cd pollution hotspots. Results showed that Cd was accumulated in topsoil at the study area. OSC can effectively remove irrelevant information to improve prediction accuracy. More accurate estimation was achieved by applying a BPNN. Soil Cd pollution hotspots could be identified by interpolating the predicted values obtained from spectral estimates.","author":[{"dropping-particle":"","family":"Chen","given":"Tao","non-dropping-particle":"","parse-names":false,"suffix":""},{"dropping-particle":"","family":"Chang","given":"Qingrui","non-dropping-particle":"","parse-names":false,"suffix":""},{"dropping-particle":"","family":"Clevers","given":"J. G.P.W.","non-dropping-particle":"","parse-names":false,"suffix":""},{"dropping-particle":"","family":"Kooistra","given":"L.","non-dropping-particle":"","parse-names":false,"suffix":""}],"container-title":"Environmental Pollution","id":"ITEM-1","issued":{"date-parts":[["2015"]]},"page":"217-226","title":"Rapid identification of soil cadmium pollution risk at regional scale based on visible and near-infrared spectroscopy","type":"article-journal","volume":"206"},"uris":["http://www.mendeley.com/documents/?uuid=14c01787-c140-4e3c-9c06-6cdd5bc48f6e"]},{"id":"ITEM-2","itemData":{"DOI":"10.3390/su10072474","ISSN":"20711050","abstract":"Mercury is one of the five most toxic heavy metals to the human body. In order to select a high-precision method for predicting the mercury content in soil using hyperspectral techniques, 75 soil samples were collected in Guangdong Province to obtain the soil mercury content by chemical analysis and hyperspectral data based on an indoor hyperspectral experiment. A multiple linear regression (MLR), a back-propagation neural network (BPNN), and a genetic algorithm optimization of the BPNN (GA-BPNN) were used to establish a relationship between the hyperspectral data and the soil mercury content and to predict the soil mercury content. In addition, the feasibility and modeling effects of the three modeling methods were compared and discussed. The results show that the GA-BPNN provided the best soil mercury prediction model. The modeling R2 is 0.842, the root mean square error (RMSE) is 0.052, and the mean absolute error (MAE) is 0.037; the testing R2 is 0.923, the RMSE is 0.042, and the MAE is 0.033. Thus, the GA-BPNN method is the optimum method to predict soil mercury content and the results provide a scientific basis and technical support for the hyperspectral inversion of the soil mercury content.","author":[{"dropping-particle":"","family":"Zhao","given":"Li","non-dropping-particle":"","parse-names":false,"suffix":""},{"dropping-particle":"","family":"Hu","given":"Yue Ming","non-dropping-particle":"","parse-names":false,"suffix":""},{"dropping-particle":"","family":"Zhou","given":"Wu","non-dropping-particle":"","parse-names":false,"suffix":""},{"dropping-particle":"","family":"Liu","given":"Zhen Hua","non-dropping-particle":"","parse-names":false,"suffix":""},{"dropping-particle":"","family":"Pan","given":"Yu Chun","non-dropping-particle":"","parse-names":false,"suffix":""},{"dropping-particle":"","family":"Shi","given":"Zhou","non-dropping-particle":"","parse-names":false,"suffix":""},{"dropping-particle":"","family":"Wang","given":"Lu","non-dropping-particle":"","parse-names":false,"suffix":""},{"dropping-particle":"","family":"Wang","given":"Guang Xing","non-dropping-particle":"","parse-names":false,"suffix":""}],"container-title":"Sustainability (Switzerland)","id":"ITEM-2","issue":"7","issued":{"date-parts":[["2018"]]},"title":"Estimation methods for soil mercury content using hyperspectral remote sensing","type":"article-journal","volume":"10"},"uris":["http://www.mendeley.com/documents/?uuid=ca6ca9b8-5bff-449a-9456-20d144e41022"]}],"mendeley":{"formattedCitation":"[59], [75]","plainTextFormattedCitation":"[59], [75]","previouslyFormattedCitation":"[59], [75]"},"properties":{"noteIndex":0},"schema":"https://github.com/citation-style-language/schema/raw/master/csl-citation.json"}</w:instrText>
      </w:r>
      <w:r w:rsidR="00DD13A1" w:rsidRPr="00CC1DB4">
        <w:fldChar w:fldCharType="separate"/>
      </w:r>
      <w:r w:rsidR="00601B2A" w:rsidRPr="00601B2A">
        <w:rPr>
          <w:noProof/>
        </w:rPr>
        <w:t>[59], [75]</w:t>
      </w:r>
      <w:r w:rsidR="00DD13A1" w:rsidRPr="00CC1DB4">
        <w:fldChar w:fldCharType="end"/>
      </w:r>
      <w:r w:rsidRPr="00CC1DB4">
        <w:t xml:space="preserve">. Algorithm optimization of BPNN has been explored to improve predictive accuracy. For example, Zhao et al. (2018) used BPNN with a genetic algorithm (GA) to predict soil Hg levels. A combination of particle swarm optimization and BPNN (PSO-BPNN) mitigates slow convergence and avoids trapping in local minima </w:t>
      </w:r>
      <w:r w:rsidR="00DD13A1" w:rsidRPr="00CC1DB4">
        <w:fldChar w:fldCharType="begin" w:fldLock="1"/>
      </w:r>
      <w:r w:rsidR="004B640A">
        <w:instrText>ADDIN CSL_CITATION {"citationItems":[{"id":"ITEM-1","itemData":{"DOI":"10.3390/rs11121464","ISSN":"20724292","abstract":"Quickly and effciently monitoring soil heavy metal content is crucial for protecting the natural environment and for human health. Estimating heavy metal content in soils using hyperspectral data is a cost-effcient method but challenging due to the effects of complex landscapes and soil properties. One of the challenges is how to make a lab-derived model based on soil samples applicable to mapping the contents of heavy metals in soil using air-borne or space-borne hyperspectral imagery at a regional scale. For this purpose, our study proposed a novel method using hyperspectral data from soil samples and the HuanJing-1A (HJ-1A) HyperSpectral Imager (HSI). In this method, estimation models were first developed using optimal relevant spectral variables from dry soil spectral reflectance (DSSR) data and field observations of soil heavy metal content. The relationship of the ratio of DSSR to moisture soil spectral reflectance (MSSR) with soil moisture content was then derived, which built up the linkage of DSSR with MSSR and provided the potential of applying the models developed in the laboratory to map soil heavy metal content at a regional scale using hyperspectral imagery. The optimal relevant spectral variables were obtained by combining the Boruta algorithm with a stepwise regression and variance inflation factor. This method was developed, validated, and applied to estimate the content of heavy metals in soil (As, Cd, and Hg) in Guangdong, China, and the Conghua district of Guangzhou city. The results showed that based on the validation datasets, the content of Cd could be reliably estimated and mapped by the proposed method, with relative root mean square error (RMSE) values of 17.41% for the point measurements of soil samples from Guangdong province and 17.10% for the Conghua district at the regional scale, while the content of heavy metals As and Hg in soil were relatively diffcult to predict with the relative RMSE values of 32.27% and 28.72% at the soil sample level and 51.55% and 36.34% at the regional scale. Moreover, the relationship of the DSSR/MSSR ratio with soil moisture content varied greatly before the wavelength of 1029 nm and became stable after that, which linked DSSR with MSSR and provided the possibility of applying the DSSR-based models to map the soil heavy metal content at the regional scale using the HJ-1A images. In addition, it was found that overall there were only a few soil samples with the content of heavy metals exceeding …","author":[{"dropping-particle":"","family":"Liu","given":"Zhenhua","non-dropping-particle":"","parse-names":false,"suffix":""},{"dropping-particle":"","family":"Lu","given":"Ying","non-dropping-particle":"","parse-names":false,"suffix":""},{"dropping-particle":"","family":"Peng","given":"Yiping","non-dropping-particle":"","parse-names":false,"suffix":""},{"dropping-particle":"","family":"Zhao","given":"Li","non-dropping-particle":"","parse-names":false,"suffix":""},{"dropping-particle":"","family":"Wang","given":"Guangxing","non-dropping-particle":"","parse-names":false,"suffix":""},{"dropping-particle":"","family":"Hu","given":"Yueming","non-dropping-particle":"","parse-names":false,"suffix":""}],"container-title":"Remote Sensing","id":"ITEM-1","issue":"12","issued":{"date-parts":[["2019"]]},"title":"Estimation of soil heavy metal content using hyperspectral data","type":"article-journal","volume":"11"},"uris":["http://www.mendeley.com/documents/?uuid=5d45a1b5-0a72-4638-9a04-619aa0926c92"]}],"mendeley":{"formattedCitation":"[173]","plainTextFormattedCitation":"[173]","previouslyFormattedCitation":"[173]"},"properties":{"noteIndex":0},"schema":"https://github.com/citation-style-language/schema/raw/master/csl-citation.json"}</w:instrText>
      </w:r>
      <w:r w:rsidR="00DD13A1" w:rsidRPr="00CC1DB4">
        <w:fldChar w:fldCharType="separate"/>
      </w:r>
      <w:r w:rsidR="00792D1D" w:rsidRPr="00792D1D">
        <w:rPr>
          <w:noProof/>
        </w:rPr>
        <w:t>[173]</w:t>
      </w:r>
      <w:r w:rsidR="00DD13A1" w:rsidRPr="00CC1DB4">
        <w:fldChar w:fldCharType="end"/>
      </w:r>
      <w:r w:rsidRPr="00CC1DB4">
        <w:t xml:space="preserve"> used PSO-BPNN to predict concentrations of Hg, Cd and As with higher accuracy than primary BPNN. Tian et al. </w:t>
      </w:r>
      <w:r w:rsidR="00DD13A1" w:rsidRPr="00CC1DB4">
        <w:fldChar w:fldCharType="begin" w:fldLock="1"/>
      </w:r>
      <w:r w:rsidR="004B640A">
        <w:instrText>ADDIN CSL_CITATION {"citationItems":[{"id":"ITEM-1","itemData":{"DOI":"10.3390/su11113197","ISSN":"20711050","abstract":"The accumulation of metals in soil harms human health through different channels. Therefore, it is very important to conduct fast and effective non-destructive prediction of metals in the soil. In this study, we investigate the characteristics of four metal contents, namely, Sb, Pb, Cr, and Co, in the soil of the Houzhai River Watershed in Guizhou Province, China, and establish the content prediction back propagation (BP) neural network and genetic-ant colony algorithm BP (GAACA-BP) neural network models based on hyperspectral data. Results reveal that the four metals in the soil have different degrees of accumulation in the study area, and the correlation between them is significant, indicating that their sources may be similar. The fitting effect and accuracy of the GAACA-BP model are greatly improved compared with those of the BP model. The R values are above 0.7, the MRE is reduced to between 6% and 15%, and the validation accuracy is increased by 12-64%. The prediction ability of the model of the four metals is Cr &gt; Co &gt; Sb &gt; Pb. These results indicate the possibility of using hyperspectral techniques to predict metal content.","author":[{"dropping-particle":"","family":"Tian","given":"Shiqi","non-dropping-particle":"","parse-names":false,"suffix":""},{"dropping-particle":"","family":"Wang","given":"Shijie","non-dropping-particle":"","parse-names":false,"suffix":""},{"dropping-particle":"","family":"Bai","given":"Xiaoyong","non-dropping-particle":"","parse-names":false,"suffix":""},{"dropping-particle":"","family":"Zhou","given":"Dequan","non-dropping-particle":"","parse-names":false,"suffix":""},{"dropping-particle":"","family":"Luo","given":"Guangjie","non-dropping-particle":"","parse-names":false,"suffix":""},{"dropping-particle":"","family":"Wang","given":"Jinfeng","non-dropping-particle":"","parse-names":false,"suffix":""},{"dropping-particle":"","family":"Wang","given":"Mingming","non-dropping-particle":"","parse-names":false,"suffix":""},{"dropping-particle":"","family":"Lu","given":"Qian","non-dropping-particle":"","parse-names":false,"suffix":""},{"dropping-particle":"","family":"Yang","given":"Yujie","non-dropping-particle":"","parse-names":false,"suffix":""},{"dropping-particle":"","family":"Hu","given":"Zeyin","non-dropping-particle":"","parse-names":false,"suffix":""},{"dropping-particle":"","family":"Li","given":"Chaojun","non-dropping-particle":"","parse-names":false,"suffix":""},{"dropping-particle":"","family":"Deng","given":"Yuanhong","non-dropping-particle":"","parse-names":false,"suffix":""}],"container-title":"Sustainability (Switzerland)","id":"ITEM-1","issue":"11","issued":{"date-parts":[["2019"]]},"title":"Hyperspectral prediction model of metal content in soil based on the genetic ant colony algorithm","type":"article-journal","volume":"11"},"uris":["http://www.mendeley.com/documents/?uuid=27894670-03e5-4ae3-b197-080df28e7ff4"]}],"mendeley":{"formattedCitation":"[174]","plainTextFormattedCitation":"[174]","previouslyFormattedCitation":"[174]"},"properties":{"noteIndex":0},"schema":"https://github.com/citation-style-language/schema/raw/master/csl-citation.json"}</w:instrText>
      </w:r>
      <w:r w:rsidR="00DD13A1" w:rsidRPr="00CC1DB4">
        <w:fldChar w:fldCharType="separate"/>
      </w:r>
      <w:r w:rsidR="00792D1D" w:rsidRPr="00792D1D">
        <w:rPr>
          <w:noProof/>
        </w:rPr>
        <w:t>[174]</w:t>
      </w:r>
      <w:r w:rsidR="00DD13A1" w:rsidRPr="00CC1DB4">
        <w:fldChar w:fldCharType="end"/>
      </w:r>
      <w:r w:rsidR="00EB3347" w:rsidRPr="00CC1DB4">
        <w:t xml:space="preserve"> </w:t>
      </w:r>
      <w:r w:rsidRPr="00CC1DB4">
        <w:t xml:space="preserve">optimized BPNN with the combination of GA and the ant colony algorithm to predict heavy metal concentration, with a reported R2 value for Cr detection (0.87) higher than for primary BPNN (0.55). Agrawal </w:t>
      </w:r>
      <w:r w:rsidR="001A76DA" w:rsidRPr="00CC1DB4">
        <w:fldChar w:fldCharType="begin" w:fldLock="1"/>
      </w:r>
      <w:r w:rsidR="008D1F9D">
        <w:instrText>ADDIN CSL_CITATION {"citationItems":[{"id":"ITEM-1","itemData":{"DOI":"10.3390/toxics9120333","ISSN":"23056304","abstract":"Arsenic, a potent carcinogen and neurotoxin, affects over 200 million people globally. Current detection methods are laborious, expensive, and unscalable, being difficult to implement in developing regions and during crises such as COVID-19. This study attempts to determine if a relationship exists between soil’s hyperspectral data and arsenic concentration using NASA’s Hyperion satellite. It is the first arsenic study to use satellite-based hyperspectral data and apply a classification approach. Four regression machine learning models are tested to determine this correlation in soil with bare land cover. Raw data are converted to reflectance, problematic atmospheric influences are removed, characteristic wavelengths are selected, and four noise reduction algorithms are tested. The combination of data augmentation, Genetic Algorithm, Second Derivative Transformation, and Random Forest regression (R2 = 0.840 and normalized root mean squared error (re-scaled to [0,1]) = 0.122) shows strong correlation, performing better than past models despite using noisier satellite data (versus lab-processed samples). Three binary classification machine learning models are then applied to identify high-risk shrub-covered regions in ten U.S. states, achieving strong accuracy (=0.693) and F1-score (=0.728). Overall, these results suggest that such a methodology is practical and can provide a sustainable alternative to arsenic contamination detection.","author":[{"dropping-particle":"","family":"Agrawal","given":"Ayush","non-dropping-particle":"","parse-names":false,"suffix":""},{"dropping-particle":"","family":"Petersen","given":"Mark R.","non-dropping-particle":"","parse-names":false,"suffix":""}],"container-title":"Toxics","id":"ITEM-1","issue":"12","issued":{"date-parts":[["2021"]]},"title":"Detecting arsenic contamination using satellite imagery and machine learning","type":"article-journal","volume":"9"},"uris":["http://www.mendeley.com/documents/?uuid=5e9fb460-e8a8-4685-ad84-cd1d79784031"]}],"mendeley":{"formattedCitation":"[166]","plainTextFormattedCitation":"[166]","previouslyFormattedCitation":"[166]"},"properties":{"noteIndex":0},"schema":"https://github.com/citation-style-language/schema/raw/master/csl-citation.json"}</w:instrText>
      </w:r>
      <w:r w:rsidR="001A76DA" w:rsidRPr="00CC1DB4">
        <w:fldChar w:fldCharType="separate"/>
      </w:r>
      <w:r w:rsidR="008D1F9D" w:rsidRPr="008D1F9D">
        <w:rPr>
          <w:noProof/>
        </w:rPr>
        <w:t>[166]</w:t>
      </w:r>
      <w:r w:rsidR="001A76DA" w:rsidRPr="00CC1DB4">
        <w:fldChar w:fldCharType="end"/>
      </w:r>
      <w:r w:rsidRPr="00CC1DB4">
        <w:t xml:space="preserve"> used all BPNN models consist of an input layer with 155 input neurons, 1 hidden layer with 7 neurons, and an output layer with 1 neuron. The Tangent Hyperbolic function (tanh) was used as the activation function. Agrawal 2021 used BPNN with a genetic algorithm (GA) to predict soil As levels. </w:t>
      </w:r>
    </w:p>
    <w:p w14:paraId="06B5C9AB" w14:textId="77777777" w:rsidR="004D6CA7" w:rsidRPr="00CC1DB4" w:rsidRDefault="004D6CA7" w:rsidP="005164A4">
      <w:pPr>
        <w:autoSpaceDE w:val="0"/>
        <w:autoSpaceDN w:val="0"/>
        <w:adjustRightInd w:val="0"/>
        <w:spacing w:after="0" w:line="240" w:lineRule="auto"/>
        <w:ind w:left="360" w:firstLine="720"/>
        <w:jc w:val="both"/>
      </w:pPr>
      <w:r w:rsidRPr="00CC1DB4">
        <w:t xml:space="preserve">Zhang et al </w:t>
      </w:r>
      <w:r w:rsidR="00DD13A1" w:rsidRPr="00CC1DB4">
        <w:fldChar w:fldCharType="begin" w:fldLock="1"/>
      </w:r>
      <w:r w:rsidR="005164A4">
        <w:instrText>ADDIN CSL_CITATION {"citationItems":[{"id":"ITEM-1","itemData":{"DOI":"10.1016/j.envpol.2022.118981","ISSN":"18736424","PMID":"35150799","abstract":"Soil heavy metals pollution has been becoming one of the severely environmental issues globally. Previous studies reported laboratory-measured spectra could be used to infer soil heavy metals concentrations to some extent. However, using field-obtained spectra to estimate soil heavy metals concentrations is still a great challenge due to the low precision and weak efficiency at large scales. The present study collected 110 topsoil samples from an Opencast Coal Mine of Ordos, Inner Mongolia, China. Then, the spectra and soil heavy metals concentrations of samples were measured under laboratory conditions. The direct standardization (DS) algorithm was introduced to calibrate the Gaofen-5 (GF-5) hyperspectral image based on the measured spectra of samples. The spectral reflectance of the GF-5 hyperspectral image was reconstructed using continuous wavelet transform (CWT) at different scales. The characteristic bands of GF-5 for estimating heavy metals concentrations were selected by the Boruta algorithm. Finally, the random forest (RF), the extreme learning machine (ELM), the support vector machine (SVM), and the back-propagation neural network (BPNN) algorithms were used to predict the heavy metals concentrations. Some findings were achieved. First, CWT can effectively eliminate the noise of satellite hyperspectral data. The characteristic bands of Zn (480–677, 827–1029, 1241–1334, 1435–1797, and 1949–2500 nm), Ni (514–630, 835–985, 1258–1325, 1460–1578, and 1949–2319 nm), and Cu (822–831; 1029–1300, 1486–1595, and 1730–2294 nm) can be effectively retrieved via the Boruta algorithm. Second, the estimation accuracy was significantly improved by using the DS algorithm. For zinc (Zn), nickel (Ni), and copper (Cu), the determination coefficients of the validation dataset (Rv2) were 0.77 (RF), 0.62 (RF), and 0.56 (ELM), respectively. Third, the distribution trends of heavy metals were almost consistent with the results of actual ground measurements. This paper revealed that the GF-5 can be one of the reliable satellite hyperspectral imagery for mapping soil heavy metals.","author":[{"dropping-particle":"","family":"Zhang","given":"Bo","non-dropping-particle":"","parse-names":false,"suffix":""},{"dropping-particle":"","family":"Guo","given":"Bin","non-dropping-particle":"","parse-names":false,"suffix":""},{"dropping-particle":"","family":"Zou","given":"Bin","non-dropping-particle":"","parse-names":false,"suffix":""},{"dropping-particle":"","family":"Wei","given":"Wei","non-dropping-particle":"","parse-names":false,"suffix":""},{"dropping-particle":"","family":"Lei","given":"Yongzhi","non-dropping-particle":"","parse-names":false,"suffix":""},{"dropping-particle":"","family":"Li","given":"Tianqi","non-dropping-particle":"","parse-names":false,"suffix":""}],"container-title":"Environmental Pollution","id":"ITEM-1","issue":"February","issued":{"date-parts":[["2022"]]},"page":"118981","publisher":"Elsevier Ltd","title":"Retrieving soil heavy metals concentrations based on GaoFen-5 hyperspectral satellite image at an opencast coal mine, Inner Mongolia, China","type":"article-journal","volume":"300"},"uris":["http://www.mendeley.com/documents/?uuid=fe922ff7-a625-4f91-8bca-5d841a3853c1"]}],"mendeley":{"formattedCitation":"[158]","plainTextFormattedCitation":"[158]","previouslyFormattedCitation":"[158]"},"properties":{"noteIndex":0},"schema":"https://github.com/citation-style-language/schema/raw/master/csl-citation.json"}</w:instrText>
      </w:r>
      <w:r w:rsidR="00DD13A1" w:rsidRPr="00CC1DB4">
        <w:fldChar w:fldCharType="separate"/>
      </w:r>
      <w:r w:rsidR="005164A4" w:rsidRPr="005164A4">
        <w:rPr>
          <w:noProof/>
        </w:rPr>
        <w:t>[158]</w:t>
      </w:r>
      <w:r w:rsidR="00DD13A1" w:rsidRPr="00CC1DB4">
        <w:fldChar w:fldCharType="end"/>
      </w:r>
      <w:r w:rsidRPr="00CC1DB4">
        <w:t xml:space="preserve">, </w:t>
      </w:r>
      <w:r w:rsidR="005164A4">
        <w:t xml:space="preserve">chose </w:t>
      </w:r>
      <w:r w:rsidRPr="00CC1DB4">
        <w:t xml:space="preserve">tansigmoid and pureliln as the transfer functions of the hidden and output layers according to the previous study when building the BPNN prediction model. Besides, Sigmoid and trainlm were chosen as the activation function and training function, respectively </w:t>
      </w:r>
      <w:r w:rsidR="00DD13A1" w:rsidRPr="00CC1DB4">
        <w:fldChar w:fldCharType="begin" w:fldLock="1"/>
      </w:r>
      <w:r w:rsidR="008D1F9D">
        <w:instrText>ADDIN CSL_CITATION {"citationItems":[{"id":"ITEM-1","itemData":{"DOI":"10.1016/j.jag.2020.102111","ISSN":"1872826X","abstract":"Most studies have the achieved rapid and accurate determination of soil organic carbon (SOC) using laboratory spectroscopy; however, it remains difficult to map the spatial distribution of SOC. To predict and map SOC at a regional scale, we obtained fourteen hyperspectral images from the Gaofen-5 (GF-5) satellite and decomposed and reconstructed the original reflectance (OR) and the first derivative reflectance (FDR) using discrete wavelet transform (DWT) at different scales. At these different scales, as inputs, we selected the 3 optimal bands with the highest weight coefficient using principal component analysis and chose the normalized difference index (NDI), ratio index (RI) and difference index (DI) with the strongest correlation with the SOC content using a contour map method. These inputs were then used to build regional-scale SOC prediction models using random forest (RF), support vector machine (SVM) and back-propagation neural network (BPNN) algorithms. The results indicated that: 1) at a low decomposition scale, DWT can effectively eliminate the noise in satellite hyperspectral data, and the FDR combined with DWT can improve the SOC prediction accuracy significantly; 2) the method of selecting inputs using principal component analysis and a contour map can eliminate the redundancy of hyperspectral data while retaining the physical meaning of the inputs. For the model with the highest prediction accuracy, the inputs were all derived from the wavelength range of SOC variations; 3) the differences in prediction accuracy among the different prediction models are small; and 4) the SOC prediction accuracy using hyperspectral satellite data is greatly improved compared with that of previous SOC prediction studies using multispectral satellite data. This study provides a highly robust and accurate method for predicting and mapping regional SOC contents.","author":[{"dropping-particle":"","family":"Meng","given":"Xiangtian","non-dropping-particle":"","parse-names":false,"suffix":""},{"dropping-particle":"","family":"Bao","given":"Yilin","non-dropping-particle":"","parse-names":false,"suffix":""},{"dropping-particle":"","family":"Liu","given":"Jiangui","non-dropping-particle":"","parse-names":false,"suffix":""},{"dropping-particle":"","family":"Liu","given":"Huanjun","non-dropping-particle":"","parse-names":false,"suffix":""},{"dropping-particle":"","family":"Zhang","given":"Xinle","non-dropping-particle":"","parse-names":false,"suffix":""},{"dropping-particle":"","family":"Zhang","given":"Yu","non-dropping-particle":"","parse-names":false,"suffix":""},{"dropping-particle":"","family":"Wang","given":"Peng","non-dropping-particle":"","parse-names":false,"suffix":""},{"dropping-particle":"","family":"Tang","given":"Haitao","non-dropping-particle":"","parse-names":false,"suffix":""},{"dropping-particle":"","family":"Kong","given":"Fanchang","non-dropping-particle":"","parse-names":false,"suffix":""}],"container-title":"International Journal of Applied Earth Observation and Geoinformation","id":"ITEM-1","issued":{"date-parts":[["2020"]]},"title":"Regional soil organic carbon prediction model based on a discrete wavelet analysis of hyperspectral satellite data","type":"article-journal","volume":"89"},"uris":["http://www.mendeley.com/documents/?uuid=1b813407-783e-4465-9353-184ce2f4280b"]}],"mendeley":{"formattedCitation":"[175]","plainTextFormattedCitation":"[175]","previouslyFormattedCitation":"[175]"},"properties":{"noteIndex":0},"schema":"https://github.com/citation-style-language/schema/raw/master/csl-citation.json"}</w:instrText>
      </w:r>
      <w:r w:rsidR="00DD13A1" w:rsidRPr="00CC1DB4">
        <w:fldChar w:fldCharType="separate"/>
      </w:r>
      <w:r w:rsidR="008D1F9D" w:rsidRPr="008D1F9D">
        <w:rPr>
          <w:noProof/>
        </w:rPr>
        <w:t>[175]</w:t>
      </w:r>
      <w:r w:rsidR="00DD13A1" w:rsidRPr="00CC1DB4">
        <w:fldChar w:fldCharType="end"/>
      </w:r>
      <w:r w:rsidRPr="00CC1DB4">
        <w:t>. The other parameters were specified below. Hidden layer, learning rate, momentum factor, and maximum learn epochs were √P (P denotes independent variables), 0.01, 0.3, and 1000, respectively.</w:t>
      </w:r>
    </w:p>
    <w:p w14:paraId="07065873" w14:textId="77777777" w:rsidR="004D6CA7" w:rsidRPr="00CC1DB4" w:rsidRDefault="004D6CA7" w:rsidP="00EB3347">
      <w:pPr>
        <w:autoSpaceDE w:val="0"/>
        <w:autoSpaceDN w:val="0"/>
        <w:adjustRightInd w:val="0"/>
        <w:spacing w:after="0" w:line="240" w:lineRule="auto"/>
        <w:ind w:left="360" w:firstLine="360"/>
        <w:jc w:val="both"/>
      </w:pPr>
      <w:r w:rsidRPr="00CC1DB4">
        <w:t xml:space="preserve">Artificial neural network (ANN) models are used for the monitoring of heavy metals </w:t>
      </w:r>
      <w:r w:rsidR="007F72AB" w:rsidRPr="00CC1DB4">
        <w:fldChar w:fldCharType="begin" w:fldLock="1"/>
      </w:r>
      <w:r w:rsidR="008D1F9D">
        <w:instrText>ADDIN CSL_CITATION {"citationItems":[{"id":"ITEM-1","itemData":{"DOI":"10.1007/s10661-008-0302-x","ISSN":"01676369","PMID":"18512126","abstract":"The level of pollution with various mercury species (organomercury, water- and acid-soluble mercury, mercury bound to humic matter and to sulphides) of the floodplain soils and sediments from middle part of the Warta River has been assessed using self-organizing maps (SOM). Chemometric evaluation allowed identification of moderately (median 173-187 ng g-1, range 54-375 ng g-1 in soil and 130 ng g-1, range 47-310 ng g-1 in sediment) and heavily polluted samples (662 ng g-1, range 426-884 ng g-1). Heavily polluted were located mainly below and in the area of the Poznań city. Statistical comparison of mercury species distribution in floodplain soils of the Warta River shows different patterns for moderately and heavily polluted samples. In heavily polluted soils the contribution of mobile mercury (sum of organomercury species, water- and acid soluble species) is lower (4.2%) than in moderately polluted soils (6.1%). Higher contribution of mobile mercury was observed in sediments of the Warta River (12%). In case of moderately polluted samples, statistical differences in the contribution of mercury species are relatively low and thus the environmental risk from mercury deposited in aquatic system of the Warta River is relatively low. However, higher water levels and heavy floods may incite remobilisation of some organomercuries (2.2-2.9 ng g-1 in soil and 10 ng g-1 in sediment) and acid-soluble species of mercury (2.6-2.9 ng g-1 in soil and 0.5 ng g-1 in sediment). © Springer Science+Business Media B.V. 2008.","author":[{"dropping-particle":"","family":"Boszke","given":"Leonard","non-dropping-particle":"","parse-names":false,"suffix":""},{"dropping-particle":"","family":"Astel","given":"Aleksander","non-dropping-particle":"","parse-names":false,"suffix":""}],"container-title":"Environmental Monitoring and Assessment","id":"ITEM-1","issue":"1-4","issued":{"date-parts":[["2009"]]},"page":"133-147","title":"Application of neural-based modeling in an assessment of pollution with mercury in the middle part of the Warta River","type":"article-journal","volume":"152"},"uris":["http://www.mendeley.com/documents/?uuid=69a2e4ba-4300-4222-94c6-3c10fe4c5fd4"]}],"mendeley":{"formattedCitation":"[176]","plainTextFormattedCitation":"[176]","previouslyFormattedCitation":"[176]"},"properties":{"noteIndex":0},"schema":"https://github.com/citation-style-language/schema/raw/master/csl-citation.json"}</w:instrText>
      </w:r>
      <w:r w:rsidR="007F72AB" w:rsidRPr="00CC1DB4">
        <w:fldChar w:fldCharType="separate"/>
      </w:r>
      <w:r w:rsidR="008D1F9D" w:rsidRPr="008D1F9D">
        <w:rPr>
          <w:noProof/>
        </w:rPr>
        <w:t>[176]</w:t>
      </w:r>
      <w:r w:rsidR="007F72AB" w:rsidRPr="00CC1DB4">
        <w:fldChar w:fldCharType="end"/>
      </w:r>
      <w:r w:rsidRPr="00CC1DB4">
        <w:t xml:space="preserve">, and also, some researchers have tried to establish mathematical relationship between land characteristics and satellite data employing smart methods such as ANN </w:t>
      </w:r>
      <w:r w:rsidR="007F72AB" w:rsidRPr="00CC1DB4">
        <w:fldChar w:fldCharType="begin" w:fldLock="1"/>
      </w:r>
      <w:r w:rsidR="008D1F9D">
        <w:instrText>ADDIN CSL_CITATION {"citationItems":[{"id":"ITEM-1","itemData":{"DOI":"10.1016/j.energy.2010.09.009","ISSN":"03605442","abstract":"Artificial neural networks (ANNs) were used to estimate solar radiation in Turkey (26-45°E, 36-42°N) using geographical and satellite-estimated data. In order to train the Generalized regression neural network (GRNN) geographical and satellite-estimated data for the period from January 2002 to December 2002 from 19 stations spread over Turkey were used in training (ten stations) and testing (nine stations) data. Latitude, longitude, altitude, surface emissivity for e{open}4, surface emissivity for e{open}5, and land surface temperature are used in the input layer of the network. Solar radiation is the output. Root Mean Square Error (RMSE) and correlation coefficient (R2) between the estimated and measured values for monthly mean daily sum with ANN values have been found as 0.1630 MJ/m2 and 95.34% (training stations), 0.3200 MJ/m2 and 93.41% (testing stations), respectively. Since these results are good enough it was concluded that the developed GRNN tool can be used to predict the solar radiation in Turkey. © 2010 Elsevier Ltd.","author":[{"dropping-particle":"","family":"Şenkal","given":"Ozan","non-dropping-particle":"","parse-names":false,"suffix":""}],"container-title":"Energy","id":"ITEM-1","issue":"12","issued":{"date-parts":[["2010"]]},"page":"4795-4801","title":"Modeling of solar radiation using remote sensing and artificial neural network in Turkey","type":"article-journal","volume":"35"},"uris":["http://www.mendeley.com/documents/?uuid=e42395dc-c97c-4cf3-ba06-640230544054"]}],"mendeley":{"formattedCitation":"[177]","plainTextFormattedCitation":"[177]","previouslyFormattedCitation":"[177]"},"properties":{"noteIndex":0},"schema":"https://github.com/citation-style-language/schema/raw/master/csl-citation.json"}</w:instrText>
      </w:r>
      <w:r w:rsidR="007F72AB" w:rsidRPr="00CC1DB4">
        <w:fldChar w:fldCharType="separate"/>
      </w:r>
      <w:r w:rsidR="008D1F9D" w:rsidRPr="008D1F9D">
        <w:rPr>
          <w:noProof/>
        </w:rPr>
        <w:t>[177]</w:t>
      </w:r>
      <w:r w:rsidR="007F72AB" w:rsidRPr="00CC1DB4">
        <w:fldChar w:fldCharType="end"/>
      </w:r>
      <w:r w:rsidRPr="00CC1DB4">
        <w:t xml:space="preserve"> and genetic algorithm (GA) </w:t>
      </w:r>
      <w:r w:rsidR="00835DB6" w:rsidRPr="00CC1DB4">
        <w:fldChar w:fldCharType="begin" w:fldLock="1"/>
      </w:r>
      <w:r w:rsidR="008D1F9D">
        <w:instrText>ADDIN CSL_CITATION {"citationItems":[{"id":"ITEM-1","itemData":{"author":[{"dropping-particle":"","family":"Wu, L., Wang, Y., Long, J., &amp; Liu","given":"Z. (2015).","non-dropping-particle":"","parse-names":false,"suffix":""}],"id":"ITEM-1","issued":{"date-parts":[["0"]]},"title":"An unsupervised change detection approach for remote sensing image using principal component analysis and genetic algorithm. In Image and graphics (pp. 589–602). New York City: Springer International Publishing.","type":"article-journal"},"uris":["http://www.mendeley.com/documents/?uuid=fc52e5c2-afa2-4b77-8731-15ceb69fcbc3"]},{"id":"ITEM-2","itemData":{"DOI":"10.1504/IJBIC.2017.084330","ISSN":"17580374","abstract":"Image fusion is to combine information from two or more images of a scene into a single composite image, which will produce more information for visual perception or computer processing. In recent years, many algorithms have been developed, but there exist information loss and image distortion. To produce a satisfactory fusion result, an image fusion algorithm based on shearlet and genetic algorithm is proposed. As one of the multi-scale geometric analysis (MGA) tools, shearlet is equipped with a rich mathematical structure which is associated to a multi-resolution analysis. Genetic algorithm (GA) is an optimisation algorithm. So GA can be used to image fusion where parameter optimisation is required. Firstly, shearlet is performed on each input image to obtain their low-pass and high-pass coefficients. And then, GA is used to optimise the weighted factors in the fusion rule. Finally, the fused image is obtained by inverse shearlet transform. Experimental results have demonstrated that our method could acquire better fusion quality than any other methods.","author":[{"dropping-particle":"","family":"Miao","given":"Qiguang","non-dropping-particle":"","parse-names":false,"suffix":""},{"dropping-particle":"","family":"Liu","given":"Ruyi","non-dropping-particle":"","parse-names":false,"suffix":""},{"dropping-particle":"","family":"Quan","given":"Yining","non-dropping-particle":"","parse-names":false,"suffix":""},{"dropping-particle":"","family":"Song","given":"Jianfeng","non-dropping-particle":"","parse-names":false,"suffix":""}],"container-title":"International Journal of Bio-Inspired Computation","id":"ITEM-2","issue":"4","issued":{"date-parts":[["2017"]]},"page":"240-250","title":"Remote sensing image fusion based on shearlet and genetic algorithm","type":"article-journal","volume":"9"},"uris":["http://www.mendeley.com/documents/?uuid=9dc95a7b-19e4-478f-97d7-439d15d9e401"]},{"id":"ITEM-3","itemData":{"DOI":"10.1016/j.rse.2015.12.016","ISSN":"00344257","abstract":"This paper is focused on the presentation and discussion of an object oriented approach, applied to the Hierapolis (Turkey) site, to automatically detect the subtle features linked to buried archaeological remains. The data processing is applied twice: (i) first, globally at the whole image and, (ii) second, at the significant subsets identified by global analysis, in order to refine the previously obtained categorization. Object oriented approaches are usually based on two main steps: i) first the segmentation, ii) then the classification. Herein, we first performed the unsupervised classification step and, then, the segmentation. This choice is given by the specificity of archaeological issue, in particular: (i) the subtle features/targets to be identified are partially or totally unknown and characterized by a very small spectral separability from the background, and therefore (ii) the discrimination between archaeological class and substrates likely suffers significant confusion. To cope with these issues, the first step is based on an unsupervised classification, which provides a first 'rough' categorization of pixels; the second step, based on the segmentation, enables us to extract the geometric shape, and, in turn, to only categorize as archaeological class those pixels belonging to geometrically (rectangular and linear) shaped clusters. Outputs from this classification identify rectangular and linear features of archaeological interest whose size suggested that they may be a farm and some sectors of an aqueduct, respectively. Results from satellite based analysis were successfully evaluated by georadar and geomagnetic prospection along with field survey. From georadar and geomagnetic prospection we were able i) to confirm the presence of buried remains and ii) to detail and characterize these archaeological features at the subsoil level as well as to define the local stratigraphy. From field survey we dated the detected buried remains to a period spanning from Imperial Roman to early Byzantine historical times.","author":[{"dropping-particle":"","family":"Lasaponara","given":"Rosa","non-dropping-particle":"","parse-names":false,"suffix":""},{"dropping-particle":"","family":"Leucci","given":"Giovanni","non-dropping-particle":"","parse-names":false,"suffix":""},{"dropping-particle":"","family":"Masini","given":"Nicola","non-dropping-particle":"","parse-names":false,"suffix":""},{"dropping-particle":"","family":"Persico","given":"Raffaele","non-dropping-particle":"","parse-names":false,"suffix":""},{"dropping-particle":"","family":"Scardozzi","given":"Giuseppe","non-dropping-particle":"","parse-names":false,"suffix":""}],"container-title":"Remote Sensing of Environment","id":"ITEM-3","issued":{"date-parts":[["2016"]]},"page":"148-164","title":"Towards an operative use of remote sensing for exploring the past using satellite data: The case study of Hierapolis (Turkey)","type":"article-journal","volume":"174"},"uris":["http://www.mendeley.com/documents/?uuid=cc0d4c46-26f9-4caa-9305-f8f5c01e2834"]}],"mendeley":{"formattedCitation":"[178]–[180]","plainTextFormattedCitation":"[178]–[180]","previouslyFormattedCitation":"[178]–[180]"},"properties":{"noteIndex":0},"schema":"https://github.com/citation-style-language/schema/raw/master/csl-citation.json"}</w:instrText>
      </w:r>
      <w:r w:rsidR="00835DB6" w:rsidRPr="00CC1DB4">
        <w:fldChar w:fldCharType="separate"/>
      </w:r>
      <w:r w:rsidR="008D1F9D" w:rsidRPr="008D1F9D">
        <w:rPr>
          <w:noProof/>
        </w:rPr>
        <w:t>[178]–[180]</w:t>
      </w:r>
      <w:r w:rsidR="00835DB6" w:rsidRPr="00CC1DB4">
        <w:fldChar w:fldCharType="end"/>
      </w:r>
      <w:r w:rsidRPr="00CC1DB4">
        <w:t xml:space="preserve">. Among them, the ANN-GA hybrid model has been widely used to study the non-linear relationship between earthly measurements and satellite data. It has been reported that the model developed based on ANNGA is more accurate than the linear models </w:t>
      </w:r>
      <w:r w:rsidR="00835DB6" w:rsidRPr="00CC1DB4">
        <w:fldChar w:fldCharType="begin" w:fldLock="1"/>
      </w:r>
      <w:r w:rsidR="008D1F9D">
        <w:instrText>ADDIN CSL_CITATION {"citationItems":[{"id":"ITEM-1","itemData":{"DOI":"10.1109/TGRS.2013.2237780","ISSN":"01962892","abstract":"Leaf area index (LAI) products at regional and global scales are being routinely generated from individual instrument data acquired at a specific time. As a result of cloud contamination and other factors, these LAI products are spatially and temporally discontinuous and are also inaccurate for some vegetation types in many areas. A better strategy is to use multi-temporal data. In this paper, a method was developed to estimate LAI from time-series remote sensing data using general regression neural networks (GRNNs). A database was generated from Moderate-Resolution Imaging Spectroradiometer (MODIS) and CYCLOPES LAI products as well as MODIS reflectance products of the BELMANIP sites during the period from 2001-2003. The effective CYCLOPES LAI was first converted to true LAI, which was then combined with the MODIS LAI according to their uncertainties determined from the ground-measured true LAI. The MODIS reflectance was reprocessed to remove remaining effects. GRNNs were then trained over the fused LAI and reprocessed MODIS reflectance for each biome type to retrieve LAI from time-series remote sensing data. The reprocessed MODIS reflectance data from an entire year were inputted into the GRNNs to estimate the 1-year LAI profiles. Extensive validations for all biome types were carried out, and it was demonstrated that the method is able to estimate temporally continuous LAI profiles with much improved accuracy compared with that of the current MODIS and CYCLOPES LAI products. This new method is being used to produce the Global Land Surface Satellite LAI products in China. © 1980-2012 IEEE.","author":[{"dropping-particle":"","family":"Xiao","given":"Zhiqiang","non-dropping-particle":"","parse-names":false,"suffix":""},{"dropping-particle":"","family":"Liang","given":"Shunlin","non-dropping-particle":"","parse-names":false,"suffix":""},{"dropping-particle":"","family":"Wang","given":"Jindi","non-dropping-particle":"","parse-names":false,"suffix":""},{"dropping-particle":"","family":"Chen","given":"Ping","non-dropping-particle":"","parse-names":false,"suffix":""},{"dropping-particle":"","family":"Yin","given":"Xuejun","non-dropping-particle":"","parse-names":false,"suffix":""},{"dropping-particle":"","family":"Zhang","given":"Liqiang","non-dropping-particle":"","parse-names":false,"suffix":""},{"dropping-particle":"","family":"Song","given":"Jinling","non-dropping-particle":"","parse-names":false,"suffix":""}],"container-title":"IEEE Transactions on Geoscience and Remote Sensing","id":"ITEM-1","issue":"1","issued":{"date-parts":[["2014"]]},"page":"209-223","title":"Use of general regression neural networks for generating the GLASS leaf area index product from time-series MODIS surface reflectance","type":"article-journal","volume":"52"},"uris":["http://www.mendeley.com/documents/?uuid=d421dc7a-266a-454a-a8e0-1c001a0e32d0"]},{"id":"ITEM-2","itemData":{"DOI":"10.1504/IJBIC.2017.084330","ISSN":"17580374","abstract":"Image fusion is to combine information from two or more images of a scene into a single composite image, which will produce more information for visual perception or computer processing. In recent years, many algorithms have been developed, but there exist information loss and image distortion. To produce a satisfactory fusion result, an image fusion algorithm based on shearlet and genetic algorithm is proposed. As one of the multi-scale geometric analysis (MGA) tools, shearlet is equipped with a rich mathematical structure which is associated to a multi-resolution analysis. Genetic algorithm (GA) is an optimisation algorithm. So GA can be used to image fusion where parameter optimisation is required. Firstly, shearlet is performed on each input image to obtain their low-pass and high-pass coefficients. And then, GA is used to optimise the weighted factors in the fusion rule. Finally, the fused image is obtained by inverse shearlet transform. Experimental results have demonstrated that our method could acquire better fusion quality than any other methods.","author":[{"dropping-particle":"","family":"Miao","given":"Qiguang","non-dropping-particle":"","parse-names":false,"suffix":""},{"dropping-particle":"","family":"Liu","given":"Ruyi","non-dropping-particle":"","parse-names":false,"suffix":""},{"dropping-particle":"","family":"Quan","given":"Yining","non-dropping-particle":"","parse-names":false,"suffix":""},{"dropping-particle":"","family":"Song","given":"Jianfeng","non-dropping-particle":"","parse-names":false,"suffix":""}],"container-title":"International Journal of Bio-Inspired Computation","id":"ITEM-2","issue":"4","issued":{"date-parts":[["2017"]]},"page":"240-250","title":"Remote sensing image fusion based on shearlet and genetic algorithm","type":"article-journal","volume":"9"},"uris":["http://www.mendeley.com/documents/?uuid=9dc95a7b-19e4-478f-97d7-439d15d9e401"]}],"mendeley":{"formattedCitation":"[179], [181]","plainTextFormattedCitation":"[179], [181]","previouslyFormattedCitation":"[179], [181]"},"properties":{"noteIndex":0},"schema":"https://github.com/citation-style-language/schema/raw/master/csl-citation.json"}</w:instrText>
      </w:r>
      <w:r w:rsidR="00835DB6" w:rsidRPr="00CC1DB4">
        <w:fldChar w:fldCharType="separate"/>
      </w:r>
      <w:r w:rsidR="008D1F9D" w:rsidRPr="008D1F9D">
        <w:rPr>
          <w:noProof/>
        </w:rPr>
        <w:t>[179], [181]</w:t>
      </w:r>
      <w:r w:rsidR="00835DB6" w:rsidRPr="00CC1DB4">
        <w:fldChar w:fldCharType="end"/>
      </w:r>
      <w:r w:rsidRPr="00CC1DB4">
        <w:t xml:space="preserve">). Generally, in monitoring process, genetic algorithm is employed for optimizations of model parameters </w:t>
      </w:r>
      <w:r w:rsidR="00835DB6" w:rsidRPr="00CC1DB4">
        <w:fldChar w:fldCharType="begin" w:fldLock="1"/>
      </w:r>
      <w:r w:rsidR="008D1F9D">
        <w:instrText>ADDIN CSL_CITATION {"citationItems":[{"id":"ITEM-1","itemData":{"DOI":"10.1007/s10661-005-4328-z","ISSN":"01676369","PMID":"16160791","abstract":"Selection procedure of the optimum station combination for decreasing the station number from 33 to 14 in water quality monitoring network of Gediz river basin was applied using an optimization method. Gediz basin is one of the important basins and it covers 2.3% of the total surface area of Turkey. The technique includes two stages as the data preparation and the optimization. In the data preparation stage, firstly, alternative station combinations decreased and then station combination scores obtained from assigned selection criteria for point and nonpoint pollution management objectives. Finally, genetic algorithm applied to select the best combination. The results were compared with a prior solution that used dynamic programming as the optimization technique. © Springer Science + Business Media, Inc. 2005.","author":[{"dropping-particle":"","family":"Icaga","given":"Yilmaz","non-dropping-particle":"","parse-names":false,"suffix":""}],"container-title":"Environmental Monitoring and Assessment","id":"ITEM-1","issue":"1-3","issued":{"date-parts":[["2005"]]},"page":"261-277","title":"Genetic algorithm usage in water quality monitoring networks optimization in Gediz (Turkey) River Basin","type":"article-journal","volume":"108"},"uris":["http://www.mendeley.com/documents/?uuid=7c54d017-fa66-4045-9573-8e5e4e33d67c"]},{"id":"ITEM-2","itemData":{"DOI":"10.1007/s10661-006-8498-0","ISSN":"01676369","PMID":"16917704","abstract":"The inverse distance method, one of the commonly used methods for analyzing spatial variation of rainfall, is flexible if the order of distances in the method is adjustable. By applying the genetic algorithm (GA), the optimal order of distances can be found to minimize the difference between estimated and measured precipitation data. A case study of the Feitsui reservoir watershed in Taiwan is described in the present paper. The results show that the variability of the order of distances is small when the topography of rainfall stations is uniform. Moreover, when rainfall characteristic is uniform, the horizontal distance between rainfall stations and interpolated locations is the major factor influencing the order of distances. The results also verify that the variable-order inverse distance method is more suitable than the arithmetic average method and the Thiessen Polygons method in describing the spatial variation of rainfall. The efficiency and reliability of hydrologic modeling and hence of general water resource management can be significantly improved by more accurate rainfall data interpolated by the variable-order inverse distance method. © Springer Science + Business Media, Inc. 2006.","author":[{"dropping-particle":"","family":"Chang","given":"Chia Ling","non-dropping-particle":"","parse-names":false,"suffix":""},{"dropping-particle":"","family":"Lo","given":"Shang Lien","non-dropping-particle":"","parse-names":false,"suffix":""},{"dropping-particle":"","family":"Yu","given":"Shaw L.","non-dropping-particle":"","parse-names":false,"suffix":""}],"container-title":"Environmental Monitoring and Assessment","id":"ITEM-2","issue":"1-3","issued":{"date-parts":[["2006"]]},"page":"145-155","title":"The parameter optimization in the inverse distance method by genetic algorithm for estimating precipitation","type":"article-journal","volume":"117"},"uris":["http://www.mendeley.com/documents/?uuid=56ef885c-3ca9-480d-a026-3196fef2e819"]}],"mendeley":{"formattedCitation":"[182], [183]","plainTextFormattedCitation":"[182], [183]","previouslyFormattedCitation":"[182], [183]"},"properties":{"noteIndex":0},"schema":"https://github.com/citation-style-language/schema/raw/master/csl-citation.json"}</w:instrText>
      </w:r>
      <w:r w:rsidR="00835DB6" w:rsidRPr="00CC1DB4">
        <w:fldChar w:fldCharType="separate"/>
      </w:r>
      <w:r w:rsidR="008D1F9D" w:rsidRPr="008D1F9D">
        <w:rPr>
          <w:noProof/>
        </w:rPr>
        <w:t>[182], [183]</w:t>
      </w:r>
      <w:r w:rsidR="00835DB6" w:rsidRPr="00CC1DB4">
        <w:fldChar w:fldCharType="end"/>
      </w:r>
      <w:r w:rsidRPr="00CC1DB4">
        <w:t xml:space="preserve">. Zhou et al. </w:t>
      </w:r>
      <w:r w:rsidR="00835DB6" w:rsidRPr="00CC1DB4">
        <w:fldChar w:fldCharType="begin" w:fldLock="1"/>
      </w:r>
      <w:r w:rsidR="008D1F9D">
        <w:instrText>ADDIN CSL_CITATION {"citationItems":[{"id":"ITEM-1","itemData":{"DOI":"10.1016/j.jece.2015.08.003","ISSN":"22133437","abstract":"In this paper, a novel integrated approach for tracing the heavy metal contamination sources in urban surface soils was proposed by combining statistical analysis, artificial neural network (ANN), and adaptive genetic algorithm (AGA). Total 319 surface soil samples from an area of about 400 km2 including five functional areas have tested here. Firstly, the pollution level of a single heavy metal and the overall status of the urban surface soils contaminated by As, Cd, Cr, Cu, Hg, Ni, Pb and Zn were assessed by the single factor contaminant index and the Nemerow comprehensive index, respectively. Statistical analysis showed that this city has been seriously polluted by heavy metals. Then, the possible sources of heavy metals in the urban surface soils were identified through correlation matrix based on principle component analysis (PCA). At last, the concentrations of heavy metals were estimated by using ANN based intelligent method. And based on this, the AGA was used to accurately search the points with extremely high concentration of heavy metal and their corresponding spatial position. These points especially the one with maximum concentration were regarded as the locations of the contamination source.","author":[{"dropping-particle":"","family":"Zhou","given":"Ping","non-dropping-particle":"","parse-names":false,"suffix":""},{"dropping-particle":"","family":"Zhao","given":"Yao","non-dropping-particle":"","parse-names":false,"suffix":""},{"dropping-particle":"","family":"Zhao","given":"Zicheng","non-dropping-particle":"","parse-names":false,"suffix":""},{"dropping-particle":"","family":"Chai","given":"Tianyou","non-dropping-particle":"","parse-names":false,"suffix":""}],"container-title":"Journal of Environmental Chemical Engineering","id":"ITEM-1","issue":"4","issued":{"date-parts":[["2015"]]},"page":"2569-2579","title":"Source mapping and determining of soil contamination by heavy metals using statistical analysis, artificial neural network, and adaptive genetic algorithm","type":"article-journal","volume":"3"},"uris":["http://www.mendeley.com/documents/?uuid=c4014c75-aa6b-4cdf-9bf3-66ce3a8d3b71"]}],"mendeley":{"formattedCitation":"[184]","plainTextFormattedCitation":"[184]","previouslyFormattedCitation":"[184]"},"properties":{"noteIndex":0},"schema":"https://github.com/citation-style-language/schema/raw/master/csl-citation.json"}</w:instrText>
      </w:r>
      <w:r w:rsidR="00835DB6" w:rsidRPr="00CC1DB4">
        <w:fldChar w:fldCharType="separate"/>
      </w:r>
      <w:r w:rsidR="008D1F9D" w:rsidRPr="008D1F9D">
        <w:rPr>
          <w:noProof/>
        </w:rPr>
        <w:t>[184]</w:t>
      </w:r>
      <w:r w:rsidR="00835DB6" w:rsidRPr="00CC1DB4">
        <w:fldChar w:fldCharType="end"/>
      </w:r>
      <w:r w:rsidRPr="00CC1DB4">
        <w:t xml:space="preserve"> applied the principal component analysis, ANN, and ANN-GA hybrid approaches to model the distribution of soil heavy metals. They concluded that the most accurate models were obtained by ANN-GA.</w:t>
      </w:r>
      <w:r w:rsidR="00EB3347" w:rsidRPr="00CC1DB4">
        <w:t xml:space="preserve"> </w:t>
      </w:r>
    </w:p>
    <w:p w14:paraId="197BF784" w14:textId="77777777" w:rsidR="004D6CA7" w:rsidRPr="00CC1DB4" w:rsidRDefault="00EB3347" w:rsidP="00EB3347">
      <w:pPr>
        <w:autoSpaceDE w:val="0"/>
        <w:autoSpaceDN w:val="0"/>
        <w:adjustRightInd w:val="0"/>
        <w:spacing w:after="0" w:line="240" w:lineRule="auto"/>
        <w:ind w:left="360" w:firstLine="360"/>
        <w:jc w:val="both"/>
      </w:pPr>
      <w:r w:rsidRPr="00CC1DB4">
        <w:t xml:space="preserve">In </w:t>
      </w:r>
      <w:r w:rsidRPr="00CC1DB4">
        <w:fldChar w:fldCharType="begin" w:fldLock="1"/>
      </w:r>
      <w:r w:rsidR="008D1F9D">
        <w:instrText>ADDIN CSL_CITATION {"citationItems":[{"id":"ITEM-1","itemData":{"DOI":"10.1007/s10661-017-5821-x","ISSN":"15732959","PMID":"28409353","abstract":"This study aims to assess and compare heavy metal distribution models developed using stepwise multiple linear regression (MSLR) and neural network-genetic algorithm model (ANN-GA) based on satellite imagery. The source identification of heavy metals was also explored using local Moran index. Soil samples (n = 300) were collected based on a grid and pH, organic matter, clay, iron oxide contents cadmium (Cd), lead (Pb) and zinc (Zn) concentrations were determined for each sample. Visible/near-infrared reflectance (VNIR) within the electromagnetic ranges of satellite imagery was applied to estimate heavy metal concentrations in the soil using MSLR and ANN-GA models. The models were evaluated and ANN-GA model demonstrated higher accuracy, and the autocorrelation results showed higher significant clusters of heavy metals around the industrial zone. The higher concentration of Cd, Pb and Zn was noted under industrial lands and irrigation farming in comparison to barren and dryland farming. Accumulation of industrial wastes in roads and streams was identified as main sources of pollution, and the concentration of soil heavy metals was reduced by increasing the distance from these sources. In comparison to MLSR, ANN-GA provided a more accurate indirect assessment of heavy metal concentrations in highly polluted soils. The clustering analysis provided reliable information about the spatial distribution of soil heavy metals and their sources.","author":[{"dropping-particle":"","family":"Nadari","given":"Arman","non-dropping-particle":"","parse-names":false,"suffix":""},{"dropping-particle":"","family":"Delavar","given":"Mohmmad Amir","non-dropping-particle":"","parse-names":false,"suffix":""},{"dropping-particle":"","family":"Kaboudin","given":"Babak","non-dropping-particle":"","parse-names":false,"suffix":""},{"dropping-particle":"","family":"Askari","given":"Mohammad Sagdegh","non-dropping-particle":"","parse-names":false,"suffix":""}],"container-title":"Environmental Monitoring and Assessment","id":"ITEM-1","issue":"5","issued":{"date-parts":[["2017"]]},"publisher":"Environmental Monitoring and Assessment","title":"Assessment of spatial distribution of soil heavy metals using ANN-GA, MSLR and satellite imagery","type":"article-journal","volume":"189"},"uris":["http://www.mendeley.com/documents/?uuid=cfc7b2a8-e898-4c89-958d-00acd034ce0f"]}],"mendeley":{"formattedCitation":"[185]","plainTextFormattedCitation":"[185]","previouslyFormattedCitation":"[185]"},"properties":{"noteIndex":0},"schema":"https://github.com/citation-style-language/schema/raw/master/csl-citation.json"}</w:instrText>
      </w:r>
      <w:r w:rsidRPr="00CC1DB4">
        <w:fldChar w:fldCharType="separate"/>
      </w:r>
      <w:r w:rsidR="008D1F9D" w:rsidRPr="008D1F9D">
        <w:rPr>
          <w:noProof/>
        </w:rPr>
        <w:t>[185]</w:t>
      </w:r>
      <w:r w:rsidRPr="00CC1DB4">
        <w:fldChar w:fldCharType="end"/>
      </w:r>
      <w:r w:rsidR="00CC1DB4" w:rsidRPr="00CC1DB4">
        <w:t xml:space="preserve"> a</w:t>
      </w:r>
      <w:r w:rsidR="004D6CA7" w:rsidRPr="00CC1DB4">
        <w:t xml:space="preserve"> total of 240 (80%) and 60 (20%) samples were randomly allocated to the training and testing sets, respectively. The accuracy of models was assessed using predictions coefficient of determination (R2) and root mean square error (RMSE). Data analysis and processing of satellite images were performed in ENVI software, and maps were prepared using ArcGIS software version 10.2.</w:t>
      </w:r>
      <w:r w:rsidRPr="00CC1DB4">
        <w:t xml:space="preserve"> The results of training (n = 240) and test (n = 60) models for MSLR and ANN-GA are shown in Table 3.</w:t>
      </w:r>
    </w:p>
    <w:p w14:paraId="43D33E39" w14:textId="77777777" w:rsidR="00CC1DB4" w:rsidRDefault="00CC1DB4" w:rsidP="00EB3347">
      <w:pPr>
        <w:autoSpaceDE w:val="0"/>
        <w:autoSpaceDN w:val="0"/>
        <w:adjustRightInd w:val="0"/>
        <w:spacing w:after="0" w:line="240" w:lineRule="auto"/>
        <w:ind w:left="360" w:firstLine="360"/>
        <w:jc w:val="both"/>
        <w:rPr>
          <w:color w:val="FFFF00"/>
        </w:rPr>
      </w:pPr>
    </w:p>
    <w:p w14:paraId="1A06DE2F" w14:textId="77777777" w:rsidR="003C50CC" w:rsidRDefault="003C50CC" w:rsidP="00EB3347">
      <w:pPr>
        <w:autoSpaceDE w:val="0"/>
        <w:autoSpaceDN w:val="0"/>
        <w:adjustRightInd w:val="0"/>
        <w:spacing w:after="0" w:line="240" w:lineRule="auto"/>
        <w:ind w:left="360" w:firstLine="360"/>
        <w:jc w:val="both"/>
        <w:rPr>
          <w:color w:val="FFFF00"/>
        </w:rPr>
      </w:pPr>
    </w:p>
    <w:p w14:paraId="148683DF" w14:textId="77777777" w:rsidR="003C50CC" w:rsidRDefault="003C50CC" w:rsidP="00EB3347">
      <w:pPr>
        <w:autoSpaceDE w:val="0"/>
        <w:autoSpaceDN w:val="0"/>
        <w:adjustRightInd w:val="0"/>
        <w:spacing w:after="0" w:line="240" w:lineRule="auto"/>
        <w:ind w:left="360" w:firstLine="360"/>
        <w:jc w:val="both"/>
        <w:rPr>
          <w:color w:val="FFFF00"/>
        </w:rPr>
      </w:pPr>
    </w:p>
    <w:p w14:paraId="077DD0D7" w14:textId="77777777" w:rsidR="00CC1DB4" w:rsidRPr="00CC1DB4" w:rsidRDefault="00CC1DB4" w:rsidP="00E34345">
      <w:pPr>
        <w:autoSpaceDE w:val="0"/>
        <w:autoSpaceDN w:val="0"/>
        <w:adjustRightInd w:val="0"/>
        <w:spacing w:after="0" w:line="240" w:lineRule="auto"/>
        <w:ind w:left="360" w:firstLine="360"/>
        <w:jc w:val="center"/>
        <w:rPr>
          <w:sz w:val="18"/>
          <w:szCs w:val="18"/>
        </w:rPr>
      </w:pPr>
      <w:r w:rsidRPr="00CC1DB4">
        <w:rPr>
          <w:sz w:val="18"/>
          <w:szCs w:val="18"/>
        </w:rPr>
        <w:t>Table 3. Cross-validation results of ANN-GA and MSLR models for Cd, Pb and Zn (mg kg−1)</w:t>
      </w:r>
      <w:r w:rsidR="00E34345">
        <w:rPr>
          <w:sz w:val="18"/>
          <w:szCs w:val="18"/>
        </w:rPr>
        <w:t xml:space="preserve"> </w:t>
      </w:r>
    </w:p>
    <w:tbl>
      <w:tblPr>
        <w:tblStyle w:val="TableGrid"/>
        <w:tblW w:w="0" w:type="auto"/>
        <w:jc w:val="center"/>
        <w:tblLook w:val="04A0" w:firstRow="1" w:lastRow="0" w:firstColumn="1" w:lastColumn="0" w:noHBand="0" w:noVBand="1"/>
      </w:tblPr>
      <w:tblGrid>
        <w:gridCol w:w="1478"/>
        <w:gridCol w:w="851"/>
        <w:gridCol w:w="992"/>
        <w:gridCol w:w="850"/>
      </w:tblGrid>
      <w:tr w:rsidR="00CC1DB4" w:rsidRPr="00CC1DB4" w14:paraId="718166B0" w14:textId="77777777" w:rsidTr="00CC1DB4">
        <w:trPr>
          <w:jc w:val="center"/>
        </w:trPr>
        <w:tc>
          <w:tcPr>
            <w:tcW w:w="1478" w:type="dxa"/>
          </w:tcPr>
          <w:p w14:paraId="00C17EE2" w14:textId="77777777" w:rsidR="00CC1DB4" w:rsidRPr="00E34345" w:rsidRDefault="00CC1DB4" w:rsidP="00CC1DB4">
            <w:pPr>
              <w:autoSpaceDE w:val="0"/>
              <w:autoSpaceDN w:val="0"/>
              <w:adjustRightInd w:val="0"/>
              <w:jc w:val="center"/>
              <w:rPr>
                <w:sz w:val="16"/>
                <w:szCs w:val="16"/>
              </w:rPr>
            </w:pPr>
            <w:r w:rsidRPr="00E34345">
              <w:rPr>
                <w:rFonts w:cs="XvwvffAdvTT3713a231"/>
                <w:sz w:val="16"/>
                <w:szCs w:val="16"/>
              </w:rPr>
              <w:t>Model</w:t>
            </w:r>
          </w:p>
        </w:tc>
        <w:tc>
          <w:tcPr>
            <w:tcW w:w="851" w:type="dxa"/>
          </w:tcPr>
          <w:p w14:paraId="1A2D4F1D" w14:textId="77777777" w:rsidR="00CC1DB4" w:rsidRPr="00E34345" w:rsidRDefault="00CC1DB4" w:rsidP="00CC1DB4">
            <w:pPr>
              <w:autoSpaceDE w:val="0"/>
              <w:autoSpaceDN w:val="0"/>
              <w:adjustRightInd w:val="0"/>
              <w:jc w:val="center"/>
              <w:rPr>
                <w:sz w:val="16"/>
                <w:szCs w:val="16"/>
              </w:rPr>
            </w:pPr>
            <w:r w:rsidRPr="00E34345">
              <w:rPr>
                <w:rFonts w:cs="XvwvffAdvTT3713a231"/>
                <w:sz w:val="16"/>
                <w:szCs w:val="16"/>
              </w:rPr>
              <w:t>Cd</w:t>
            </w:r>
          </w:p>
        </w:tc>
        <w:tc>
          <w:tcPr>
            <w:tcW w:w="992" w:type="dxa"/>
          </w:tcPr>
          <w:p w14:paraId="5740C90D" w14:textId="77777777" w:rsidR="00CC1DB4" w:rsidRPr="00E34345" w:rsidRDefault="00CC1DB4" w:rsidP="00CC1DB4">
            <w:pPr>
              <w:autoSpaceDE w:val="0"/>
              <w:autoSpaceDN w:val="0"/>
              <w:adjustRightInd w:val="0"/>
              <w:jc w:val="center"/>
              <w:rPr>
                <w:sz w:val="16"/>
                <w:szCs w:val="16"/>
              </w:rPr>
            </w:pPr>
            <w:r w:rsidRPr="00E34345">
              <w:rPr>
                <w:sz w:val="16"/>
                <w:szCs w:val="16"/>
              </w:rPr>
              <w:t>Pb</w:t>
            </w:r>
          </w:p>
        </w:tc>
        <w:tc>
          <w:tcPr>
            <w:tcW w:w="850" w:type="dxa"/>
          </w:tcPr>
          <w:p w14:paraId="6B6DE1EE" w14:textId="77777777" w:rsidR="00CC1DB4" w:rsidRPr="00E34345" w:rsidRDefault="00CC1DB4" w:rsidP="00CC1DB4">
            <w:pPr>
              <w:autoSpaceDE w:val="0"/>
              <w:autoSpaceDN w:val="0"/>
              <w:adjustRightInd w:val="0"/>
              <w:jc w:val="center"/>
              <w:rPr>
                <w:sz w:val="16"/>
                <w:szCs w:val="16"/>
              </w:rPr>
            </w:pPr>
            <w:r w:rsidRPr="00E34345">
              <w:rPr>
                <w:sz w:val="16"/>
                <w:szCs w:val="16"/>
              </w:rPr>
              <w:t>Zn</w:t>
            </w:r>
          </w:p>
        </w:tc>
      </w:tr>
      <w:tr w:rsidR="00CC1DB4" w:rsidRPr="00CC1DB4" w14:paraId="7D325E8B" w14:textId="77777777" w:rsidTr="00CC1DB4">
        <w:trPr>
          <w:jc w:val="center"/>
        </w:trPr>
        <w:tc>
          <w:tcPr>
            <w:tcW w:w="1478" w:type="dxa"/>
          </w:tcPr>
          <w:p w14:paraId="0C4D5844" w14:textId="77777777" w:rsidR="00CC1DB4" w:rsidRPr="00E34345" w:rsidRDefault="00CC1DB4" w:rsidP="00CC1DB4">
            <w:pPr>
              <w:autoSpaceDE w:val="0"/>
              <w:autoSpaceDN w:val="0"/>
              <w:adjustRightInd w:val="0"/>
              <w:jc w:val="center"/>
              <w:rPr>
                <w:sz w:val="16"/>
                <w:szCs w:val="16"/>
              </w:rPr>
            </w:pPr>
            <w:r w:rsidRPr="00E34345">
              <w:rPr>
                <w:rFonts w:cs="XvwvffAdvTT3713a231"/>
                <w:sz w:val="16"/>
                <w:szCs w:val="16"/>
              </w:rPr>
              <w:lastRenderedPageBreak/>
              <w:t>R2_tr (ANN-GA)</w:t>
            </w:r>
          </w:p>
        </w:tc>
        <w:tc>
          <w:tcPr>
            <w:tcW w:w="851" w:type="dxa"/>
          </w:tcPr>
          <w:p w14:paraId="0E3FD297" w14:textId="77777777" w:rsidR="00CC1DB4" w:rsidRPr="00E34345" w:rsidRDefault="00CC1DB4" w:rsidP="00CC1DB4">
            <w:pPr>
              <w:autoSpaceDE w:val="0"/>
              <w:autoSpaceDN w:val="0"/>
              <w:adjustRightInd w:val="0"/>
              <w:jc w:val="center"/>
              <w:rPr>
                <w:sz w:val="16"/>
                <w:szCs w:val="16"/>
              </w:rPr>
            </w:pPr>
            <w:r w:rsidRPr="00E34345">
              <w:rPr>
                <w:sz w:val="16"/>
                <w:szCs w:val="16"/>
              </w:rPr>
              <w:t>0.85</w:t>
            </w:r>
          </w:p>
        </w:tc>
        <w:tc>
          <w:tcPr>
            <w:tcW w:w="992" w:type="dxa"/>
          </w:tcPr>
          <w:p w14:paraId="417EB2F0" w14:textId="77777777" w:rsidR="00CC1DB4" w:rsidRPr="00E34345" w:rsidRDefault="00CC1DB4" w:rsidP="00CC1DB4">
            <w:pPr>
              <w:autoSpaceDE w:val="0"/>
              <w:autoSpaceDN w:val="0"/>
              <w:adjustRightInd w:val="0"/>
              <w:jc w:val="center"/>
              <w:rPr>
                <w:sz w:val="16"/>
                <w:szCs w:val="16"/>
              </w:rPr>
            </w:pPr>
            <w:r w:rsidRPr="00E34345">
              <w:rPr>
                <w:sz w:val="16"/>
                <w:szCs w:val="16"/>
              </w:rPr>
              <w:t>0.91</w:t>
            </w:r>
          </w:p>
        </w:tc>
        <w:tc>
          <w:tcPr>
            <w:tcW w:w="850" w:type="dxa"/>
          </w:tcPr>
          <w:p w14:paraId="34A370FD" w14:textId="77777777" w:rsidR="00CC1DB4" w:rsidRPr="00E34345" w:rsidRDefault="00CC1DB4" w:rsidP="00CC1DB4">
            <w:pPr>
              <w:autoSpaceDE w:val="0"/>
              <w:autoSpaceDN w:val="0"/>
              <w:adjustRightInd w:val="0"/>
              <w:jc w:val="center"/>
              <w:rPr>
                <w:sz w:val="16"/>
                <w:szCs w:val="16"/>
              </w:rPr>
            </w:pPr>
            <w:r w:rsidRPr="00E34345">
              <w:rPr>
                <w:sz w:val="16"/>
                <w:szCs w:val="16"/>
              </w:rPr>
              <w:t>0.90</w:t>
            </w:r>
          </w:p>
        </w:tc>
      </w:tr>
      <w:tr w:rsidR="00CC1DB4" w:rsidRPr="00CC1DB4" w14:paraId="38D27783" w14:textId="77777777" w:rsidTr="00CC1DB4">
        <w:trPr>
          <w:jc w:val="center"/>
        </w:trPr>
        <w:tc>
          <w:tcPr>
            <w:tcW w:w="1478" w:type="dxa"/>
          </w:tcPr>
          <w:p w14:paraId="1061E306" w14:textId="77777777" w:rsidR="00CC1DB4" w:rsidRPr="00E34345" w:rsidRDefault="00CC1DB4" w:rsidP="00CC1DB4">
            <w:pPr>
              <w:autoSpaceDE w:val="0"/>
              <w:autoSpaceDN w:val="0"/>
              <w:adjustRightInd w:val="0"/>
              <w:jc w:val="center"/>
              <w:rPr>
                <w:sz w:val="16"/>
                <w:szCs w:val="16"/>
              </w:rPr>
            </w:pPr>
            <w:r w:rsidRPr="00E34345">
              <w:rPr>
                <w:rFonts w:cs="XvwvffAdvTT3713a231"/>
                <w:sz w:val="16"/>
                <w:szCs w:val="16"/>
              </w:rPr>
              <w:t>R2_tr (MSLR)</w:t>
            </w:r>
          </w:p>
        </w:tc>
        <w:tc>
          <w:tcPr>
            <w:tcW w:w="851" w:type="dxa"/>
          </w:tcPr>
          <w:p w14:paraId="164F1FA5" w14:textId="77777777" w:rsidR="00CC1DB4" w:rsidRPr="00E34345" w:rsidRDefault="00CC1DB4" w:rsidP="00CC1DB4">
            <w:pPr>
              <w:autoSpaceDE w:val="0"/>
              <w:autoSpaceDN w:val="0"/>
              <w:adjustRightInd w:val="0"/>
              <w:jc w:val="center"/>
              <w:rPr>
                <w:sz w:val="16"/>
                <w:szCs w:val="16"/>
              </w:rPr>
            </w:pPr>
            <w:r w:rsidRPr="00E34345">
              <w:rPr>
                <w:sz w:val="16"/>
                <w:szCs w:val="16"/>
              </w:rPr>
              <w:t>0.41</w:t>
            </w:r>
          </w:p>
        </w:tc>
        <w:tc>
          <w:tcPr>
            <w:tcW w:w="992" w:type="dxa"/>
          </w:tcPr>
          <w:p w14:paraId="747DB4D6" w14:textId="77777777" w:rsidR="00CC1DB4" w:rsidRPr="00E34345" w:rsidRDefault="00CC1DB4" w:rsidP="00CC1DB4">
            <w:pPr>
              <w:autoSpaceDE w:val="0"/>
              <w:autoSpaceDN w:val="0"/>
              <w:adjustRightInd w:val="0"/>
              <w:jc w:val="center"/>
              <w:rPr>
                <w:sz w:val="16"/>
                <w:szCs w:val="16"/>
              </w:rPr>
            </w:pPr>
            <w:r w:rsidRPr="00E34345">
              <w:rPr>
                <w:sz w:val="16"/>
                <w:szCs w:val="16"/>
              </w:rPr>
              <w:t>0.58</w:t>
            </w:r>
          </w:p>
        </w:tc>
        <w:tc>
          <w:tcPr>
            <w:tcW w:w="850" w:type="dxa"/>
          </w:tcPr>
          <w:p w14:paraId="158F62EA" w14:textId="77777777" w:rsidR="00CC1DB4" w:rsidRPr="00E34345" w:rsidRDefault="00CC1DB4" w:rsidP="00CC1DB4">
            <w:pPr>
              <w:autoSpaceDE w:val="0"/>
              <w:autoSpaceDN w:val="0"/>
              <w:adjustRightInd w:val="0"/>
              <w:jc w:val="center"/>
              <w:rPr>
                <w:sz w:val="16"/>
                <w:szCs w:val="16"/>
              </w:rPr>
            </w:pPr>
            <w:r w:rsidRPr="00E34345">
              <w:rPr>
                <w:sz w:val="16"/>
                <w:szCs w:val="16"/>
              </w:rPr>
              <w:t>0.57</w:t>
            </w:r>
          </w:p>
        </w:tc>
      </w:tr>
      <w:tr w:rsidR="00CC1DB4" w:rsidRPr="00CC1DB4" w14:paraId="0D7A3272" w14:textId="77777777" w:rsidTr="00CC1DB4">
        <w:trPr>
          <w:jc w:val="center"/>
        </w:trPr>
        <w:tc>
          <w:tcPr>
            <w:tcW w:w="1478" w:type="dxa"/>
          </w:tcPr>
          <w:p w14:paraId="7D3FA185" w14:textId="77777777" w:rsidR="00CC1DB4" w:rsidRPr="00E34345" w:rsidRDefault="00CC1DB4" w:rsidP="00CC1DB4">
            <w:pPr>
              <w:autoSpaceDE w:val="0"/>
              <w:autoSpaceDN w:val="0"/>
              <w:adjustRightInd w:val="0"/>
              <w:jc w:val="center"/>
              <w:rPr>
                <w:sz w:val="16"/>
                <w:szCs w:val="16"/>
              </w:rPr>
            </w:pPr>
            <w:r w:rsidRPr="00E34345">
              <w:rPr>
                <w:rFonts w:cs="XvwvffAdvTT3713a231"/>
                <w:sz w:val="16"/>
                <w:szCs w:val="16"/>
              </w:rPr>
              <w:t>R2_ts (ANN-GA)</w:t>
            </w:r>
          </w:p>
        </w:tc>
        <w:tc>
          <w:tcPr>
            <w:tcW w:w="851" w:type="dxa"/>
          </w:tcPr>
          <w:p w14:paraId="0D246FB8" w14:textId="77777777" w:rsidR="00CC1DB4" w:rsidRPr="00E34345" w:rsidRDefault="00CC1DB4" w:rsidP="00CC1DB4">
            <w:pPr>
              <w:autoSpaceDE w:val="0"/>
              <w:autoSpaceDN w:val="0"/>
              <w:adjustRightInd w:val="0"/>
              <w:jc w:val="center"/>
              <w:rPr>
                <w:sz w:val="16"/>
                <w:szCs w:val="16"/>
              </w:rPr>
            </w:pPr>
            <w:r w:rsidRPr="00E34345">
              <w:rPr>
                <w:sz w:val="16"/>
                <w:szCs w:val="16"/>
              </w:rPr>
              <w:t>0.91</w:t>
            </w:r>
          </w:p>
        </w:tc>
        <w:tc>
          <w:tcPr>
            <w:tcW w:w="992" w:type="dxa"/>
          </w:tcPr>
          <w:p w14:paraId="49DE97D2" w14:textId="77777777" w:rsidR="00CC1DB4" w:rsidRPr="00E34345" w:rsidRDefault="00CC1DB4" w:rsidP="00CC1DB4">
            <w:pPr>
              <w:autoSpaceDE w:val="0"/>
              <w:autoSpaceDN w:val="0"/>
              <w:adjustRightInd w:val="0"/>
              <w:jc w:val="center"/>
              <w:rPr>
                <w:sz w:val="16"/>
                <w:szCs w:val="16"/>
              </w:rPr>
            </w:pPr>
            <w:r w:rsidRPr="00E34345">
              <w:rPr>
                <w:sz w:val="16"/>
                <w:szCs w:val="16"/>
              </w:rPr>
              <w:t>0.86</w:t>
            </w:r>
          </w:p>
        </w:tc>
        <w:tc>
          <w:tcPr>
            <w:tcW w:w="850" w:type="dxa"/>
          </w:tcPr>
          <w:p w14:paraId="7B73330B" w14:textId="77777777" w:rsidR="00CC1DB4" w:rsidRPr="00E34345" w:rsidRDefault="00CC1DB4" w:rsidP="00CC1DB4">
            <w:pPr>
              <w:autoSpaceDE w:val="0"/>
              <w:autoSpaceDN w:val="0"/>
              <w:adjustRightInd w:val="0"/>
              <w:jc w:val="center"/>
              <w:rPr>
                <w:sz w:val="16"/>
                <w:szCs w:val="16"/>
              </w:rPr>
            </w:pPr>
            <w:r w:rsidRPr="00E34345">
              <w:rPr>
                <w:sz w:val="16"/>
                <w:szCs w:val="16"/>
              </w:rPr>
              <w:t>0.76</w:t>
            </w:r>
          </w:p>
        </w:tc>
      </w:tr>
      <w:tr w:rsidR="00CC1DB4" w:rsidRPr="00CC1DB4" w14:paraId="0EED43EA" w14:textId="77777777" w:rsidTr="00CC1DB4">
        <w:trPr>
          <w:jc w:val="center"/>
        </w:trPr>
        <w:tc>
          <w:tcPr>
            <w:tcW w:w="1478" w:type="dxa"/>
          </w:tcPr>
          <w:p w14:paraId="23EE0639" w14:textId="77777777" w:rsidR="00CC1DB4" w:rsidRPr="00E34345" w:rsidRDefault="00CC1DB4" w:rsidP="00CC1DB4">
            <w:pPr>
              <w:autoSpaceDE w:val="0"/>
              <w:autoSpaceDN w:val="0"/>
              <w:adjustRightInd w:val="0"/>
              <w:jc w:val="center"/>
              <w:rPr>
                <w:rFonts w:cs="XvwvffAdvTT3713a231"/>
                <w:sz w:val="16"/>
                <w:szCs w:val="16"/>
              </w:rPr>
            </w:pPr>
            <w:r w:rsidRPr="00E34345">
              <w:rPr>
                <w:rFonts w:cs="XvwvffAdvTT3713a231"/>
                <w:sz w:val="16"/>
                <w:szCs w:val="16"/>
              </w:rPr>
              <w:t>R2_ts (MSLR)</w:t>
            </w:r>
          </w:p>
        </w:tc>
        <w:tc>
          <w:tcPr>
            <w:tcW w:w="851" w:type="dxa"/>
          </w:tcPr>
          <w:p w14:paraId="7D718521" w14:textId="77777777" w:rsidR="00CC1DB4" w:rsidRPr="00E34345" w:rsidRDefault="00CC1DB4" w:rsidP="00CC1DB4">
            <w:pPr>
              <w:autoSpaceDE w:val="0"/>
              <w:autoSpaceDN w:val="0"/>
              <w:adjustRightInd w:val="0"/>
              <w:jc w:val="center"/>
              <w:rPr>
                <w:sz w:val="16"/>
                <w:szCs w:val="16"/>
              </w:rPr>
            </w:pPr>
            <w:r w:rsidRPr="00E34345">
              <w:rPr>
                <w:sz w:val="16"/>
                <w:szCs w:val="16"/>
              </w:rPr>
              <w:t>0.51</w:t>
            </w:r>
          </w:p>
        </w:tc>
        <w:tc>
          <w:tcPr>
            <w:tcW w:w="992" w:type="dxa"/>
          </w:tcPr>
          <w:p w14:paraId="070D4DAF" w14:textId="77777777" w:rsidR="00CC1DB4" w:rsidRPr="00E34345" w:rsidRDefault="00CC1DB4" w:rsidP="00CC1DB4">
            <w:pPr>
              <w:autoSpaceDE w:val="0"/>
              <w:autoSpaceDN w:val="0"/>
              <w:adjustRightInd w:val="0"/>
              <w:jc w:val="center"/>
              <w:rPr>
                <w:sz w:val="16"/>
                <w:szCs w:val="16"/>
              </w:rPr>
            </w:pPr>
            <w:r w:rsidRPr="00E34345">
              <w:rPr>
                <w:sz w:val="16"/>
                <w:szCs w:val="16"/>
              </w:rPr>
              <w:t>0.56</w:t>
            </w:r>
          </w:p>
        </w:tc>
        <w:tc>
          <w:tcPr>
            <w:tcW w:w="850" w:type="dxa"/>
          </w:tcPr>
          <w:p w14:paraId="2469EE72" w14:textId="77777777" w:rsidR="00CC1DB4" w:rsidRPr="00E34345" w:rsidRDefault="00CC1DB4" w:rsidP="00CC1DB4">
            <w:pPr>
              <w:autoSpaceDE w:val="0"/>
              <w:autoSpaceDN w:val="0"/>
              <w:adjustRightInd w:val="0"/>
              <w:jc w:val="center"/>
              <w:rPr>
                <w:sz w:val="16"/>
                <w:szCs w:val="16"/>
              </w:rPr>
            </w:pPr>
            <w:r w:rsidRPr="00E34345">
              <w:rPr>
                <w:sz w:val="16"/>
                <w:szCs w:val="16"/>
              </w:rPr>
              <w:t>0.63</w:t>
            </w:r>
          </w:p>
        </w:tc>
      </w:tr>
    </w:tbl>
    <w:p w14:paraId="3F5319D6" w14:textId="77777777" w:rsidR="00EB3347" w:rsidRDefault="00E34345" w:rsidP="00E34345">
      <w:pPr>
        <w:autoSpaceDE w:val="0"/>
        <w:autoSpaceDN w:val="0"/>
        <w:adjustRightInd w:val="0"/>
        <w:spacing w:after="0" w:line="240" w:lineRule="auto"/>
        <w:ind w:left="2172"/>
        <w:jc w:val="both"/>
        <w:rPr>
          <w:sz w:val="18"/>
          <w:szCs w:val="18"/>
        </w:rPr>
      </w:pPr>
      <w:r>
        <w:rPr>
          <w:sz w:val="18"/>
          <w:szCs w:val="18"/>
        </w:rPr>
        <w:t xml:space="preserve">          (tr train data, ts test data)</w:t>
      </w:r>
    </w:p>
    <w:p w14:paraId="7212F890" w14:textId="77777777" w:rsidR="00E34345" w:rsidRPr="00EB3347" w:rsidRDefault="00E34345" w:rsidP="00E34345">
      <w:pPr>
        <w:autoSpaceDE w:val="0"/>
        <w:autoSpaceDN w:val="0"/>
        <w:adjustRightInd w:val="0"/>
        <w:spacing w:after="0" w:line="240" w:lineRule="auto"/>
        <w:ind w:left="2172"/>
        <w:jc w:val="both"/>
        <w:rPr>
          <w:color w:val="FFFF00"/>
        </w:rPr>
      </w:pPr>
    </w:p>
    <w:p w14:paraId="5CD693A3" w14:textId="77777777" w:rsidR="004D6CA7" w:rsidRPr="00CC1DB4" w:rsidRDefault="004D6CA7" w:rsidP="00835DB6">
      <w:pPr>
        <w:autoSpaceDE w:val="0"/>
        <w:autoSpaceDN w:val="0"/>
        <w:adjustRightInd w:val="0"/>
        <w:spacing w:after="0" w:line="240" w:lineRule="auto"/>
        <w:ind w:left="426" w:firstLine="708"/>
        <w:jc w:val="both"/>
      </w:pPr>
      <w:r w:rsidRPr="00CC1DB4">
        <w:t xml:space="preserve">To investigate the spatial autocorrelation analysis, the local Moran I </w:t>
      </w:r>
      <w:r w:rsidR="00835DB6" w:rsidRPr="00CC1DB4">
        <w:fldChar w:fldCharType="begin" w:fldLock="1"/>
      </w:r>
      <w:r w:rsidR="008D1F9D">
        <w:instrText>ADDIN CSL_CITATION {"citationItems":[{"id":"ITEM-1","itemData":{"DOI":"10.1111/j.1538-4632.1995.tb00338.x","ISSN":"15384632","abstract":"The capabilities for visualization, rapid data retrieval, and manipulation in geographic information systems (GIS) have created the need for new techniques of exploratory data analysis that focus on the “spatial” aspects of the data. The identification of local patterns of spatial association is an important concern in this respect. In this paper, I outline a new general class of local indicators of spatial association (LISA) and show how they allow for the decomposition of global indicators, such as Moran's I, into the contribution of each observation. The LISA statistics serve two purposes. On one hand, they may be interpreted as indicators of local pockets of nonstationarity, or hot spots, similar to the Gi and G*i statistics of Getis and Ord (1992). On the other hand, they may be used to assess the influence of individual locations on the magnitude of the global statistic and to identify “outliers,” as in Anselin's Moran scatterplot (1993a). An initial evaluation of the properties of a LISA statistic is carried out for the local Moran, which is applied in a study of the spatial pattern of conflict for African countries and in a number of Monte Carlo simulations. 1995 The Ohio State University","author":[{"dropping-particle":"","family":"Anselin","given":"Luc","non-dropping-particle":"","parse-names":false,"suffix":""}],"container-title":"Geographical Analysis","id":"ITEM-1","issue":"2","issued":{"date-parts":[["1995"]]},"page":"93-115","title":"Local Indicators of Spatial Association—LISA","type":"article-journal","volume":"27"},"uris":["http://www.mendeley.com/documents/?uuid=cb0efb09-d68b-4335-948d-6ebfc2252a12"]}],"mendeley":{"formattedCitation":"[186]","plainTextFormattedCitation":"[186]","previouslyFormattedCitation":"[186]"},"properties":{"noteIndex":0},"schema":"https://github.com/citation-style-language/schema/raw/master/csl-citation.json"}</w:instrText>
      </w:r>
      <w:r w:rsidR="00835DB6" w:rsidRPr="00CC1DB4">
        <w:fldChar w:fldCharType="separate"/>
      </w:r>
      <w:r w:rsidR="008D1F9D" w:rsidRPr="008D1F9D">
        <w:rPr>
          <w:noProof/>
        </w:rPr>
        <w:t>[186]</w:t>
      </w:r>
      <w:r w:rsidR="00835DB6" w:rsidRPr="00CC1DB4">
        <w:fldChar w:fldCharType="end"/>
      </w:r>
      <w:r w:rsidRPr="00CC1DB4">
        <w:t xml:space="preserve">(Eq. (3)) and G* statistical method </w:t>
      </w:r>
      <w:r w:rsidR="00835DB6" w:rsidRPr="00CC1DB4">
        <w:fldChar w:fldCharType="begin" w:fldLock="1"/>
      </w:r>
      <w:r w:rsidR="008D1F9D">
        <w:instrText>ADDIN CSL_CITATION {"citationItems":[{"id":"ITEM-1","itemData":{"DOI":"10.1007/978-3-642-01976-0_10","ISSN":"21979375","abstract":"Introduced in this paper is a family of statistics, G, that can be used as a measure of spatial association in a number of circumstances. The basic statistic is derived, its properties are identified, and its advantages explained. Several of the G statistics make it possible to evaluate the spatial association of a variable within a specified distance of a single point. A comparison is made between a general G statistic andMoran’s I for similar hypothetical and empirical conditions. The empiricalwork includes studies of sudden infant death syndrome by county in North Carolina and dwelling unit prices in metropolitan San Diego by zip-code districts. Results indicate that G statistics should be used in conjunction with I in order to identify characteristics of patterns not revealed by the I statistic alone and, specifically, the Gi and G</w:instrText>
      </w:r>
      <w:r w:rsidR="008D1F9D">
        <w:rPr>
          <w:rFonts w:ascii="Cambria Math" w:hAnsi="Cambria Math" w:cs="Cambria Math"/>
        </w:rPr>
        <w:instrText>∗</w:instrText>
      </w:r>
      <w:r w:rsidR="008D1F9D">
        <w:instrText xml:space="preserve"> i statistics enable us to detect local </w:instrText>
      </w:r>
      <w:r w:rsidR="008D1F9D">
        <w:rPr>
          <w:rFonts w:ascii="Calibri" w:hAnsi="Calibri" w:cs="Calibri"/>
        </w:rPr>
        <w:instrText>“</w:instrText>
      </w:r>
      <w:r w:rsidR="008D1F9D">
        <w:instrText>pockets</w:instrText>
      </w:r>
      <w:r w:rsidR="008D1F9D">
        <w:rPr>
          <w:rFonts w:ascii="Calibri" w:hAnsi="Calibri" w:cs="Calibri"/>
        </w:rPr>
        <w:instrText>”</w:instrText>
      </w:r>
      <w:r w:rsidR="008D1F9D">
        <w:instrText xml:space="preserve"> of dependence that may not show up when using global statistics.","author":[{"dropping-particle":"","family":"Getis","given":"Arthur","non-dropping-particle":"","parse-names":false,"suffix":""},{"dropping-particle":"","family":"Ord","given":"J. Keith","non-dropping-particle":"","parse-names":false,"suffix":""}],"container-title":"Advances in Spatial Science","id":"ITEM-1","issued":{"date-parts":[["2010"]]},"page":"127-145","title":"The analysis of spatial association by use of distance statistics","type":"article-journal","volume":"61"},"uris":["http://www.mendeley.com/documents/?uuid=e0f15125-a1a8-4a46-9749-0f299523a093"]}],"mendeley":{"formattedCitation":"[187]","plainTextFormattedCitation":"[187]","previouslyFormattedCitation":"[187]"},"properties":{"noteIndex":0},"schema":"https://github.com/citation-style-language/schema/raw/master/csl-citation.json"}</w:instrText>
      </w:r>
      <w:r w:rsidR="00835DB6" w:rsidRPr="00CC1DB4">
        <w:fldChar w:fldCharType="separate"/>
      </w:r>
      <w:r w:rsidR="008D1F9D" w:rsidRPr="008D1F9D">
        <w:rPr>
          <w:noProof/>
        </w:rPr>
        <w:t>[187]</w:t>
      </w:r>
      <w:r w:rsidR="00835DB6" w:rsidRPr="00CC1DB4">
        <w:fldChar w:fldCharType="end"/>
      </w:r>
      <w:r w:rsidRPr="00CC1DB4">
        <w:t xml:space="preserve"> (Eq. (4)) were used to identify the presence of clusters:</w:t>
      </w:r>
    </w:p>
    <w:p w14:paraId="2EEAC0A3" w14:textId="77777777" w:rsidR="00CC1DB4" w:rsidRPr="00CC1DB4" w:rsidRDefault="00CC1DB4" w:rsidP="00835DB6">
      <w:pPr>
        <w:autoSpaceDE w:val="0"/>
        <w:autoSpaceDN w:val="0"/>
        <w:adjustRightInd w:val="0"/>
        <w:spacing w:after="0" w:line="240" w:lineRule="auto"/>
        <w:ind w:left="426" w:firstLine="708"/>
        <w:jc w:val="both"/>
      </w:pPr>
    </w:p>
    <w:p w14:paraId="7EED00AE" w14:textId="77777777" w:rsidR="00CC1DB4" w:rsidRPr="00CC1DB4" w:rsidRDefault="00CE4F57" w:rsidP="00CC1DB4">
      <w:pPr>
        <w:autoSpaceDE w:val="0"/>
        <w:autoSpaceDN w:val="0"/>
        <w:adjustRightInd w:val="0"/>
        <w:spacing w:after="0" w:line="240" w:lineRule="auto"/>
        <w:ind w:left="426" w:firstLine="708"/>
        <w:jc w:val="both"/>
      </w:pPr>
      <m:oMath>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j=1 j≠i</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CC1DB4" w:rsidRPr="00CC1DB4">
        <w:rPr>
          <w:rFonts w:eastAsiaTheme="minorEastAsia"/>
        </w:rPr>
        <w:tab/>
      </w:r>
      <w:r w:rsidR="00CC1DB4" w:rsidRPr="00CC1DB4">
        <w:rPr>
          <w:rFonts w:eastAsiaTheme="minorEastAsia"/>
        </w:rPr>
        <w:tab/>
      </w:r>
      <w:r w:rsidR="00CC1DB4" w:rsidRPr="00CC1DB4">
        <w:rPr>
          <w:rFonts w:eastAsiaTheme="minorEastAsia"/>
        </w:rPr>
        <w:tab/>
      </w:r>
      <w:r w:rsidR="00CC1DB4" w:rsidRPr="00CC1DB4">
        <w:rPr>
          <w:rFonts w:eastAsiaTheme="minorEastAsia"/>
        </w:rPr>
        <w:tab/>
      </w:r>
      <w:r w:rsidR="00CC1DB4" w:rsidRPr="00CC1DB4">
        <w:rPr>
          <w:rFonts w:eastAsiaTheme="minorEastAsia"/>
        </w:rPr>
        <w:tab/>
        <w:t xml:space="preserve">  </w:t>
      </w:r>
      <w:r w:rsidR="00CC1DB4" w:rsidRPr="00CC1DB4">
        <w:rPr>
          <w:rFonts w:eastAsiaTheme="minorEastAsia"/>
        </w:rPr>
        <w:tab/>
      </w:r>
      <w:r w:rsidR="00CC1DB4" w:rsidRPr="00CC1DB4">
        <w:rPr>
          <w:rFonts w:eastAsiaTheme="minorEastAsia"/>
        </w:rPr>
        <w:tab/>
        <w:t xml:space="preserve">    Eq. 5</w:t>
      </w:r>
    </w:p>
    <w:p w14:paraId="654020C0" w14:textId="77777777" w:rsidR="004D6CA7" w:rsidRPr="00CC1DB4" w:rsidRDefault="004D6CA7" w:rsidP="004D6CA7">
      <w:pPr>
        <w:autoSpaceDE w:val="0"/>
        <w:autoSpaceDN w:val="0"/>
        <w:adjustRightInd w:val="0"/>
        <w:spacing w:after="0" w:line="240" w:lineRule="auto"/>
        <w:ind w:left="426" w:firstLine="708"/>
        <w:jc w:val="both"/>
      </w:pPr>
    </w:p>
    <w:p w14:paraId="6835443C" w14:textId="77777777" w:rsidR="004D6CA7" w:rsidRPr="00CC1DB4" w:rsidRDefault="004D6CA7" w:rsidP="00CC1DB4">
      <w:pPr>
        <w:autoSpaceDE w:val="0"/>
        <w:autoSpaceDN w:val="0"/>
        <w:adjustRightInd w:val="0"/>
        <w:spacing w:after="0" w:line="240" w:lineRule="auto"/>
        <w:ind w:left="426" w:firstLine="708"/>
        <w:jc w:val="both"/>
      </w:pPr>
      <w:r w:rsidRPr="00CC1DB4">
        <w:t xml:space="preserve">where </w:t>
      </w:r>
      <m:oMath>
        <m:sSub>
          <m:sSubPr>
            <m:ctrlPr>
              <w:rPr>
                <w:rFonts w:ascii="Cambria Math" w:hAnsi="Cambria Math"/>
                <w:i/>
              </w:rPr>
            </m:ctrlPr>
          </m:sSubPr>
          <m:e>
            <m:r>
              <w:rPr>
                <w:rFonts w:ascii="Cambria Math" w:hAnsi="Cambria Math"/>
              </w:rPr>
              <m:t>I</m:t>
            </m:r>
          </m:e>
          <m:sub>
            <m:r>
              <w:rPr>
                <w:rFonts w:ascii="Cambria Math" w:hAnsi="Cambria Math"/>
              </w:rPr>
              <m:t>i</m:t>
            </m:r>
          </m:sub>
        </m:sSub>
      </m:oMath>
      <w:r w:rsidRPr="00CC1DB4">
        <w:t xml:space="preserve"> is the Moran index, N is the number of spatial observation pixel,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CC1DB4">
        <w:t xml:space="preserve"> is the standardized observed value of pixel i,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CC1DB4">
        <w:t xml:space="preserve"> is the standardized observed value of pixel j, and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Pr="00CC1DB4">
        <w:t xml:space="preserve"> is the the standardized spatial weighting value</w:t>
      </w:r>
      <w:r w:rsidR="00CC1DB4" w:rsidRPr="00CC1DB4">
        <w:t>.</w:t>
      </w:r>
    </w:p>
    <w:p w14:paraId="5E878D82" w14:textId="77777777" w:rsidR="00CC1DB4" w:rsidRPr="00CC1DB4" w:rsidRDefault="00CC1DB4" w:rsidP="00CC1DB4">
      <w:pPr>
        <w:autoSpaceDE w:val="0"/>
        <w:autoSpaceDN w:val="0"/>
        <w:adjustRightInd w:val="0"/>
        <w:spacing w:after="0" w:line="240" w:lineRule="auto"/>
        <w:ind w:left="426" w:firstLine="708"/>
        <w:jc w:val="both"/>
      </w:pPr>
    </w:p>
    <w:p w14:paraId="114C9AA8" w14:textId="77777777" w:rsidR="00CC1DB4" w:rsidRPr="00CC1DB4" w:rsidRDefault="00CE4F57" w:rsidP="00CC1DB4">
      <w:pPr>
        <w:autoSpaceDE w:val="0"/>
        <w:autoSpaceDN w:val="0"/>
        <w:adjustRightInd w:val="0"/>
        <w:spacing w:after="0" w:line="240" w:lineRule="auto"/>
        <w:ind w:left="426" w:firstLine="708"/>
        <w:jc w:val="both"/>
      </w:pPr>
      <m:oMath>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i</m:t>
                </m:r>
              </m:sub>
            </m:sSub>
          </m:e>
          <m:sup>
            <m:r>
              <w:rPr>
                <w:rFonts w:ascii="Cambria Math" w:hAnsi="Cambria Math"/>
              </w:rPr>
              <m:t>*</m:t>
            </m:r>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 j≠i</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j</m:t>
                    </m:r>
                  </m:sub>
                </m:sSub>
              </m:e>
            </m:nary>
          </m:e>
        </m:nary>
      </m:oMath>
      <w:r w:rsidR="00CC1DB4" w:rsidRPr="00CC1DB4">
        <w:rPr>
          <w:rFonts w:eastAsiaTheme="minorEastAsia"/>
        </w:rPr>
        <w:tab/>
      </w:r>
      <w:r w:rsidR="00CC1DB4" w:rsidRPr="00CC1DB4">
        <w:rPr>
          <w:rFonts w:eastAsiaTheme="minorEastAsia"/>
        </w:rPr>
        <w:tab/>
      </w:r>
      <w:r w:rsidR="00CC1DB4" w:rsidRPr="00CC1DB4">
        <w:rPr>
          <w:rFonts w:eastAsiaTheme="minorEastAsia"/>
        </w:rPr>
        <w:tab/>
      </w:r>
      <w:r w:rsidR="00CC1DB4" w:rsidRPr="00CC1DB4">
        <w:rPr>
          <w:rFonts w:eastAsiaTheme="minorEastAsia"/>
        </w:rPr>
        <w:tab/>
      </w:r>
      <w:r w:rsidR="00CC1DB4" w:rsidRPr="00CC1DB4">
        <w:rPr>
          <w:rFonts w:eastAsiaTheme="minorEastAsia"/>
        </w:rPr>
        <w:tab/>
        <w:t xml:space="preserve">  </w:t>
      </w:r>
      <w:r w:rsidR="00CC1DB4">
        <w:rPr>
          <w:rFonts w:eastAsiaTheme="minorEastAsia"/>
        </w:rPr>
        <w:tab/>
      </w:r>
      <w:r w:rsidR="00CC1DB4" w:rsidRPr="00CC1DB4">
        <w:rPr>
          <w:rFonts w:eastAsiaTheme="minorEastAsia"/>
        </w:rPr>
        <w:t xml:space="preserve">    </w:t>
      </w:r>
      <w:r w:rsidR="00CC1DB4">
        <w:rPr>
          <w:rFonts w:eastAsiaTheme="minorEastAsia"/>
        </w:rPr>
        <w:t>Eq. 6</w:t>
      </w:r>
    </w:p>
    <w:p w14:paraId="42D5DE1F" w14:textId="77777777" w:rsidR="004D6CA7" w:rsidRPr="00CC1DB4" w:rsidRDefault="004D6CA7" w:rsidP="00CC1DB4">
      <w:pPr>
        <w:autoSpaceDE w:val="0"/>
        <w:autoSpaceDN w:val="0"/>
        <w:adjustRightInd w:val="0"/>
        <w:spacing w:after="0" w:line="240" w:lineRule="auto"/>
        <w:jc w:val="both"/>
      </w:pPr>
    </w:p>
    <w:p w14:paraId="21B722DB" w14:textId="77777777" w:rsidR="004D6CA7" w:rsidRDefault="00CE4F57" w:rsidP="00CC1DB4">
      <w:pPr>
        <w:autoSpaceDE w:val="0"/>
        <w:autoSpaceDN w:val="0"/>
        <w:adjustRightInd w:val="0"/>
        <w:spacing w:after="0" w:line="240" w:lineRule="auto"/>
        <w:ind w:left="426" w:firstLine="708"/>
        <w:jc w:val="both"/>
      </w:pP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4D6CA7" w:rsidRPr="00CC1DB4">
        <w:t xml:space="preserve"> is the G* index; N is the number of spatial observation; </w:t>
      </w:r>
      <m:oMath>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d</m:t>
            </m:r>
          </m:e>
        </m:d>
      </m:oMath>
      <w:r w:rsidR="004D6CA7" w:rsidRPr="00CC1DB4">
        <w:t xml:space="preserve"> is the spatial weighting value within a specified distance d of a particular observation pixel i;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D6CA7" w:rsidRPr="00CC1DB4">
        <w:t xml:space="preserve"> standardized observed value of pixel j.</w:t>
      </w:r>
    </w:p>
    <w:p w14:paraId="09C0EC00" w14:textId="77777777" w:rsidR="00CC1DB4" w:rsidRPr="00CC1DB4" w:rsidRDefault="00CC1DB4" w:rsidP="00CC1DB4">
      <w:pPr>
        <w:autoSpaceDE w:val="0"/>
        <w:autoSpaceDN w:val="0"/>
        <w:adjustRightInd w:val="0"/>
        <w:spacing w:after="0" w:line="240" w:lineRule="auto"/>
        <w:ind w:left="426" w:firstLine="708"/>
        <w:jc w:val="both"/>
      </w:pPr>
    </w:p>
    <w:p w14:paraId="492A7791" w14:textId="77777777" w:rsidR="00E816E3" w:rsidRPr="00CC1DB4" w:rsidRDefault="00E816E3" w:rsidP="004E7AA9">
      <w:pPr>
        <w:pStyle w:val="ListParagraph"/>
        <w:numPr>
          <w:ilvl w:val="1"/>
          <w:numId w:val="6"/>
        </w:numPr>
        <w:jc w:val="both"/>
        <w:rPr>
          <w:rFonts w:ascii="Times New Roman" w:hAnsi="Times New Roman" w:cs="Times New Roman"/>
          <w:b/>
          <w:bCs/>
          <w:sz w:val="20"/>
          <w:szCs w:val="20"/>
        </w:rPr>
      </w:pPr>
      <w:r w:rsidRPr="00CC1DB4">
        <w:rPr>
          <w:rFonts w:ascii="Times New Roman" w:hAnsi="Times New Roman" w:cs="Times New Roman"/>
          <w:b/>
          <w:bCs/>
          <w:sz w:val="20"/>
          <w:szCs w:val="20"/>
        </w:rPr>
        <w:t>Random forest</w:t>
      </w:r>
    </w:p>
    <w:p w14:paraId="7D39DF06" w14:textId="77777777" w:rsidR="004D6CA7" w:rsidRPr="00CC1DB4" w:rsidRDefault="004D6CA7" w:rsidP="00835DB6">
      <w:pPr>
        <w:autoSpaceDE w:val="0"/>
        <w:autoSpaceDN w:val="0"/>
        <w:adjustRightInd w:val="0"/>
        <w:spacing w:after="0" w:line="240" w:lineRule="auto"/>
        <w:ind w:left="360" w:firstLine="720"/>
        <w:jc w:val="both"/>
      </w:pPr>
      <w:r w:rsidRPr="00CC1DB4">
        <w:t xml:space="preserve">Random forest (RF) evolved from the decision tree algorithm, a classical and intuitive algorithm that exploits top-down and binary splits to handle regression and classification problems </w:t>
      </w:r>
      <w:r w:rsidR="00835DB6" w:rsidRPr="00CC1DB4">
        <w:fldChar w:fldCharType="begin" w:fldLock="1"/>
      </w:r>
      <w:r w:rsidR="008D1F9D">
        <w:instrText>ADDIN CSL_CITATION {"citationItems":[{"id":"ITEM-1","itemData":{"DOI":"10.1088/0967-3334/35/11/2191","ISSN":"13616579","PMID":"25340969","abstract":"Wrist accelerometers are being used in population level surveillance of physical activity (PA) but more research is needed to evaluate their validity for correctly classifying types of PA behavior and predicting energy expenditure (EE). In this study we compare accelerometers worn on the wrist and hip, and the added value of heart rate (HR) data, for predicting PA type and EE using machine learning. Forty adults performed locomotion and household activities in a lab setting while wearing three ActiGraph GT3X+ accelerometers (left hip, right hip, non-dominant wrist) and a HR monitor (Polar RS400). Participants also wore a portable indirect calorimeter (COSMED K4b2), from which EE and metabolic equivalents (METs) were computed for each minute. We developed two predictive models: a random forest classifier to predict activity type and a random forest of regression trees to estimate METs. Predictions were evaluated using leave-one-user-out cross-validation. The hip accelerometer obtained an average accuracy of 92.3% in predicting four activity types (household, stairs, walking, running), while the wrist accelerometer obtained an average accuracy of 87.5%. Across all 8 activities combined (laundry, window washing, dusting, dishes, sweeping, stairs, walking, running), the hip and wrist accelerometers obtained average accuracies of 70.2% and 80.2% respectively. Predicting METs using the hip or wrist devices alone obtained root mean square errors (rMSE) of 1.09 and 1.00 METs per 6 min bout, respectively. Including HR data improved MET estimation, but did not significantly improve activity type classification. These results demonstrate the validity of random forest classification and regression forests for PA type and MET prediction using accelerometers. The wrist accelerometer proved more useful in predicting activities with significant arm movement, while the hip accelerometer was superior for predicting locomotion and estimating EE.","author":[{"dropping-particle":"","family":"Ellis","given":"Katherine","non-dropping-particle":"","parse-names":false,"suffix":""},{"dropping-particle":"","family":"Kerr","given":"Jacqueline","non-dropping-particle":"","parse-names":false,"suffix":""},{"dropping-particle":"","family":"Godbole","given":"Suneeta","non-dropping-particle":"","parse-names":false,"suffix":""},{"dropping-particle":"","family":"Lanckriet","given":"Gert","non-dropping-particle":"","parse-names":false,"suffix":""},{"dropping-particle":"","family":"Wing","given":"David","non-dropping-particle":"","parse-names":false,"suffix":""},{"dropping-particle":"","family":"Marshall","given":"Simon","non-dropping-particle":"","parse-names":false,"suffix":""}],"container-title":"Physiological Measurement","id":"ITEM-1","issue":"11","issued":{"date-parts":[["2014"]]},"page":"2191-2203","title":"A random forest classifier for the prediction of energy expenditure and type of physical activity from wrist and hip accelerometers","type":"article-journal","volume":"35"},"uris":["http://www.mendeley.com/documents/?uuid=92ed4aa9-ce58-427e-a039-4d839b943bc4"]}],"mendeley":{"formattedCitation":"[188]","plainTextFormattedCitation":"[188]","previouslyFormattedCitation":"[188]"},"properties":{"noteIndex":0},"schema":"https://github.com/citation-style-language/schema/raw/master/csl-citation.json"}</w:instrText>
      </w:r>
      <w:r w:rsidR="00835DB6" w:rsidRPr="00CC1DB4">
        <w:fldChar w:fldCharType="separate"/>
      </w:r>
      <w:r w:rsidR="008D1F9D" w:rsidRPr="008D1F9D">
        <w:rPr>
          <w:noProof/>
        </w:rPr>
        <w:t>[188]</w:t>
      </w:r>
      <w:r w:rsidR="00835DB6" w:rsidRPr="00CC1DB4">
        <w:fldChar w:fldCharType="end"/>
      </w:r>
      <w:r w:rsidRPr="00CC1DB4">
        <w:t xml:space="preserve">. Because this can lead to high variance and overfilling, bagging (bootstrapping aggregation) has been included. A variety of decision trees are “trained” on extracted subsamples and the average value of splitting points. However, trees generated by bagging may correlate with each other because they are trained with similar samples. RF was developed to de-correlate trees, which selects a subsample of a feature set for each tree, compelling trees to consider all features </w:t>
      </w:r>
      <w:r w:rsidR="00835DB6" w:rsidRPr="00CC1DB4">
        <w:fldChar w:fldCharType="begin" w:fldLock="1"/>
      </w:r>
      <w:r w:rsidR="008D1F9D">
        <w:instrText>ADDIN CSL_CITATION {"citationItems":[{"id":"ITEM-1","itemData":{"DOI":"10.1021/ci034160g","ISSN":"00952338","PMID":"14632445","abstract":"A new classification and regression tool, Random Forest, is introduced and investigated for predicting a compound's quantitative or categorical biological activity based on a quantitative description of the compound's molecular structure. Random Forest is an ensemble of unpruned classification or regression trees created by using bootstrap samples of the training data and random feature selection in tree induction. Prediction is made by aggregating (majority vote or averaging) the predictions of the ensemble. We built predictive models for six cheminformatics data sets. Our analysis demonstrates that Random Forest is a powerful tool capable of delivering performance that is among the most accurate methods to date. We also present three additional features of Random Forest: built-in performance assessment, a measure of relative importance of descriptors, and a measure of compound similarity that is weighted by the relative importance of descriptors. It is the combination of relatively high prediction accuracy and its collection of desired features that makes Random Forest uniquely suited for modeling in cheminformatics.","author":[{"dropping-particle":"","family":"Svetnik","given":"Vladimir","non-dropping-particle":"","parse-names":false,"suffix":""},{"dropping-particle":"","family":"Liaw","given":"Andy","non-dropping-particle":"","parse-names":false,"suffix":""},{"dropping-particle":"","family":"Tong","given":"Christopher","non-dropping-particle":"","parse-names":false,"suffix":""},{"dropping-particle":"","family":"Christopher Culberson","given":"J.","non-dropping-particle":"","parse-names":false,"suffix":""},{"dropping-particle":"","family":"Sheridan","given":"Robert P.","non-dropping-particle":"","parse-names":false,"suffix":""},{"dropping-particle":"","family":"Feuston","given":"Bradley P.","non-dropping-particle":"","parse-names":false,"suffix":""}],"container-title":"Journal of Chemical Information and Computer Sciences","id":"ITEM-1","issue":"6","issued":{"date-parts":[["2003"]]},"page":"1947-1958","title":"Random Forest: A Classification and Regression Tool for Compound Classification and QSAR Modeling","type":"article-journal","volume":"43"},"uris":["http://www.mendeley.com/documents/?uuid=b0e1b08b-3b01-40d8-a704-49c83cf5352c"]}],"mendeley":{"formattedCitation":"[189]","plainTextFormattedCitation":"[189]","previouslyFormattedCitation":"[189]"},"properties":{"noteIndex":0},"schema":"https://github.com/citation-style-language/schema/raw/master/csl-citation.json"}</w:instrText>
      </w:r>
      <w:r w:rsidR="00835DB6" w:rsidRPr="00CC1DB4">
        <w:fldChar w:fldCharType="separate"/>
      </w:r>
      <w:r w:rsidR="008D1F9D" w:rsidRPr="008D1F9D">
        <w:rPr>
          <w:noProof/>
        </w:rPr>
        <w:t>[189]</w:t>
      </w:r>
      <w:r w:rsidR="00835DB6" w:rsidRPr="00CC1DB4">
        <w:fldChar w:fldCharType="end"/>
      </w:r>
      <w:r w:rsidRPr="00CC1DB4">
        <w:t xml:space="preserve">. It has been increasingly used in environmental applications and achieved superior results in comparison with other predictive techniques </w:t>
      </w:r>
      <w:r w:rsidR="00835DB6" w:rsidRPr="00CC1DB4">
        <w:fldChar w:fldCharType="begin" w:fldLock="1"/>
      </w:r>
      <w:r w:rsidR="008D1F9D">
        <w:instrText>ADDIN CSL_CITATION {"citationItems":[{"id":"ITEM-1","itemData":{"DOI":"10.1016/j.jclepro.2020.122915","ISSN":"09596526","abstract":"The growing environmental issues caused by CO2 emission accelerate the development of carbon capture and storage (CCS), especially bio-energy CCS as an environment-friendly and sustainable technique to capture CO2 using porous carbon materials (PCMs) produced from various biomass wastes. This study developed quantitative structure-property relationship models based on 6244 CO2 adsorption datasets of 155 PCMs to predict the CO2 adsorption capacity and analyze the relative significance of physicochemical properties. The results suggested that random forest (RF) models showed good accuracy and predictive performance based on physicochemical parameters of PCMs and adsorption conditions with the test dataset (R2 &gt; 0.9). In general, textural properties were more crucial than chemical compositions of porous carbons to the change of CO2 adsorption capacity. At a low pressure (0.1 bar), the volumes of mesopore and micropore played an important role according to the RF analysis, but had a negative correlation with CO2 adsorption capacity based on the Pearson correlation coefficient (PCC) analysis. The relative importance of ultra-micropore increased along with the increase of pressure. The PCC value between ultra-micropore volume and CO2 uptake amount was up to 0.715 (p &lt; 0.01) at 1 bar and 0 °C. The influence of chemical compositions was complex. The N content was confirmed to positively correlate to the CO2 adsorption capacity but its contribution was much lower than that of ultra-micropores. This study provided a new approach for fostering the rational design of porous carbons for CO2 capture via statistical analysis and machine learning method, which facilitated adsorbents screening for the cleaner production.","author":[{"dropping-particle":"","family":"Zhu","given":"Xinzhe","non-dropping-particle":"","parse-names":false,"suffix":""},{"dropping-particle":"","family":"Tsang","given":"Daniel C.W.","non-dropping-particle":"","parse-names":false,"suffix":""},{"dropping-particle":"","family":"Wang","given":"Lei","non-dropping-particle":"","parse-names":false,"suffix":""},{"dropping-particle":"","family":"Su","given":"Zhishan","non-dropping-particle":"","parse-names":false,"suffix":""},{"dropping-particle":"","family":"Hou","given":"Deyi","non-dropping-particle":"","parse-names":false,"suffix":""},{"dropping-particle":"","family":"Li","given":"Liangchun","non-dropping-particle":"","parse-names":false,"suffix":""},{"dropping-particle":"","family":"Shang","given":"Jin","non-dropping-particle":"","parse-names":false,"suffix":""}],"container-title":"Journal of Cleaner Production","id":"ITEM-1","issued":{"date-parts":[["2020"]]},"title":"Machine learning exploration of the critical factors for CO2 adsorption capacity on porous carbon materials at different pressures","type":"article-journal","volume":"273"},"uris":["http://www.mendeley.com/documents/?uuid=4d956150-de29-4510-90da-674f57d3d35b"]}],"mendeley":{"formattedCitation":"[190]","plainTextFormattedCitation":"[190]","previouslyFormattedCitation":"[190]"},"properties":{"noteIndex":0},"schema":"https://github.com/citation-style-language/schema/raw/master/csl-citation.json"}</w:instrText>
      </w:r>
      <w:r w:rsidR="00835DB6" w:rsidRPr="00CC1DB4">
        <w:fldChar w:fldCharType="separate"/>
      </w:r>
      <w:r w:rsidR="008D1F9D" w:rsidRPr="008D1F9D">
        <w:rPr>
          <w:noProof/>
        </w:rPr>
        <w:t>[190]</w:t>
      </w:r>
      <w:r w:rsidR="00835DB6" w:rsidRPr="00CC1DB4">
        <w:fldChar w:fldCharType="end"/>
      </w:r>
      <w:r w:rsidRPr="00CC1DB4">
        <w:t xml:space="preserve">. Douglas et al. </w:t>
      </w:r>
      <w:r w:rsidR="00835DB6" w:rsidRPr="00CC1DB4">
        <w:fldChar w:fldCharType="begin" w:fldLock="1"/>
      </w:r>
      <w:r w:rsidR="00455936">
        <w:instrText>ADDIN CSL_CITATION {"citationItems":[{"id":"ITEM-1","itemData":{"DOI":"10.1016/j.scitotenv.2018.01.122","ISSN":"18791026","PMID":"29898518","abstract":"This study investigated the sensitivity of visible near-infrared spectroscopy (vis-NIR) to discriminate between fresh and weathered oil contaminated soils. The performance of random forest (RF) and partial least squares regression (PLSR) for the estimation of total petroleum hydrocarbon (TPH) throughout the time was also explored. Soil samples (n = 13) with 5 different textures of sandy loam, sandy clay loam, clay loam, sandy clay and clay were collected from 10 different locations across the Cranfield University's Research Farm (UK). A series of soil mesocosms was then set up where each soil sample was spiked with 10 ml of Alaskan crude oil (equivalent to 8450 mg/kg), allowed to equilibrate for 48 h (T2 d) and further kept at room temperature (21 °C). Soils scanning was carried out before spiking (control TC) and then after 2 days (T2 d) and months 4 (T4 m), 8 (T8 m), 12 (T12 m), 16 (T16 m), 20 (T20 m), 24 (T24 m), whereas gas chromatography mass spectroscopy (GC–MS) analysis was performed on T2 d, T4 m, T12 m, T16 m, T20 m, and T24 m. Soil scanning was done simultaneously using an AgroSpec spectrometer (305 to 2200 nm) (tec5 Technology for Spectroscopy, Germany) and Analytical Spectral Device (ASD) spectrometer (350 to 2500 nm) (ASDI, USA) to assess and compare their sensitivity and response against GC–MS data. Principle component analysis (PCA) showed that ASD performed better than tec5 for discriminating weathered versus fresh oil contaminated soil samples. The prediction results proved that RF models outperformed PLSR and resulted in coefficient of determination (R2) of 0.92, ratio of prediction deviation (RPD) of 3.79, and root mean square error of prediction (RMSEP) of 108.56 mg/kg. Overall, the results demonstrate that vis–NIR is a promising tool for rapid site investigation of weathered oil contamination in soils and for TPH monitoring without the need of collecting soil samples and lengthy hydrocarbon extraction for further quantification analysis.","author":[{"dropping-particle":"","family":"Douglas","given":"R. K.","non-dropping-particle":"","parse-names":false,"suffix":""},{"dropping-particle":"","family":"Nawar","given":"S.","non-dropping-particle":"","parse-names":false,"suffix":""},{"dropping-particle":"","family":"Cipullo","given":"S.","non-dropping-particle":"","parse-names":false,"suffix":""},{"dropping-particle":"","family":"Alamar","given":"M. C.","non-dropping-particle":"","parse-names":false,"suffix":""},{"dropping-particle":"","family":"Coulon","given":"F.","non-dropping-particle":"","parse-names":false,"suffix":""},{"dropping-particle":"","family":"Mouazen","given":"A. M.","non-dropping-particle":"","parse-names":false,"suffix":""}],"container-title":"Science of the Total Environment","id":"ITEM-1","issued":{"date-parts":[["2018"]]},"page":"1108-1120","title":"Evaluation of vis-NIR reflectance spectroscopy sensitivity to weathering for enhanced assessment of oil contaminated soils","type":"article-journal","volume":"626"},"uris":["http://www.mendeley.com/documents/?uuid=b8d27e06-0f0d-453c-b207-340183cab749"]}],"mendeley":{"formattedCitation":"[54]","plainTextFormattedCitation":"[54]","previouslyFormattedCitation":"[54]"},"properties":{"noteIndex":0},"schema":"https://github.com/citation-style-language/schema/raw/master/csl-citation.json"}</w:instrText>
      </w:r>
      <w:r w:rsidR="00835DB6" w:rsidRPr="00CC1DB4">
        <w:fldChar w:fldCharType="separate"/>
      </w:r>
      <w:r w:rsidR="00601B2A" w:rsidRPr="00601B2A">
        <w:rPr>
          <w:noProof/>
        </w:rPr>
        <w:t>[54]</w:t>
      </w:r>
      <w:r w:rsidR="00835DB6" w:rsidRPr="00CC1DB4">
        <w:fldChar w:fldCharType="end"/>
      </w:r>
      <w:r w:rsidR="00CC1DB4" w:rsidRPr="00CC1DB4">
        <w:t xml:space="preserve"> </w:t>
      </w:r>
      <w:r w:rsidRPr="00CC1DB4">
        <w:t xml:space="preserve">used RF to predict the concentration of TPH in soil using Vis-NIR data. The reported R2 value and PRD were 0.68 and 1.85, which was higher than that for PLSR (0.54 and 1.51, respectively). Wei et al. </w:t>
      </w:r>
      <w:r w:rsidR="00835DB6" w:rsidRPr="00CC1DB4">
        <w:fldChar w:fldCharType="begin" w:fldLock="1"/>
      </w:r>
      <w:r w:rsidR="008D1F9D">
        <w:instrText>ADDIN CSL_CITATION {"citationItems":[{"id":"ITEM-1","itemData":{"DOI":"10.3390/app9091943","ISSN":"20763417","abstract":"Hyperspectral remote sensing can be used to effectively identify contaminated elements in soil. However, in the field of monitoring soil heavy metal pollution, hyperspectral remote sensing has the characteristics of high dimensionality and high redundancy, which seriously affect the accuracy and stability of hyperspectral inversion models. To resolve the problem, a gradient boosting regression tree (GBRT) hyperspectral inversion algorithm for heavy metal (Arsenic (As)) content in soils based on Spearman's rank correlation analysis (SCA) coupled with competitive adaptive reweighted sampling (CARS) is proposed in this paper. Firstly, the CARS algorithm is used to roughly select the original spectral data. Second derivative (SD), Gaussian filtering (GF), and min-max normalization (MMN) pretreatments are then used to improve the correlation between the spectra and As in the characteristic band enhancement stage. Finally, the low-correlation bands are removed using the SCA method, and a subset with absolute correlation values greater than 0.6 is retained as the optimal band subset after each pretreatment. For the modeling, the five most representative characteristic bands were selected in the Honghu area of China, and the nine most representative characteristic bands were selected in the Daye area of China. In order to verify the generalization ability of the proposed algorithm, 92 soil samples from the Honghu and Daye areas were selected as the research objects. With the use of support vector machine regression (SVMR), linear regression (LR), and random forest (RF) regression methods as comparative methods, all the models obtained a good prediction accuracy. However, among the different combinations, CARS-SCA-GBRT obtained the highest precision, which indicates that the proposed algorithm can select fewer characteristic bands to achieve a better inversion effect, and can thus provide accurate data support for the treatment and recovery of heavy metal pollution in soils.","author":[{"dropping-particle":"","family":"Wei","given":"Lifei","non-dropping-particle":"","parse-names":false,"suffix":""},{"dropping-particle":"","family":"Yuan","given":"Ziran","non-dropping-particle":"","parse-names":false,"suffix":""},{"dropping-particle":"","family":"Zhong","given":"Yanfei","non-dropping-particle":"","parse-names":false,"suffix":""},{"dropping-particle":"","family":"Yang","given":"Lanfang","non-dropping-particle":"","parse-names":false,"suffix":""},{"dropping-particle":"","family":"Hu","given":"Xin","non-dropping-particle":"","parse-names":false,"suffix":""},{"dropping-particle":"","family":"Zhang","given":"Yangxi","non-dropping-particle":"","parse-names":false,"suffix":""}],"container-title":"Applied Sciences (Switzerland)","id":"ITEM-1","issue":"9","issued":{"date-parts":[["2019"]]},"title":"An improved gradient boosting regression tree estimation model for soil heavy metal (Arsenic) pollution monitoring using hyperspectral remote sensing","type":"article-journal","volume":"9"},"uris":["http://www.mendeley.com/documents/?uuid=6d93fcdb-4f48-4a70-8f17-62e8e8bb8939"]}],"mendeley":{"formattedCitation":"[191]","plainTextFormattedCitation":"[191]","previouslyFormattedCitation":"[191]"},"properties":{"noteIndex":0},"schema":"https://github.com/citation-style-language/schema/raw/master/csl-citation.json"}</w:instrText>
      </w:r>
      <w:r w:rsidR="00835DB6" w:rsidRPr="00CC1DB4">
        <w:fldChar w:fldCharType="separate"/>
      </w:r>
      <w:r w:rsidR="008D1F9D" w:rsidRPr="008D1F9D">
        <w:rPr>
          <w:noProof/>
        </w:rPr>
        <w:t>[191]</w:t>
      </w:r>
      <w:r w:rsidR="00835DB6" w:rsidRPr="00CC1DB4">
        <w:fldChar w:fldCharType="end"/>
      </w:r>
      <w:r w:rsidRPr="00CC1DB4">
        <w:t xml:space="preserve"> used RF to determine soil As concentrations (R2 = 0.95). Chakraborty et al. (2017) reported that the performance of RF in predicting As levels was higher than PSR.  Zhang et al </w:t>
      </w:r>
      <w:r w:rsidR="00835DB6" w:rsidRPr="00CC1DB4">
        <w:fldChar w:fldCharType="begin" w:fldLock="1"/>
      </w:r>
      <w:r w:rsidR="005164A4">
        <w:instrText>ADDIN CSL_CITATION {"citationItems":[{"id":"ITEM-1","itemData":{"DOI":"10.1016/j.envpol.2022.118981","ISSN":"18736424","PMID":"35150799","abstract":"Soil heavy metals pollution has been becoming one of the severely environmental issues globally. Previous studies reported laboratory-measured spectra could be used to infer soil heavy metals concentrations to some extent. However, using field-obtained spectra to estimate soil heavy metals concentrations is still a great challenge due to the low precision and weak efficiency at large scales. The present study collected 110 topsoil samples from an Opencast Coal Mine of Ordos, Inner Mongolia, China. Then, the spectra and soil heavy metals concentrations of samples were measured under laboratory conditions. The direct standardization (DS) algorithm was introduced to calibrate the Gaofen-5 (GF-5) hyperspectral image based on the measured spectra of samples. The spectral reflectance of the GF-5 hyperspectral image was reconstructed using continuous wavelet transform (CWT) at different scales. The characteristic bands of GF-5 for estimating heavy metals concentrations were selected by the Boruta algorithm. Finally, the random forest (RF), the extreme learning machine (ELM), the support vector machine (SVM), and the back-propagation neural network (BPNN) algorithms were used to predict the heavy metals concentrations. Some findings were achieved. First, CWT can effectively eliminate the noise of satellite hyperspectral data. The characteristic bands of Zn (480–677, 827–1029, 1241–1334, 1435–1797, and 1949–2500 nm), Ni (514–630, 835–985, 1258–1325, 1460–1578, and 1949–2319 nm), and Cu (822–831; 1029–1300, 1486–1595, and 1730–2294 nm) can be effectively retrieved via the Boruta algorithm. Second, the estimation accuracy was significantly improved by using the DS algorithm. For zinc (Zn), nickel (Ni), and copper (Cu), the determination coefficients of the validation dataset (Rv2) were 0.77 (RF), 0.62 (RF), and 0.56 (ELM), respectively. Third, the distribution trends of heavy metals were almost consistent with the results of actual ground measurements. This paper revealed that the GF-5 can be one of the reliable satellite hyperspectral imagery for mapping soil heavy metals.","author":[{"dropping-particle":"","family":"Zhang","given":"Bo","non-dropping-particle":"","parse-names":false,"suffix":""},{"dropping-particle":"","family":"Guo","given":"Bin","non-dropping-particle":"","parse-names":false,"suffix":""},{"dropping-particle":"","family":"Zou","given":"Bin","non-dropping-particle":"","parse-names":false,"suffix":""},{"dropping-particle":"","family":"Wei","given":"Wei","non-dropping-particle":"","parse-names":false,"suffix":""},{"dropping-particle":"","family":"Lei","given":"Yongzhi","non-dropping-particle":"","parse-names":false,"suffix":""},{"dropping-particle":"","family":"Li","given":"Tianqi","non-dropping-particle":"","parse-names":false,"suffix":""}],"container-title":"Environmental Pollution","id":"ITEM-1","issue":"February","issued":{"date-parts":[["2022"]]},"page":"118981","publisher":"Elsevier Ltd","title":"Retrieving soil heavy metals concentrations based on GaoFen-5 hyperspectral satellite image at an opencast coal mine, Inner Mongolia, China","type":"article-journal","volume":"300"},"uris":["http://www.mendeley.com/documents/?uuid=fe922ff7-a625-4f91-8bca-5d841a3853c1"]}],"mendeley":{"formattedCitation":"[158]","plainTextFormattedCitation":"[158]","previouslyFormattedCitation":"[158]"},"properties":{"noteIndex":0},"schema":"https://github.com/citation-style-language/schema/raw/master/csl-citation.json"}</w:instrText>
      </w:r>
      <w:r w:rsidR="00835DB6" w:rsidRPr="00CC1DB4">
        <w:fldChar w:fldCharType="separate"/>
      </w:r>
      <w:r w:rsidR="005164A4" w:rsidRPr="005164A4">
        <w:rPr>
          <w:noProof/>
        </w:rPr>
        <w:t>[158]</w:t>
      </w:r>
      <w:r w:rsidR="00835DB6" w:rsidRPr="00CC1DB4">
        <w:fldChar w:fldCharType="end"/>
      </w:r>
      <w:r w:rsidRPr="00CC1DB4">
        <w:t xml:space="preserve"> used RF and several parameters were tested for determining the optimal value of mtry and ntree of the RF model.</w:t>
      </w:r>
    </w:p>
    <w:p w14:paraId="302DD1DB" w14:textId="77777777" w:rsidR="00CC1DB4" w:rsidRPr="00CC1DB4" w:rsidRDefault="00CC1DB4" w:rsidP="00835DB6">
      <w:pPr>
        <w:autoSpaceDE w:val="0"/>
        <w:autoSpaceDN w:val="0"/>
        <w:adjustRightInd w:val="0"/>
        <w:spacing w:after="0" w:line="240" w:lineRule="auto"/>
        <w:ind w:left="360" w:firstLine="720"/>
        <w:jc w:val="both"/>
      </w:pPr>
    </w:p>
    <w:p w14:paraId="68D88EF4" w14:textId="77777777" w:rsidR="00E816E3" w:rsidRPr="00CC1DB4" w:rsidRDefault="00E816E3" w:rsidP="004E7AA9">
      <w:pPr>
        <w:pStyle w:val="ListParagraph"/>
        <w:numPr>
          <w:ilvl w:val="1"/>
          <w:numId w:val="6"/>
        </w:numPr>
        <w:jc w:val="both"/>
        <w:rPr>
          <w:rFonts w:ascii="Times New Roman" w:hAnsi="Times New Roman" w:cs="Times New Roman"/>
          <w:b/>
          <w:bCs/>
          <w:sz w:val="20"/>
          <w:szCs w:val="20"/>
        </w:rPr>
      </w:pPr>
      <w:r w:rsidRPr="00CC1DB4">
        <w:rPr>
          <w:rFonts w:ascii="Times New Roman" w:hAnsi="Times New Roman" w:cs="Times New Roman"/>
          <w:b/>
          <w:bCs/>
          <w:sz w:val="20"/>
          <w:szCs w:val="20"/>
        </w:rPr>
        <w:t>Extreme learning machine (ELM)</w:t>
      </w:r>
    </w:p>
    <w:p w14:paraId="56F12305" w14:textId="77777777" w:rsidR="004D6CA7" w:rsidRPr="00CC1DB4" w:rsidRDefault="004D6CA7" w:rsidP="00835DB6">
      <w:pPr>
        <w:autoSpaceDE w:val="0"/>
        <w:autoSpaceDN w:val="0"/>
        <w:adjustRightInd w:val="0"/>
        <w:spacing w:after="0" w:line="240" w:lineRule="auto"/>
        <w:ind w:left="360" w:firstLine="720"/>
        <w:jc w:val="both"/>
      </w:pPr>
      <w:r w:rsidRPr="00CC1DB4">
        <w:t xml:space="preserve">The ELM is a new algorithm for single-hidden-layer feed forward networks. For the network, the number of hidden layer nodes needs to be set and the input weight, as well as the offset of hidden elements in the process of execution, does not need to adjust </w:t>
      </w:r>
      <w:r w:rsidR="00835DB6" w:rsidRPr="00CC1DB4">
        <w:fldChar w:fldCharType="begin" w:fldLock="1"/>
      </w:r>
      <w:r w:rsidR="008D1F9D">
        <w:instrText>ADDIN CSL_CITATION {"citationItems":[{"id":"ITEM-1","itemData":{"DOI":"10.1016/j.still.2019.104477","ISSN":"01671987","abstract":"Rapidly and accurately obtaining soil organic carbon (SOC) maps can help understand farmland soil fertility and serves managing mineral fertilizers. The pedogenesis theory provides a fundamental basis for digital soil mapping by environmental factors. However, these soil forming factors may be insensitive to soil properties in low relief areas, such as plains or small-scale farmlands. To overcome this problem, an ingenious method for soil mapping was proposed based on the relationships between vegetative growth and soil fertility. Six multispectral images of a winter oilseed rape (Brassica napus L.) field were captured from October 2017 to March 2018 every month by using an unmanned aircraft system. The spectral bands and three vegetation indices were used as predictors to reflect the growth of rape and to predict SOC. Two regression models, i.e., stepwise regression (STR) and partial least square regression (PLSR), and three machine learning algorithms, namely, backpropagation neural networks (BPNN), extreme learning machine (ELM), and support vector machine (SVM), were applied for digital SOC mapping. The results show that (1) SOC has strong relationships with the spectral bands and vegetation indices in different months; (2) the ratios of performance to interquartile range (RPIQ) of STR, PLSR, SVM, BPNN, and ELM were 2.218, 2.074, 2.168, 2.546, and 2.380 in predicting SOC; (3) the spatial characteristics of SOC were existed between and within fields, but only BPNN and ELM can highlight the spatial heterogeneity of SOC within fields. Therefore, time series multispectral images can provide covariates and overcome the influence of surface vegetation in predicting SOC at the field scale, whereas machine learning algorithms can further extract valuable information from complex variables and improve soil mapping accuracy.","author":[{"dropping-particle":"","family":"Guo","given":"Long","non-dropping-particle":"","parse-names":false,"suffix":""},{"dropping-particle":"","family":"Fu","given":"Peng","non-dropping-particle":"","parse-names":false,"suffix":""},{"dropping-particle":"","family":"Shi","given":"Tiezhu","non-dropping-particle":"","parse-names":false,"suffix":""},{"dropping-particle":"","family":"Chen","given":"Yiyun","non-dropping-particle":"","parse-names":false,"suffix":""},{"dropping-particle":"","family":"Zhang","given":"Haitao","non-dropping-particle":"","parse-names":false,"suffix":""},{"dropping-particle":"","family":"Meng","given":"Ran","non-dropping-particle":"","parse-names":false,"suffix":""},{"dropping-particle":"","family":"Wang","given":"Shanqin","non-dropping-particle":"","parse-names":false,"suffix":""}],"container-title":"Soil and Tillage Research","id":"ITEM-1","issued":{"date-parts":[["2020"]]},"title":"Mapping field-scale soil organic carbon with unmanned aircraft system-acquired time series multispectral images","type":"article-journal","volume":"196"},"uris":["http://www.mendeley.com/documents/?uuid=27ff32d2-2d96-4332-aaf9-709ac36761ac"]}],"mendeley":{"formattedCitation":"[192]","plainTextFormattedCitation":"[192]","previouslyFormattedCitation":"[192]"},"properties":{"noteIndex":0},"schema":"https://github.com/citation-style-language/schema/raw/master/csl-citation.json"}</w:instrText>
      </w:r>
      <w:r w:rsidR="00835DB6" w:rsidRPr="00CC1DB4">
        <w:fldChar w:fldCharType="separate"/>
      </w:r>
      <w:r w:rsidR="008D1F9D" w:rsidRPr="008D1F9D">
        <w:rPr>
          <w:noProof/>
        </w:rPr>
        <w:t>[192]</w:t>
      </w:r>
      <w:r w:rsidR="00835DB6" w:rsidRPr="00CC1DB4">
        <w:fldChar w:fldCharType="end"/>
      </w:r>
      <w:r w:rsidRPr="00CC1DB4">
        <w:t xml:space="preserve">. Hence, the ELM has speedy training speeds and higher generalization performance. No parameters need to be manually adjusted except predefined network architecture </w:t>
      </w:r>
      <w:r w:rsidR="00835DB6" w:rsidRPr="00CC1DB4">
        <w:fldChar w:fldCharType="begin" w:fldLock="1"/>
      </w:r>
      <w:r w:rsidR="008D1F9D">
        <w:instrText>ADDIN CSL_CITATION {"citationItems":[{"id":"ITEM-1","itemData":{"DOI":"10.1016/j.geoderma.2017.12.025","ISSN":"00167061","abstract":"In order to limit pollution risk and develop proper remediation strategies, soil quality has to be controlled by rapid and sustainable monitoring measures. Visible and near-infrared reflectance spectroscopy (VisNIR) is an attractive surrogate to time-consuming and costly classical soil assessment protocols. It highly depends on selecting appropriate data mining methods for regression analysis. In this study, performance of a state of the art learning algorithm called extreme learning machine (ELM), was evaluated through comparing with the other calibration methods proposed in the literature for predicting lead (Pb) and Zinc (Zn) concentrations. Solid samples collected from a mine waste dump (n = 120) were scanned using a Fieldspec3 portable spectroradiometer with a measurement range of (350–2500 nm) in a laboratory. Transformation of the reflectance spectra to absorbance was followed by three pre-processing scenarios including Savitzky-Golay smoothing (SG), first derivative (FD) and second derivative (SD). Partial Least Square Regression (PLSR), Support Vector Machine (SVM) and neural networks with two learning algorithms models (back propagation and extreme learning machine), were calibrated on spectral features selected by genetic algorithm, and then applied to predict soil metal concentrations. The best prediction accuracy was obtained by FD-ELM method with R2p, RMSEp, concordance correlation coefficient and RPD values of 0.93, 63.01, 0.98 and 5.92 for Pb and 0.87, 167.90, 0.91 and 5.62 for Zn, respectively. Study of the prediction mechanism proved that element sorption by spectrally active Fe-oxide and clay contents of the soil was the major mechanism by which the spectrally featureless Pb and Zn ions can be predicted. The spatial patterns of predicted toxic elements showed that FD-ELM had the most similarity with those maps obtained by interpolating measured values. Over all, it is concluded that reflectance spectroscopy combined with the ELM algorithm is a rapid, inexpensive and accurate tool for indirect evaluation of Pb and Zn and mapping their spatial distribution in dumpsite soils of Sarcheshmeh copper mine.","author":[{"dropping-particle":"","family":"Khosravi","given":"Vahid","non-dropping-particle":"","parse-names":false,"suffix":""},{"dropping-particle":"","family":"Doulati Ardejani","given":"Faramarz","non-dropping-particle":"","parse-names":false,"suffix":""},{"dropping-particle":"","family":"Yousefi","given":"Saeed","non-dropping-particle":"","parse-names":false,"suffix":""},{"dropping-particle":"","family":"Aryafar","given":"Ahmad","non-dropping-particle":"","parse-names":false,"suffix":""}],"container-title":"Geoderma","id":"ITEM-1","issued":{"date-parts":[["2018"]]},"page":"29-41","title":"Monitoring soil lead and zinc contents via combination of spectroscopy with extreme learning machine and other data mining methods","type":"article-journal","volume":"318"},"uris":["http://www.mendeley.com/documents/?uuid=9d704f37-9153-4754-94c8-67771e364569"]}],"mendeley":{"formattedCitation":"[193]","plainTextFormattedCitation":"[193]","previouslyFormattedCitation":"[193]"},"properties":{"noteIndex":0},"schema":"https://github.com/citation-style-language/schema/raw/master/csl-citation.json"}</w:instrText>
      </w:r>
      <w:r w:rsidR="00835DB6" w:rsidRPr="00CC1DB4">
        <w:fldChar w:fldCharType="separate"/>
      </w:r>
      <w:r w:rsidR="008D1F9D" w:rsidRPr="008D1F9D">
        <w:rPr>
          <w:noProof/>
        </w:rPr>
        <w:t>[193]</w:t>
      </w:r>
      <w:r w:rsidR="00835DB6" w:rsidRPr="00CC1DB4">
        <w:fldChar w:fldCharType="end"/>
      </w:r>
      <w:r w:rsidRPr="00CC1DB4">
        <w:t>.</w:t>
      </w:r>
    </w:p>
    <w:p w14:paraId="7BD964BC" w14:textId="77777777" w:rsidR="004D6CA7" w:rsidRPr="00CC1DB4" w:rsidRDefault="004D6CA7" w:rsidP="00492867">
      <w:pPr>
        <w:autoSpaceDE w:val="0"/>
        <w:autoSpaceDN w:val="0"/>
        <w:adjustRightInd w:val="0"/>
        <w:spacing w:after="0" w:line="240" w:lineRule="auto"/>
        <w:ind w:left="360" w:firstLine="720"/>
        <w:jc w:val="both"/>
      </w:pPr>
      <w:r w:rsidRPr="00CC1DB4">
        <w:t xml:space="preserve">Zhang et al </w:t>
      </w:r>
      <w:r w:rsidR="00835DB6" w:rsidRPr="00CC1DB4">
        <w:fldChar w:fldCharType="begin" w:fldLock="1"/>
      </w:r>
      <w:r w:rsidR="005164A4">
        <w:instrText>ADDIN CSL_CITATION {"citationItems":[{"id":"ITEM-1","itemData":{"DOI":"10.1016/j.envpol.2022.118981","ISSN":"18736424","PMID":"35150799","abstract":"Soil heavy metals pollution has been becoming one of the severely environmental issues globally. Previous studies reported laboratory-measured spectra could be used to infer soil heavy metals concentrations to some extent. However, using field-obtained spectra to estimate soil heavy metals concentrations is still a great challenge due to the low precision and weak efficiency at large scales. The present study collected 110 topsoil samples from an Opencast Coal Mine of Ordos, Inner Mongolia, China. Then, the spectra and soil heavy metals concentrations of samples were measured under laboratory conditions. The direct standardization (DS) algorithm was introduced to calibrate the Gaofen-5 (GF-5) hyperspectral image based on the measured spectra of samples. The spectral reflectance of the GF-5 hyperspectral image was reconstructed using continuous wavelet transform (CWT) at different scales. The characteristic bands of GF-5 for estimating heavy metals concentrations were selected by the Boruta algorithm. Finally, the random forest (RF), the extreme learning machine (ELM), the support vector machine (SVM), and the back-propagation neural network (BPNN) algorithms were used to predict the heavy metals concentrations. Some findings were achieved. First, CWT can effectively eliminate the noise of satellite hyperspectral data. The characteristic bands of Zn (480–677, 827–1029, 1241–1334, 1435–1797, and 1949–2500 nm), Ni (514–630, 835–985, 1258–1325, 1460–1578, and 1949–2319 nm), and Cu (822–831; 1029–1300, 1486–1595, and 1730–2294 nm) can be effectively retrieved via the Boruta algorithm. Second, the estimation accuracy was significantly improved by using the DS algorithm. For zinc (Zn), nickel (Ni), and copper (Cu), the determination coefficients of the validation dataset (Rv2) were 0.77 (RF), 0.62 (RF), and 0.56 (ELM), respectively. Third, the distribution trends of heavy metals were almost consistent with the results of actual ground measurements. This paper revealed that the GF-5 can be one of the reliable satellite hyperspectral imagery for mapping soil heavy metals.","author":[{"dropping-particle":"","family":"Zhang","given":"Bo","non-dropping-particle":"","parse-names":false,"suffix":""},{"dropping-particle":"","family":"Guo","given":"Bin","non-dropping-particle":"","parse-names":false,"suffix":""},{"dropping-particle":"","family":"Zou","given":"Bin","non-dropping-particle":"","parse-names":false,"suffix":""},{"dropping-particle":"","family":"Wei","given":"Wei","non-dropping-particle":"","parse-names":false,"suffix":""},{"dropping-particle":"","family":"Lei","given":"Yongzhi","non-dropping-particle":"","parse-names":false,"suffix":""},{"dropping-particle":"","family":"Li","given":"Tianqi","non-dropping-particle":"","parse-names":false,"suffix":""}],"container-title":"Environmental Pollution","id":"ITEM-1","issue":"February","issued":{"date-parts":[["2022"]]},"page":"118981","publisher":"Elsevier Ltd","title":"Retrieving soil heavy metals concentrations based on GaoFen-5 hyperspectral satellite image at an opencast coal mine, Inner Mongolia, China","type":"article-journal","volume":"300"},"uris":["http://www.mendeley.com/documents/?uuid=fe922ff7-a625-4f91-8bca-5d841a3853c1"]}],"mendeley":{"formattedCitation":"[158]","plainTextFormattedCitation":"[158]","previouslyFormattedCitation":"[158]"},"properties":{"noteIndex":0},"schema":"https://github.com/citation-style-language/schema/raw/master/csl-citation.json"}</w:instrText>
      </w:r>
      <w:r w:rsidR="00835DB6" w:rsidRPr="00CC1DB4">
        <w:fldChar w:fldCharType="separate"/>
      </w:r>
      <w:r w:rsidR="00EB4555" w:rsidRPr="00EB4555">
        <w:rPr>
          <w:noProof/>
        </w:rPr>
        <w:t>[158]</w:t>
      </w:r>
      <w:r w:rsidR="00835DB6" w:rsidRPr="00CC1DB4">
        <w:fldChar w:fldCharType="end"/>
      </w:r>
      <w:r w:rsidRPr="00CC1DB4">
        <w:t>,</w:t>
      </w:r>
      <w:r w:rsidR="00492867" w:rsidRPr="00492867">
        <w:t xml:space="preserve"> </w:t>
      </w:r>
      <w:r w:rsidR="00492867" w:rsidRPr="00CC1DB4">
        <w:t>set</w:t>
      </w:r>
      <w:r w:rsidRPr="00CC1DB4">
        <w:t xml:space="preserve"> the activation function of the ELM as a sigmoid function, and the optimal number of hidden nodes was adjusted from 1 to 100 with an increment of 1. Each ELM was run 500 times and the number of hidden layer nodes was obtained by the lowest bias because ELM is sensitive to the random selection of initial weight values.</w:t>
      </w:r>
    </w:p>
    <w:p w14:paraId="5DFA6C0B" w14:textId="77777777" w:rsidR="00CC1DB4" w:rsidRPr="00CC1DB4" w:rsidRDefault="00CC1DB4" w:rsidP="00835DB6">
      <w:pPr>
        <w:autoSpaceDE w:val="0"/>
        <w:autoSpaceDN w:val="0"/>
        <w:adjustRightInd w:val="0"/>
        <w:spacing w:after="0" w:line="240" w:lineRule="auto"/>
        <w:ind w:left="360" w:firstLine="720"/>
        <w:jc w:val="both"/>
      </w:pPr>
    </w:p>
    <w:p w14:paraId="6B0FC3A0" w14:textId="77777777" w:rsidR="00E816E3" w:rsidRPr="00CC1DB4" w:rsidRDefault="00E816E3" w:rsidP="004E7AA9">
      <w:pPr>
        <w:pStyle w:val="ListParagraph"/>
        <w:numPr>
          <w:ilvl w:val="1"/>
          <w:numId w:val="6"/>
        </w:numPr>
        <w:jc w:val="both"/>
        <w:rPr>
          <w:rFonts w:ascii="Times New Roman" w:hAnsi="Times New Roman" w:cs="Times New Roman"/>
          <w:b/>
          <w:bCs/>
          <w:sz w:val="20"/>
          <w:szCs w:val="20"/>
        </w:rPr>
      </w:pPr>
      <w:r w:rsidRPr="00CC1DB4">
        <w:rPr>
          <w:rFonts w:ascii="Times New Roman" w:hAnsi="Times New Roman" w:cs="Times New Roman"/>
          <w:b/>
          <w:bCs/>
          <w:sz w:val="20"/>
          <w:szCs w:val="20"/>
        </w:rPr>
        <w:t>Other algorithms</w:t>
      </w:r>
    </w:p>
    <w:p w14:paraId="56D0C4F7" w14:textId="77777777" w:rsidR="004D6CA7" w:rsidRPr="00CC1DB4" w:rsidRDefault="004D6CA7" w:rsidP="00CC1DB4">
      <w:pPr>
        <w:autoSpaceDE w:val="0"/>
        <w:autoSpaceDN w:val="0"/>
        <w:adjustRightInd w:val="0"/>
        <w:spacing w:after="0" w:line="240" w:lineRule="auto"/>
        <w:ind w:left="360" w:firstLine="720"/>
        <w:jc w:val="both"/>
      </w:pPr>
      <w:r w:rsidRPr="00CC1DB4">
        <w:t xml:space="preserve">Support vector machine (SVM), linear discriminate analysis (LDA) and K-Nearest Neighbors (KNN) algorithms have also been explored in several studies </w:t>
      </w:r>
      <w:r w:rsidR="00835DB6" w:rsidRPr="00CC1DB4">
        <w:fldChar w:fldCharType="begin" w:fldLock="1"/>
      </w:r>
      <w:r w:rsidR="008D1F9D">
        <w:instrText>ADDIN CSL_CITATION {"citationItems":[{"id":"ITEM-1","itemData":{"DOI":"10.1016/j.scitotenv.2018.11.314","ISSN":"18791026","PMID":"30577105","abstract":"The use of hyperspectral spectroscopy for oil detection recently sparked a growing interest for risk assessment over vegetated areas. In a perspective of image applications, we conducted a greenhouse experiment on a brownfield-established species, Rubus fruticosus L. (bramble), to evaluate the potential of vegetation reflectance to detect and discriminate among various oil-contaminated soils. The species was grown for 32 days on four different soils with mixtures of petroleum hydrocarbons and heavy metals. Additional plants were grown on either uncontaminated control or water-deficient soils for comparison. Repeated reflectance measurements indicated modified spectral signatures under both oil and water-deficit exposure, from leaf to multi-plant scales. The amplitude of the response varied with mixture composition, exposure time, acquisition scale and spectrum region. Reflectance changes were linked to alterations in chlorophyll, carotenoid and water contents using vegetation indices. These indices were used to catch spectral similarities among acquisition scales and to discriminate among treatments using Kendall's coefficient of concordance (W) and regularized logistic regression. Of the 33 vegetation indices tested, 14 were concordant from leaf to multi-plant scales (W &gt; 0.75, p &lt; 0.05) and strongly related to leaf biochemistry (R 2 &gt; 0.7). The 14 indices allowed discriminating between each mixture and the control treatment with no or minor confusions (≤5%) at all acquisition scales, depending on exposure time. Some of the mixtures remained difficult to discriminate among them and from the water-deficit treatment. The approach was tested at the canopy scale under natural conditions and performed well for identifying bramble exposed to either one of the experimentally-tested mixtures (90% accuracy) or to uncontaminated soil (83% accuracy). This study provided better understanding of vegetation spectral response to oil mixtures and opens up promising perspectives for future applications.","author":[{"dropping-particle":"","family":"Lassalle","given":"Guillaume","non-dropping-particle":"","parse-names":false,"suffix":""},{"dropping-particle":"","family":"Fabre","given":"Sophie","non-dropping-particle":"","parse-names":false,"suffix":""},{"dropping-particle":"","family":"Credoz","given":"Anthony","non-dropping-particle":"","parse-names":false,"suffix":""},{"dropping-particle":"","family":"Hédacq","given":"Rémy","non-dropping-particle":"","parse-names":false,"suffix":""},{"dropping-particle":"","family":"Borderies","given":"Pierre","non-dropping-particle":"","parse-names":false,"suffix":""},{"dropping-particle":"","family":"Bertoni","given":"Georges","non-dropping-particle":"","parse-names":false,"suffix":""},{"dropping-particle":"","family":"Erudel","given":"Thierry","non-dropping-particle":"","parse-names":false,"suffix":""},{"dropping-particle":"","family":"Buffan-Dubau","given":"Evelyne","non-dropping-particle":"","parse-names":false,"suffix":""},{"dropping-particle":"","family":"Dubucq","given":"Dominique","non-dropping-particle":"","parse-names":false,"suffix":""},{"dropping-particle":"","family":"Elger","given":"Arnaud","non-dropping-particle":"","parse-names":false,"suffix":""}],"container-title":"Science of the Total Environment","id":"ITEM-1","issued":{"date-parts":[["2019"]]},"page":"1113-1124","publisher":"Elsevier B.V.","title":"Detection and discrimination of various oil-contaminated soils using vegetation reflectance","type":"article-journal","volume":"655"},"uris":["http://www.mendeley.com/documents/?uuid=0a8b8a52-2b40-4b9c-b3dd-cca1593a66c1"]},{"id":"ITEM-2","itemData":{"DOI":"10.1016/j.envpol.2018.03.026","ISSN":"18736424","PMID":"29554560","abstract":"Hyperspectral imaging technology has been investigated as a possible way to detect microplastics contamination in soil directly and efficiently in this study. Hyperspectral images with wavelength range between 400 and 1000 nm were obtained from soil samples containing different materials including microplastics, fresh leaves, wilted leaves, rocks and dry branches. Supervised classification algorithms such as support vector machine (SVM), mahalanobis distance (MD) and maximum likelihood (ML) algorithms were used to identify microplastics from the other materials in hyperspectral images. To investigate the effect of particle size and color, white polyethylene (PE) and black PE particles extracted from soil with two different particle size ranges (1–5 mm and 0.5–1 mm) were studied in this work. The results showed that SVM was the most applicable method for detecting white PE in soil, with the precision of 84% and 77% for PE particles in size ranges of 1–5 mm and 0.5–1 mm respectively. The precision of black PE detection achieved by SVM were 58% and 76% for particles of 1–5 mm and 0.5–1 mm respectively. Six kinds of household polymers including drink bottle, bottle cap, rubber, packing bag, clothes hanger and plastic clip were used to validate the developed method, and the classification precision of polymers were obtained from 79% to 100% and 86%–99% for microplastics particle 1–5 mm and 0.5–1 mm respectively. The results indicate that hyperspectral imaging technology is a potential technique to determine and visualize the microplastics with particle size from 0.5 to 5 mm on soil surface directly. Hyperspectral imaging technology presented the potential to quantitatively and qualitatively determine various microplastics of particle 0.5–1 mm directly in soil.","author":[{"dropping-particle":"","family":"shan","given":"Jiajia","non-dropping-particle":"","parse-names":false,"suffix":""},{"dropping-particle":"","family":"Zhao","given":"Junbo","non-dropping-particle":"","parse-names":false,"suffix":""},{"dropping-particle":"","family":"Liu","given":"Lifen","non-dropping-particle":"","parse-names":false,"suffix":""},{"dropping-particle":"","family":"Zhang","given":"Yituo","non-dropping-particle":"","parse-names":false,"suffix":""},{"dropping-particle":"","family":"Wang","given":"Xue","non-dropping-particle":"","parse-names":false,"suffix":""},{"dropping-particle":"","family":"Wu","given":"Fengchang","non-dropping-particle":"","parse-names":false,"suffix":""}],"container-title":"Environmental Pollution","id":"ITEM-2","issued":{"date-parts":[["2018"]]},"page":"121-129","title":"A novel way to rapidly monitor microplastics in soil by hyperspectral imaging technology and chemometrics","type":"article-journal","volume":"238"},"uris":["http://www.mendeley.com/documents/?uuid=5b411801-7a75-40bd-a36a-61da67cf1d0b"]}],"mendeley":{"formattedCitation":"[83], [194]","plainTextFormattedCitation":"[83], [194]","previouslyFormattedCitation":"[83], [194]"},"properties":{"noteIndex":0},"schema":"https://github.com/citation-style-language/schema/raw/master/csl-citation.json"}</w:instrText>
      </w:r>
      <w:r w:rsidR="00835DB6" w:rsidRPr="00CC1DB4">
        <w:fldChar w:fldCharType="separate"/>
      </w:r>
      <w:r w:rsidR="008D1F9D" w:rsidRPr="008D1F9D">
        <w:rPr>
          <w:noProof/>
        </w:rPr>
        <w:t>[83], [194]</w:t>
      </w:r>
      <w:r w:rsidR="00835DB6" w:rsidRPr="00CC1DB4">
        <w:fldChar w:fldCharType="end"/>
      </w:r>
      <w:r w:rsidRPr="00CC1DB4">
        <w:t xml:space="preserve">. SVM is an effective and classical classification algorithm, which can also be used for regression. The LDA method is like linear regression but involves data classification. Stazi et al. </w:t>
      </w:r>
      <w:r w:rsidR="00835DB6" w:rsidRPr="00CC1DB4">
        <w:fldChar w:fldCharType="begin" w:fldLock="1"/>
      </w:r>
      <w:r w:rsidR="004B640A">
        <w:instrText>ADDIN CSL_CITATION {"citationItems":[{"id":"ITEM-1","itemData":{"DOI":"10.1080/00103624.2014.954716","ISSN":"15322416","abstract":"The development of rapid techniques, such as hyperspectral spectrophotometry, for investigating arsenic (As) soil contamination could be of great value with respect to conventional methods. This study was conducted to detect As concentrations in artificially polluted soils (from 25 to 1045 mg kg−1) through hyperspectral visible–near infrared spectrophotometry and to compare two multivariate statistical regression analyses: partial least squares and support vector machines. The correlation coefficient r is greater in the partial least squares in both model (0.93%) and test (0.87%) with respect to support vector machines (0.88% for the model and 0.82% for the test). The most important model variables extracted from the variable importance in projection scores resulted the absorption peaks at 580, 660, 715, and 780 nm. Bands in the visible spectra are not directly associated to As, but the metalloid can interact with the main spectrally active components of soil permitting to multivariate statistical models to screen As concentrations.","author":[{"dropping-particle":"","family":"Stazi","given":"Silvia Rita","non-dropping-particle":"","parse-names":false,"suffix":""},{"dropping-particle":"","family":"Antonucci","given":"Francesca","non-dropping-particle":"","parse-names":false,"suffix":""},{"dropping-particle":"","family":"Pallottino","given":"Federico","non-dropping-particle":"","parse-names":false,"suffix":""},{"dropping-particle":"","family":"Costa","given":"Corrado","non-dropping-particle":"","parse-names":false,"suffix":""},{"dropping-particle":"","family":"Marabottini","given":"Rosita","non-dropping-particle":"","parse-names":false,"suffix":""},{"dropping-particle":"","family":"Petruccioli","given":"Maurizio","non-dropping-particle":"","parse-names":false,"suffix":""},{"dropping-particle":"","family":"Menesatti","given":"Paolo","non-dropping-particle":"","parse-names":false,"suffix":""}],"container-title":"Communications in Soil Science and Plant Analysis","id":"ITEM-1","issue":"22","issued":{"date-parts":[["2014"]]},"page":"2911-2920","title":"Hyperspectral Visible–Near Infrared Determination of Arsenic Concentration in Soil","type":"article-journal","volume":"45"},"uris":["http://www.mendeley.com/documents/?uuid=dece081c-7d87-4656-bde4-28f9a995638c"]}],"mendeley":{"formattedCitation":"[143]","plainTextFormattedCitation":"[143]","previouslyFormattedCitation":"[143]"},"properties":{"noteIndex":0},"schema":"https://github.com/citation-style-language/schema/raw/master/csl-citation.json"}</w:instrText>
      </w:r>
      <w:r w:rsidR="00835DB6" w:rsidRPr="00CC1DB4">
        <w:fldChar w:fldCharType="separate"/>
      </w:r>
      <w:r w:rsidR="00792D1D" w:rsidRPr="00792D1D">
        <w:rPr>
          <w:noProof/>
        </w:rPr>
        <w:t>[143]</w:t>
      </w:r>
      <w:r w:rsidR="00835DB6" w:rsidRPr="00CC1DB4">
        <w:fldChar w:fldCharType="end"/>
      </w:r>
      <w:r w:rsidRPr="00CC1DB4">
        <w:t xml:space="preserve">used SVM to predict the concentrations of As in agricultural soil with 18 variables (R2 = 0.82 and PRD = 2.03). Wei et al. </w:t>
      </w:r>
      <w:r w:rsidR="00835DB6" w:rsidRPr="00CC1DB4">
        <w:fldChar w:fldCharType="begin" w:fldLock="1"/>
      </w:r>
      <w:r w:rsidR="008D1F9D">
        <w:instrText>ADDIN CSL_CITATION {"citationItems":[{"id":"ITEM-1","itemData":{"DOI":"10.3390/app9091943","ISSN":"20763417","abstract":"Hyperspectral remote sensing can be used to effectively identify contaminated elements in soil. However, in the field of monitoring soil heavy metal pollution, hyperspectral remote sensing has the characteristics of high dimensionality and high redundancy, which seriously affect the accuracy and stability of hyperspectral inversion models. To resolve the problem, a gradient boosting regression tree (GBRT) hyperspectral inversion algorithm for heavy metal (Arsenic (As)) content in soils based on Spearman's rank correlation analysis (SCA) coupled with competitive adaptive reweighted sampling (CARS) is proposed in this paper. Firstly, the CARS algorithm is used to roughly select the original spectral data. Second derivative (SD), Gaussian filtering (GF), and min-max normalization (MMN) pretreatments are then used to improve the correlation between the spectra and As in the characteristic band enhancement stage. Finally, the low-correlation bands are removed using the SCA method, and a subset with absolute correlation values greater than 0.6 is retained as the optimal band subset after each pretreatment. For the modeling, the five most representative characteristic bands were selected in the Honghu area of China, and the nine most representative characteristic bands were selected in the Daye area of China. In order to verify the generalization ability of the proposed algorithm, 92 soil samples from the Honghu and Daye areas were selected as the research objects. With the use of support vector machine regression (SVMR), linear regression (LR), and random forest (RF) regression methods as comparative methods, all the models obtained a good prediction accuracy. However, among the different combinations, CARS-SCA-GBRT obtained the highest precision, which indicates that the proposed algorithm can select fewer characteristic bands to achieve a better inversion effect, and can thus provide accurate data support for the treatment and recovery of heavy metal pollution in soils.","author":[{"dropping-particle":"","family":"Wei","given":"Lifei","non-dropping-particle":"","parse-names":false,"suffix":""},{"dropping-particle":"","family":"Yuan","given":"Ziran","non-dropping-particle":"","parse-names":false,"suffix":""},{"dropping-particle":"","family":"Zhong","given":"Yanfei","non-dropping-particle":"","parse-names":false,"suffix":""},{"dropping-particle":"","family":"Yang","given":"Lanfang","non-dropping-particle":"","parse-names":false,"suffix":""},{"dropping-particle":"","family":"Hu","given":"Xin","non-dropping-particle":"","parse-names":false,"suffix":""},{"dropping-particle":"","family":"Zhang","given":"Yangxi","non-dropping-particle":"","parse-names":false,"suffix":""}],"container-title":"Applied Sciences (Switzerland)","id":"ITEM-1","issue":"9","issued":{"date-parts":[["2019"]]},"title":"An improved gradient boosting regression tree estimation model for soil heavy metal (Arsenic) pollution monitoring using hyperspectral remote sensing","type":"article-journal","volume":"9"},"uris":["http://www.mendeley.com/documents/?uuid=6d93fcdb-4f48-4a70-8f17-62e8e8bb8939"]}],"mendeley":{"formattedCitation":"[191]","plainTextFormattedCitation":"[191]","previouslyFormattedCitation":"[191]"},"properties":{"noteIndex":0},"schema":"https://github.com/citation-style-language/schema/raw/master/csl-citation.json"}</w:instrText>
      </w:r>
      <w:r w:rsidR="00835DB6" w:rsidRPr="00CC1DB4">
        <w:fldChar w:fldCharType="separate"/>
      </w:r>
      <w:r w:rsidR="008D1F9D" w:rsidRPr="008D1F9D">
        <w:rPr>
          <w:noProof/>
        </w:rPr>
        <w:t>[191]</w:t>
      </w:r>
      <w:r w:rsidR="00835DB6" w:rsidRPr="00CC1DB4">
        <w:fldChar w:fldCharType="end"/>
      </w:r>
      <w:r w:rsidRPr="00CC1DB4">
        <w:t xml:space="preserve"> reported As detection with an R2 value of 0.91 using 5 feature variables. K-Nearest Neighbors Regression (KNN) is </w:t>
      </w:r>
      <w:r w:rsidR="00CC1DB4" w:rsidRPr="00CC1DB4">
        <w:t xml:space="preserve">also </w:t>
      </w:r>
      <w:r w:rsidRPr="00CC1DB4">
        <w:t xml:space="preserve">predicts its target based on local interpolation of the targets associated with the nearest </w:t>
      </w:r>
      <w:r w:rsidR="00CC1DB4" w:rsidRPr="00CC1DB4">
        <w:t>neighbors in the training set</w:t>
      </w:r>
      <w:r w:rsidRPr="00CC1DB4">
        <w:t xml:space="preserve"> </w:t>
      </w:r>
      <w:r w:rsidR="00835DB6" w:rsidRPr="00CC1DB4">
        <w:fldChar w:fldCharType="begin" w:fldLock="1"/>
      </w:r>
      <w:r w:rsidR="008D1F9D">
        <w:instrText>ADDIN CSL_CITATION {"citationItems":[{"id":"ITEM-1","itemData":{"abstract":"Scikit-learn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http://scikit-learn.sourceforge.net.","author":[{"dropping-particle":"","family":"Fabian Pedregosa","given":"","non-dropping-particle":"","parse-names":false,"suffix":""},{"dropping-particle":"","family":"Ga{{\\\"e}}l Varoquaux","given":"","non-dropping-particle":"","parse-names":false,"suffix":""},{"dropping-particle":"","family":"Alexandre Gramfort","given":"","non-dropping-particle":"","parse-names":false,"suffix":""},{"dropping-particle":"","family":"Vincent Michel","given":"","non-dropping-particle":"","parse-names":false,"suffix":""},{"dropping-particle":"","family":"Bertrand Thirion","given":"","non-dropping-particle":"","parse-names":false,"suffix":""},{"dropping-particle":"","family":"Olivier Grisel","given":"","non-dropping-particle":"","parse-names":false,"suffix":""},{"dropping-particle":"","family":"Mathieu Blondel","given":"","non-dropping-particle":"","parse-names":false,"suffix":""},{"dropping-particle":"","family":"Peter Prettenhofer","given":"","non-dropping-particle":"","parse-names":false,"suffix":""},{"dropping-particle":"","family":"Ron Weiss","given":"","non-dropping-particle":"","parse-names":false,"suffix":""},{"dropping-particle":"","family":"Vincent Dubourg","given":"","non-dropping-particle":"","parse-names":false,"suffix":""},{"dropping-particle":"","family":"Jake Vanderplas","given":"","non-dropping-particle":"","parse-names":false,"suffix":""},{"dropping-particle":"","family":"Alexandre Passos","given":"","non-dropping-particle":"","parse-names":false,"suffix":""},{"dropping-particle":"","family":"David Cournapeau","given":"","non-dropping-particle":"","parse-names":false,"suffix":""},{"dropping-particle":"","family":"Matthieu Brucher","given":"","non-dropping-particle":"","parse-names":false,"suffix":""},{"dropping-particle":"","family":"Matthieu Perrot","given":"","non-dropping-particle":"","parse-names":false,"suffix":""},{"dropping-particle":"","family":"{{\\'E}}douard Duchesnay","given":"","non-dropping-particle":"","parse-names":false,"suffix":""}],"container-title":"Journal of Machine Learning Research","id":"ITEM-1","issued":{"date-parts":[["2011"]]},"page":"2825-2830","title":"Scikit-learn: Machine Learning in Python","type":"article-journal","volume":"12"},"uris":["http://www.mendeley.com/documents/?uuid=2a400d08-959e-4ec2-b245-8516eaef9112"]}],"mendeley":{"formattedCitation":"[195]","plainTextFormattedCitation":"[195]","previouslyFormattedCitation":"[195]"},"properties":{"noteIndex":0},"schema":"https://github.com/citation-style-language/schema/raw/master/csl-citation.json"}</w:instrText>
      </w:r>
      <w:r w:rsidR="00835DB6" w:rsidRPr="00CC1DB4">
        <w:fldChar w:fldCharType="separate"/>
      </w:r>
      <w:r w:rsidR="008D1F9D" w:rsidRPr="008D1F9D">
        <w:rPr>
          <w:noProof/>
        </w:rPr>
        <w:t>[195]</w:t>
      </w:r>
      <w:r w:rsidR="00835DB6" w:rsidRPr="00CC1DB4">
        <w:fldChar w:fldCharType="end"/>
      </w:r>
      <w:r w:rsidRPr="00CC1DB4">
        <w:t>.</w:t>
      </w:r>
    </w:p>
    <w:p w14:paraId="22210AAE" w14:textId="77777777" w:rsidR="00CC1DB4" w:rsidRPr="004D6CA7" w:rsidRDefault="00CC1DB4" w:rsidP="00835DB6">
      <w:pPr>
        <w:autoSpaceDE w:val="0"/>
        <w:autoSpaceDN w:val="0"/>
        <w:adjustRightInd w:val="0"/>
        <w:spacing w:after="0" w:line="240" w:lineRule="auto"/>
        <w:ind w:left="360" w:firstLine="720"/>
        <w:jc w:val="both"/>
        <w:rPr>
          <w:color w:val="FFC000" w:themeColor="accent4"/>
        </w:rPr>
      </w:pPr>
    </w:p>
    <w:p w14:paraId="68A36B9B" w14:textId="77777777" w:rsidR="004E7183" w:rsidRDefault="00E816E3" w:rsidP="004E7AA9">
      <w:pPr>
        <w:pStyle w:val="ListParagraph"/>
        <w:numPr>
          <w:ilvl w:val="0"/>
          <w:numId w:val="6"/>
        </w:numPr>
        <w:jc w:val="both"/>
        <w:rPr>
          <w:rFonts w:ascii="Times New Roman" w:hAnsi="Times New Roman" w:cs="Times New Roman"/>
          <w:b/>
          <w:bCs/>
          <w:sz w:val="20"/>
          <w:szCs w:val="20"/>
        </w:rPr>
      </w:pPr>
      <w:r w:rsidRPr="00E816E3">
        <w:rPr>
          <w:rFonts w:ascii="Times New Roman" w:hAnsi="Times New Roman" w:cs="Times New Roman"/>
          <w:b/>
          <w:bCs/>
          <w:sz w:val="20"/>
          <w:szCs w:val="20"/>
        </w:rPr>
        <w:t>Data acquisition</w:t>
      </w:r>
    </w:p>
    <w:p w14:paraId="60641490" w14:textId="77777777" w:rsidR="00E5374C" w:rsidRDefault="00E5374C" w:rsidP="00E5374C">
      <w:pPr>
        <w:pStyle w:val="ListParagraph"/>
        <w:ind w:left="360"/>
        <w:jc w:val="both"/>
        <w:rPr>
          <w:rFonts w:ascii="Times New Roman" w:hAnsi="Times New Roman" w:cs="Times New Roman"/>
          <w:b/>
          <w:bCs/>
          <w:sz w:val="20"/>
          <w:szCs w:val="20"/>
        </w:rPr>
      </w:pPr>
    </w:p>
    <w:p w14:paraId="7A75D0CB" w14:textId="77777777" w:rsidR="00E816E3" w:rsidRDefault="00E816E3" w:rsidP="004E7AA9">
      <w:pPr>
        <w:pStyle w:val="ListParagraph"/>
        <w:numPr>
          <w:ilvl w:val="1"/>
          <w:numId w:val="6"/>
        </w:numPr>
        <w:jc w:val="both"/>
        <w:rPr>
          <w:rFonts w:ascii="Times New Roman" w:hAnsi="Times New Roman" w:cs="Times New Roman"/>
          <w:b/>
          <w:bCs/>
          <w:sz w:val="20"/>
          <w:szCs w:val="20"/>
        </w:rPr>
      </w:pPr>
      <w:r w:rsidRPr="00E816E3">
        <w:rPr>
          <w:rFonts w:ascii="Times New Roman" w:hAnsi="Times New Roman" w:cs="Times New Roman"/>
          <w:b/>
          <w:bCs/>
          <w:sz w:val="20"/>
          <w:szCs w:val="20"/>
        </w:rPr>
        <w:t>Soil data collection</w:t>
      </w:r>
    </w:p>
    <w:p w14:paraId="14D7FEF3" w14:textId="77777777" w:rsidR="00612FF9" w:rsidRPr="00DC7D09" w:rsidRDefault="00612FF9" w:rsidP="00E5374C">
      <w:pPr>
        <w:ind w:left="360" w:firstLine="360"/>
        <w:jc w:val="both"/>
        <w:rPr>
          <w:rFonts w:ascii="Times New Roman" w:hAnsi="Times New Roman" w:cs="Times New Roman"/>
          <w:b/>
          <w:bCs/>
          <w:sz w:val="20"/>
          <w:szCs w:val="20"/>
        </w:rPr>
      </w:pPr>
      <w:r w:rsidRPr="00DC7D09">
        <w:lastRenderedPageBreak/>
        <w:t xml:space="preserve">Because VIRS requires a calibration model, both soil contaminant concentrations (e.g., traditional physical sampling) and corresponding VIRS spectra data are simultaneously collected to build a calibration model. Since soil properties can vary significantly, soil samples may be needed to build unique calibration models for each location studied. In some studies, soil samples have been prepared in the laboratory with spiked soil samples </w:t>
      </w:r>
      <w:r w:rsidR="007A107C" w:rsidRPr="00DC7D09">
        <w:fldChar w:fldCharType="begin" w:fldLock="1"/>
      </w:r>
      <w:r w:rsidR="008D1F9D">
        <w:instrText>ADDIN CSL_CITATION {"citationItems":[{"id":"ITEM-1","itemData":{"author":[{"dropping-particle":"","family":"Pelta, R., Ben-Dor, E.","given":"2019.","non-dropping-particle":"","parse-names":false,"suffix":""}],"id":"ITEM-1","issued":{"date-parts":[["0"]]},"title":"Assessing the detection limit of petroleum hydrocarbon in soils using hyperspectral remote-sensing. Rem. Sens. Environ. 224, 145e153.","type":"article-journal"},"uris":["http://www.mendeley.com/documents/?uuid=4cc6a61e-a4f4-42bd-b253-828ec9d95a9f"]}],"mendeley":{"formattedCitation":"[196]","plainTextFormattedCitation":"[196]","previouslyFormattedCitation":"[196]"},"properties":{"noteIndex":0},"schema":"https://github.com/citation-style-language/schema/raw/master/csl-citation.json"}</w:instrText>
      </w:r>
      <w:r w:rsidR="007A107C" w:rsidRPr="00DC7D09">
        <w:fldChar w:fldCharType="separate"/>
      </w:r>
      <w:r w:rsidR="008D1F9D" w:rsidRPr="008D1F9D">
        <w:rPr>
          <w:noProof/>
        </w:rPr>
        <w:t>[196]</w:t>
      </w:r>
      <w:r w:rsidR="007A107C" w:rsidRPr="00DC7D09">
        <w:fldChar w:fldCharType="end"/>
      </w:r>
      <w:r w:rsidRPr="00DC7D09">
        <w:t xml:space="preserve">. There are no existing studies to indicate the effect of soil sampling depth, however, it should be noted that spaceborne spectrometers will only observe surface soils. Therefore, soil sampling depth is usually limited to less than 20 cm </w:t>
      </w:r>
      <w:r w:rsidR="007A107C" w:rsidRPr="00DC7D09">
        <w:fldChar w:fldCharType="begin" w:fldLock="1"/>
      </w:r>
      <w:r w:rsidR="00455936">
        <w:instrText>ADDIN CSL_CITATION {"citationItems":[{"id":"ITEM-1","itemData":{"DOI":"10.2134/jeq2010.0183","ISSN":"00472425","PMID":"20830926","abstract":"In the United States, petroleum extraction, refinement, and transportation present countless opportunities for spillage mishaps. A method for rapid field appraisal and mapping of petroleum hydrocarbon-contaminated soils for environmental cleanup purposes would be useful. Visible near-infrared (VisNIR, 350-2500 nm) diffuse reflectance spectroscopy (DRS) is a rapid, nondestructive, proximal-sensing technique that has proven adept at quantifying soil properties in situ. The objective of this study was to determine the prediction accuracy of VisNIR DRS in quantifying petroleum hydrocarbons in contaminated soils. Forty-six soil samples (including both contaminated and reference samples) were collected from six different parishes in Louisiana. Each soil sample was scanned using VisNIR DRS at three combinations of moisture content and pretreatment: (i) field-moist intact aggregates, (ii) air-dried intact aggregates, (iii) and air-dried ground soil (sieved through a 2-mm sieve). The VisNIR spectra of soil samples were used to predict total petroleum hydrocarbon (TPH) content in the soil using partial least squares (PLS) regression and boosted regression tree (BRT) models. Each model was validated with 30% of the samples that were randomly selected and not used in the calibration model. The field-moist intact scan proved best for predicting TPH content with a validation r2 of 0.64 and relative percent difference (RPD) of 1.70. Because VisNIR DRS was promising for rapidly predicting soil petroleum hydrocarbon content, future research is warranted to evaluate the methodology for identifying petroleum contaminated soils. Copyright © 2010 by the American Society of Agronomy, Crop Science Society of America, and Soil Science Society of America. All rights reserved.","author":[{"dropping-particle":"","family":"Chakraborty","given":"Somsubhra","non-dropping-particle":"","parse-names":false,"suffix":""},{"dropping-particle":"","family":"Weindorf","given":"David C.","non-dropping-particle":"","parse-names":false,"suffix":""},{"dropping-particle":"","family":"Morgan","given":"Cristine L.S.","non-dropping-particle":"","parse-names":false,"suffix":""},{"dropping-particle":"","family":"Ge","given":"Yufeng","non-dropping-particle":"","parse-names":false,"suffix":""},{"dropping-particle":"","family":"Galbraith","given":"John M.","non-dropping-particle":"","parse-names":false,"suffix":""},{"dropping-particle":"","family":"Li","given":"Bin","non-dropping-particle":"","parse-names":false,"suffix":""},{"dropping-particle":"","family":"Kahlon","given":"Charanjit S.","non-dropping-particle":"","parse-names":false,"suffix":""}],"container-title":"Journal of Environmental Quality","id":"ITEM-1","issue":"4","issued":{"date-parts":[["2010"]]},"page":"1378-1387","title":"Rapid Identification of Oil-Contaminated Soils Using Visible Near-Infrared Diffuse Reflectance Spectroscopy","type":"article-journal","volume":"39"},"uris":["http://www.mendeley.com/documents/?uuid=724cbbfb-6a1c-4671-8f1c-c249dccd4a26"]}],"mendeley":{"formattedCitation":"[53]","plainTextFormattedCitation":"[53]","previouslyFormattedCitation":"[53]"},"properties":{"noteIndex":0},"schema":"https://github.com/citation-style-language/schema/raw/master/csl-citation.json"}</w:instrText>
      </w:r>
      <w:r w:rsidR="007A107C" w:rsidRPr="00DC7D09">
        <w:fldChar w:fldCharType="separate"/>
      </w:r>
      <w:r w:rsidR="00601B2A" w:rsidRPr="00601B2A">
        <w:rPr>
          <w:noProof/>
        </w:rPr>
        <w:t>[53]</w:t>
      </w:r>
      <w:r w:rsidR="007A107C" w:rsidRPr="00DC7D09">
        <w:fldChar w:fldCharType="end"/>
      </w:r>
      <w:r w:rsidRPr="00DC7D09">
        <w:t xml:space="preserve">. In </w:t>
      </w:r>
      <w:r w:rsidR="007A107C" w:rsidRPr="00DC7D09">
        <w:fldChar w:fldCharType="begin" w:fldLock="1"/>
      </w:r>
      <w:r w:rsidR="004B640A">
        <w:instrText>ADDIN CSL_CITATION {"citationItems":[{"id":"ITEM-1","itemData":{"DOI":"10.1016/j.envpol.2022.118981","ISSN":"18736424","PMID":"35150799","abstract":"Soil heavy metals pollution has been becoming one of the severely environmental issues globally. Previous studies reported laboratory-measured spectra could be used to infer soil heavy metals concentrations to some extent. However, using field-obtained spectra to estimate soil heavy metals concentrations is still a great challenge due to the low precision and weak efficiency at large scales. The present study collected 110 topsoil samples from an Opencast Coal Mine of Ordos, Inner Mongolia, China. Then, the spectra and soil heavy metals concentrations of samples were measured under laboratory conditions. The direct standardization (DS) algorithm was introduced to calibrate the Gaofen-5 (GF-5) hyperspectral image based on the measured spectra of samples. The spectral reflectance of the GF-5 hyperspectral image was reconstructed using continuous wavelet transform (CWT) at different scales. The characteristic bands of GF-5 for estimating heavy metals concentrations were selected by the Boruta algorithm. Finally, the random forest (RF), the extreme learning machine (ELM), the support vector machine (SVM), and the back-propagation neural network (BPNN) algorithms were used to predict the heavy metals concentrations. Some findings were achieved. First, CWT can effectively eliminate the noise of satellite hyperspectral data. The characteristic bands of Zn (480–677, 827–1029, 1241–1334, 1435–1797, and 1949–2500 nm), Ni (514–630, 835–985, 1258–1325, 1460–1578, and 1949–2319 nm), and Cu (822–831; 1029–1300, 1486–1595, and 1730–2294 nm) can be effectively retrieved via the Boruta algorithm. Second, the estimation accuracy was significantly improved by using the DS algorithm. For zinc (Zn), nickel (Ni), and copper (Cu), the determination coefficients of the validation dataset (Rv2) were 0.77 (RF), 0.62 (RF), and 0.56 (ELM), respectively. Third, the distribution trends of heavy metals were almost consistent with the results of actual ground measurements. This paper revealed that the GF-5 can be one of the reliable satellite hyperspectral imagery for mapping soil heavy metals.","author":[{"dropping-particle":"","family":"Zhang","given":"Bo","non-dropping-particle":"","parse-names":false,"suffix":""},{"dropping-particle":"","family":"Guo","given":"Bin","non-dropping-particle":"","parse-names":false,"suffix":""},{"dropping-particle":"","family":"Zou","given":"Bin","non-dropping-particle":"","parse-names":false,"suffix":""},{"dropping-particle":"","family":"Wei","given":"Wei","non-dropping-particle":"","parse-names":false,"suffix":""},{"dropping-particle":"","family":"Lei","given":"Yongzhi","non-dropping-particle":"","parse-names":false,"suffix":""},{"dropping-particle":"","family":"Li","given":"Tianqi","non-dropping-particle":"","parse-names":false,"suffix":""}],"container-title":"Environmental Pollution","id":"ITEM-1","issue":"February","issued":{"date-parts":[["2022"]]},"page":"118981","publisher":"Elsevier Ltd","title":"Retrieving soil heavy metals concentrations based on GaoFen-5 hyperspectral satellite image at an opencast coal mine, Inner Mongolia, China","type":"article-journal","volume":"300"},"uris":["http://www.mendeley.com/documents/?uuid=fe922ff7-a625-4f91-8bca-5d841a3853c1"]}],"mendeley":{"formattedCitation":"[158]","plainTextFormattedCitation":"[158]","previouslyFormattedCitation":"[158]"},"properties":{"noteIndex":0},"schema":"https://github.com/citation-style-language/schema/raw/master/csl-citation.json"}</w:instrText>
      </w:r>
      <w:r w:rsidR="007A107C" w:rsidRPr="00DC7D09">
        <w:fldChar w:fldCharType="separate"/>
      </w:r>
      <w:r w:rsidR="00792D1D" w:rsidRPr="00792D1D">
        <w:rPr>
          <w:noProof/>
        </w:rPr>
        <w:t>[158]</w:t>
      </w:r>
      <w:r w:rsidR="007A107C" w:rsidRPr="00DC7D09">
        <w:fldChar w:fldCharType="end"/>
      </w:r>
      <w:r w:rsidRPr="00DC7D09">
        <w:t>, each sample consisted of five subsamples collected within 1 m × 1 m plots (i.e., four corners plus center point), and then these five subsamples were mixed as one representative sample. A portable receiver of Global Navigation Satellite System (GNSS) was used to receive the signals from Continuously Operating Reference Stations (CORS) of Qianxun Corporation and to survey the sampling site’s location using Real-time kinematic (RTK) method. Vegetation, weeds, and other non-soil objects on the soil surface were carefully removed during the sampling process. Besides, all samples were put into polyethylene bags. Then the samples were transported to the laboratory for further preprocessing</w:t>
      </w:r>
      <w:r w:rsidR="008F38CD" w:rsidRPr="00DC7D09">
        <w:t xml:space="preserve"> </w:t>
      </w:r>
      <w:r w:rsidR="008F38CD" w:rsidRPr="00DC7D09">
        <w:fldChar w:fldCharType="begin" w:fldLock="1"/>
      </w:r>
      <w:r w:rsidR="004B640A">
        <w:instrText>ADDIN CSL_CITATION {"citationItems":[{"id":"ITEM-1","itemData":{"DOI":"10.1016/j.envpol.2022.118981","ISSN":"18736424","PMID":"35150799","abstract":"Soil heavy metals pollution has been becoming one of the severely environmental issues globally. Previous studies reported laboratory-measured spectra could be used to infer soil heavy metals concentrations to some extent. However, using field-obtained spectra to estimate soil heavy metals concentrations is still a great challenge due to the low precision and weak efficiency at large scales. The present study collected 110 topsoil samples from an Opencast Coal Mine of Ordos, Inner Mongolia, China. Then, the spectra and soil heavy metals concentrations of samples were measured under laboratory conditions. The direct standardization (DS) algorithm was introduced to calibrate the Gaofen-5 (GF-5) hyperspectral image based on the measured spectra of samples. The spectral reflectance of the GF-5 hyperspectral image was reconstructed using continuous wavelet transform (CWT) at different scales. The characteristic bands of GF-5 for estimating heavy metals concentrations were selected by the Boruta algorithm. Finally, the random forest (RF), the extreme learning machine (ELM), the support vector machine (SVM), and the back-propagation neural network (BPNN) algorithms were used to predict the heavy metals concentrations. Some findings were achieved. First, CWT can effectively eliminate the noise of satellite hyperspectral data. The characteristic bands of Zn (480–677, 827–1029, 1241–1334, 1435–1797, and 1949–2500 nm), Ni (514–630, 835–985, 1258–1325, 1460–1578, and 1949–2319 nm), and Cu (822–831; 1029–1300, 1486–1595, and 1730–2294 nm) can be effectively retrieved via the Boruta algorithm. Second, the estimation accuracy was significantly improved by using the DS algorithm. For zinc (Zn), nickel (Ni), and copper (Cu), the determination coefficients of the validation dataset (Rv2) were 0.77 (RF), 0.62 (RF), and 0.56 (ELM), respectively. Third, the distribution trends of heavy metals were almost consistent with the results of actual ground measurements. This paper revealed that the GF-5 can be one of the reliable satellite hyperspectral imagery for mapping soil heavy metals.","author":[{"dropping-particle":"","family":"Zhang","given":"Bo","non-dropping-particle":"","parse-names":false,"suffix":""},{"dropping-particle":"","family":"Guo","given":"Bin","non-dropping-particle":"","parse-names":false,"suffix":""},{"dropping-particle":"","family":"Zou","given":"Bin","non-dropping-particle":"","parse-names":false,"suffix":""},{"dropping-particle":"","family":"Wei","given":"Wei","non-dropping-particle":"","parse-names":false,"suffix":""},{"dropping-particle":"","family":"Lei","given":"Yongzhi","non-dropping-particle":"","parse-names":false,"suffix":""},{"dropping-particle":"","family":"Li","given":"Tianqi","non-dropping-particle":"","parse-names":false,"suffix":""}],"container-title":"Environmental Pollution","id":"ITEM-1","issue":"February","issued":{"date-parts":[["2022"]]},"page":"118981","publisher":"Elsevier Ltd","title":"Retrieving soil heavy metals concentrations based on GaoFen-5 hyperspectral satellite image at an opencast coal mine, Inner Mongolia, China","type":"article-journal","volume":"300"},"uris":["http://www.mendeley.com/documents/?uuid=fe922ff7-a625-4f91-8bca-5d841a3853c1"]}],"mendeley":{"formattedCitation":"[158]","plainTextFormattedCitation":"[158]","previouslyFormattedCitation":"[158]"},"properties":{"noteIndex":0},"schema":"https://github.com/citation-style-language/schema/raw/master/csl-citation.json"}</w:instrText>
      </w:r>
      <w:r w:rsidR="008F38CD" w:rsidRPr="00DC7D09">
        <w:fldChar w:fldCharType="separate"/>
      </w:r>
      <w:r w:rsidR="00792D1D" w:rsidRPr="00792D1D">
        <w:rPr>
          <w:noProof/>
        </w:rPr>
        <w:t>[158]</w:t>
      </w:r>
      <w:r w:rsidR="008F38CD" w:rsidRPr="00DC7D09">
        <w:fldChar w:fldCharType="end"/>
      </w:r>
      <w:r w:rsidRPr="00DC7D09">
        <w:t>.</w:t>
      </w:r>
    </w:p>
    <w:p w14:paraId="3D5C65DA" w14:textId="77777777" w:rsidR="00E816E3" w:rsidRPr="00DC7D09" w:rsidRDefault="00E816E3" w:rsidP="004E7AA9">
      <w:pPr>
        <w:pStyle w:val="ListParagraph"/>
        <w:numPr>
          <w:ilvl w:val="1"/>
          <w:numId w:val="6"/>
        </w:numPr>
        <w:jc w:val="both"/>
        <w:rPr>
          <w:rFonts w:ascii="Times New Roman" w:hAnsi="Times New Roman" w:cs="Times New Roman"/>
          <w:b/>
          <w:bCs/>
          <w:sz w:val="20"/>
          <w:szCs w:val="20"/>
        </w:rPr>
      </w:pPr>
      <w:r w:rsidRPr="00DC7D09">
        <w:rPr>
          <w:rFonts w:ascii="Times New Roman" w:hAnsi="Times New Roman" w:cs="Times New Roman"/>
          <w:b/>
          <w:bCs/>
          <w:sz w:val="20"/>
          <w:szCs w:val="20"/>
        </w:rPr>
        <w:t>Spectral measurement</w:t>
      </w:r>
    </w:p>
    <w:p w14:paraId="1CBC312B" w14:textId="77777777" w:rsidR="001053C4" w:rsidRPr="00DC7D09" w:rsidRDefault="001053C4" w:rsidP="008D1F9D">
      <w:pPr>
        <w:autoSpaceDE w:val="0"/>
        <w:autoSpaceDN w:val="0"/>
        <w:adjustRightInd w:val="0"/>
        <w:spacing w:after="0" w:line="240" w:lineRule="auto"/>
        <w:ind w:left="360" w:firstLine="360"/>
        <w:jc w:val="both"/>
      </w:pPr>
      <w:r w:rsidRPr="00DC7D09">
        <w:t xml:space="preserve">Proximal sensing in the laboratory requires soil samples to be processed. Firstly, debris, organisms and large gravel are removed before sieving (typically 2 mm mesh) </w:t>
      </w:r>
      <w:r w:rsidR="00B21290" w:rsidRPr="00DC7D09">
        <w:fldChar w:fldCharType="begin" w:fldLock="1"/>
      </w:r>
      <w:r w:rsidR="004B640A">
        <w:instrText>ADDIN CSL_CITATION {"citationItems":[{"id":"ITEM-1","itemData":{"DOI":"10.1080/00103624.2014.954716","ISSN":"15322416","abstract":"The development of rapid techniques, such as hyperspectral spectrophotometry, for investigating arsenic (As) soil contamination could be of great value with respect to conventional methods. This study was conducted to detect As concentrations in artificially polluted soils (from 25 to 1045 mg kg−1) through hyperspectral visible–near infrared spectrophotometry and to compare two multivariate statistical regression analyses: partial least squares and support vector machines. The correlation coefficient r is greater in the partial least squares in both model (0.93%) and test (0.87%) with respect to support vector machines (0.88% for the model and 0.82% for the test). The most important model variables extracted from the variable importance in projection scores resulted the absorption peaks at 580, 660, 715, and 780 nm. Bands in the visible spectra are not directly associated to As, but the metalloid can interact with the main spectrally active components of soil permitting to multivariate statistical models to screen As concentrations.","author":[{"dropping-particle":"","family":"Stazi","given":"Silvia Rita","non-dropping-particle":"","parse-names":false,"suffix":""},{"dropping-particle":"","family":"Antonucci","given":"Francesca","non-dropping-particle":"","parse-names":false,"suffix":""},{"dropping-particle":"","family":"Pallottino","given":"Federico","non-dropping-particle":"","parse-names":false,"suffix":""},{"dropping-particle":"","family":"Costa","given":"Corrado","non-dropping-particle":"","parse-names":false,"suffix":""},{"dropping-particle":"","family":"Marabottini","given":"Rosita","non-dropping-particle":"","parse-names":false,"suffix":""},{"dropping-particle":"","family":"Petruccioli","given":"Maurizio","non-dropping-particle":"","parse-names":false,"suffix":""},{"dropping-particle":"","family":"Menesatti","given":"Paolo","non-dropping-particle":"","parse-names":false,"suffix":""}],"container-title":"Communications in Soil Science and Plant Analysis","id":"ITEM-1","issue":"22","issued":{"date-parts":[["2014"]]},"page":"2911-2920","title":"Hyperspectral Visible–Near Infrared Determination of Arsenic Concentration in Soil","type":"article-journal","volume":"45"},"uris":["http://www.mendeley.com/documents/?uuid=124c2f60-49c2-4df8-b643-59b35531d455"]}],"mendeley":{"formattedCitation":"[143]","plainTextFormattedCitation":"[143]","previouslyFormattedCitation":"[143]"},"properties":{"noteIndex":0},"schema":"https://github.com/citation-style-language/schema/raw/master/csl-citation.json"}</w:instrText>
      </w:r>
      <w:r w:rsidR="00B21290" w:rsidRPr="00DC7D09">
        <w:fldChar w:fldCharType="separate"/>
      </w:r>
      <w:r w:rsidR="00792D1D" w:rsidRPr="00792D1D">
        <w:rPr>
          <w:noProof/>
        </w:rPr>
        <w:t>[143]</w:t>
      </w:r>
      <w:r w:rsidR="00B21290" w:rsidRPr="00DC7D09">
        <w:fldChar w:fldCharType="end"/>
      </w:r>
      <w:r w:rsidRPr="00DC7D09">
        <w:t xml:space="preserve">. Some studies involved grinding soil to 38-840 mm particle size </w:t>
      </w:r>
      <w:r w:rsidR="00B21290" w:rsidRPr="00DC7D09">
        <w:fldChar w:fldCharType="begin" w:fldLock="1"/>
      </w:r>
      <w:r w:rsidR="004B640A">
        <w:instrText>ADDIN CSL_CITATION {"citationItems":[{"id":"ITEM-1","itemData":{"DOI":"10.3390/su11020419","ISSN":"20711050","abstract":"Soil heavy metals affect human life and the environment, and thus, it is very necessary to monitor their contents. Substantial research has been conducted to estimate and map soil heavy metals in large areas using hyperspectral data and machine learning methods (such as neural network), however, lower estimation accuracy is often obtained. In order to improve the estimation accuracy, in this study, a back propagation neural network (BPNN) was combined with the particle swarm optimization (PSO), which led to an integrated PSO-BPNN method used to estimate the contents of soil heavy metals: Cd, Hg, and As. This study was conducted in Guangdong, China, based on the soil heavy metal contents and hyperspectral data collected from 90 soil samples. The prediction accuracies from BPNN and PSO-BPNN were compared using field observations. The results showed that, 1) the sample averages of Cd, Hg, and As were 0.174 mg/kg, 0.132 mg/kg, and 9.761 mg/kg, respectively, with the corresponding maximum values of 0.570 mg/kg, 0.310 mg/kg, and 68.600 mg/kg being higher than the environment baseline values; 2) the transformed and combined spectral variables had higher correlations with the contents of the soil heavy metals than the original spectral data; 3) PSO-BPNN significantly improved the estimation accuracy of the soil heavy metal contents, with the decrease in the mean relative error (MRE) and relative root mean square error (RRMSE) by 68% to 71%, and 64% to 67%, respectively. This indicated that the PSO-BPNN provided great potential to estimate the soil heavy metal contents; and 4) with the PSO-BPNN, the Cd content could also be mapped using HuanJing-1A Hyperspectral Imager (HSI) data with a RRMSE value of 36%, implying that the PSO-BPNN method could be utilized to map the heavy metal content in soil, using both field spectral data and hyperspectral imagery for the large area.","author":[{"dropping-particle":"","family":"Liu","given":"Piao","non-dropping-particle":"","parse-names":false,"suffix":""},{"dropping-particle":"","family":"Liu","given":"Zhenhua","non-dropping-particle":"","parse-names":false,"suffix":""},{"dropping-particle":"","family":"Hu","given":"Yueming","non-dropping-particle":"","parse-names":false,"suffix":""},{"dropping-particle":"","family":"Shi","given":"Zhou","non-dropping-particle":"","parse-names":false,"suffix":""},{"dropping-particle":"","family":"Pan","given":"Yuchun","non-dropping-particle":"","parse-names":false,"suffix":""},{"dropping-particle":"","family":"Wang","given":"Lu","non-dropping-particle":"","parse-names":false,"suffix":""},{"dropping-particle":"","family":"Wang","given":"Guangxing","non-dropping-particle":"","parse-names":false,"suffix":""}],"container-title":"Sustainability (Switzerland)","id":"ITEM-1","issue":"2","issued":{"date-parts":[["2019"]]},"title":"Integrating a hybrid back propagation neural network and particle swarm optimization for estimating soil heavy metal contents using hyperspectral data","type":"article-journal","volume":"11"},"uris":["http://www.mendeley.com/documents/?uuid=c2ad6317-4251-415d-91ff-65d54c626168"]}],"mendeley":{"formattedCitation":"[149]","plainTextFormattedCitation":"[149]","previouslyFormattedCitation":"[149]"},"properties":{"noteIndex":0},"schema":"https://github.com/citation-style-language/schema/raw/master/csl-citation.json"}</w:instrText>
      </w:r>
      <w:r w:rsidR="00B21290" w:rsidRPr="00DC7D09">
        <w:fldChar w:fldCharType="separate"/>
      </w:r>
      <w:r w:rsidR="00792D1D" w:rsidRPr="00792D1D">
        <w:rPr>
          <w:noProof/>
        </w:rPr>
        <w:t>[149]</w:t>
      </w:r>
      <w:r w:rsidR="00B21290" w:rsidRPr="00DC7D09">
        <w:fldChar w:fldCharType="end"/>
      </w:r>
      <w:r w:rsidRPr="00DC7D09">
        <w:t>. The soil is then dried for 1-14 days, either at room temperature or at a constant oven temperature (i.e., 40</w:t>
      </w:r>
      <m:oMath>
        <m:r>
          <m:rPr>
            <m:sty m:val="p"/>
          </m:rPr>
          <w:rPr>
            <w:rFonts w:ascii="Cambria Math" w:hAnsi="Cambria Math"/>
          </w:rPr>
          <m:t>°</m:t>
        </m:r>
      </m:oMath>
      <w:r w:rsidR="008D1F9D" w:rsidRPr="00DC7D09">
        <w:t>C</w:t>
      </w:r>
      <w:r w:rsidRPr="00DC7D09">
        <w:t xml:space="preserve">) </w:t>
      </w:r>
      <w:r w:rsidR="00B21290" w:rsidRPr="00DC7D09">
        <w:fldChar w:fldCharType="begin" w:fldLock="1"/>
      </w:r>
      <w:r w:rsidR="008B64AA">
        <w:instrText>ADDIN CSL_CITATION {"citationItems":[{"id":"ITEM-1","itemData":{"DOI":"10.1016/j.clay.2011.09.010","ISSN":"01691317","abstract":"The correlations between six toxic elements (Cd, Cr, Pb, Cu, Hg and As) and soil diffuse reflectance spectra within the visible and near-infrared (Vis/NIR, 400-2500nm) and the mid-infrared (MIR, 4000-400cm -1) regions were studied to assess their binding forms and predict their concentrations. Based on the correlation patterns with spectra reflectance, the six potentially toxic elements studied could be categorised into two groups. The first group (Cr, Cu and As) have stronger negative correlation coefficients with the spectral bands attributed to the absorption features of iron oxides, clays and organic matter, suggesting they are strongly bound to these soil constituents. The second group (Cd, Pb and Hg) only display a significant correlation with the spectral region related to organic matter, indicating that binding with organic matter is important for these metals. Univariate models were built using spectral bands with highest correlation coefficients for these elements. In contrast, partial least-square (PLS) regression models were also constructed for avoiding colinearity. Overall, univariate and PLS models for the Vis/NIR spectra showed better prediction capabilities than the corresponding MIR spectra, and are feasible to predict the toxic metals levels in agricultural soils. © 2010 Elsevier B.V.","author":[{"dropping-particle":"","family":"Song","given":"Yinxian","non-dropping-particle":"","parse-names":false,"suffix":""},{"dropping-particle":"","family":"Li","given":"Fengling","non-dropping-particle":"","parse-names":false,"suffix":""},{"dropping-particle":"","family":"Yang","given":"Zhongfang","non-dropping-particle":"","parse-names":false,"suffix":""},{"dropping-particle":"","family":"Ayoko","given":"Godwin A.","non-dropping-particle":"","parse-names":false,"suffix":""},{"dropping-particle":"","family":"Frost","given":"Ray L.","non-dropping-particle":"","parse-names":false,"suffix":""},{"dropping-particle":"","family":"Ji","given":"Junfeng","non-dropping-particle":"","parse-names":false,"suffix":""}],"container-title":"Applied Clay Science","id":"ITEM-1","issued":{"date-parts":[["2012"]]},"note":"blue: 49","page":"75-83","title":"Diffuse reflectance spectroscopy for monitoring potentially toxic elements in the agricultural soils of Changjiang River Delta, China","type":"article-journal","volume":"64"},"uris":["http://www.mendeley.com/documents/?uuid=5862d816-e4e3-4578-afb6-a16183e9a468"]}],"mendeley":{"formattedCitation":"[21]","plainTextFormattedCitation":"[21]","previouslyFormattedCitation":"[21]"},"properties":{"noteIndex":0},"schema":"https://github.com/citation-style-language/schema/raw/master/csl-citation.json"}</w:instrText>
      </w:r>
      <w:r w:rsidR="00B21290" w:rsidRPr="00DC7D09">
        <w:fldChar w:fldCharType="separate"/>
      </w:r>
      <w:r w:rsidR="008D1F9D" w:rsidRPr="008D1F9D">
        <w:rPr>
          <w:noProof/>
        </w:rPr>
        <w:t>[21]</w:t>
      </w:r>
      <w:r w:rsidR="00B21290" w:rsidRPr="00DC7D09">
        <w:fldChar w:fldCharType="end"/>
      </w:r>
      <w:r w:rsidR="00455936">
        <w:t>,</w:t>
      </w:r>
      <w:r w:rsidR="00455936">
        <w:fldChar w:fldCharType="begin" w:fldLock="1"/>
      </w:r>
      <w:r w:rsidR="00455936">
        <w:instrText>ADDIN CSL_CITATION {"citationItems":[{"id":"ITEM-1","itemData":{"DOI":"10.1016/j.scitotenv.2018.04.415","ISSN":"18791026","PMID":"29738893","abstract":"Regional-level information on heavy metal pollution in agro-ecosystems is essential for food security because excessive levels of heavy metals in crops may pose risks to humans. However, collecting this information over large areas is inherently costly. This paper investigates the possibility of applying multi-temporal Sentinel-2 satellite images to detect heavy metal-induced stress (i.e., Cd stress) in rice crops in four study areas in Zhuzhou City, Hunan Province, China. For this purpose, we compared seven Sentinel-2 images acquired in 2016 and 2017 with in situ measured hyper-spectral data, chlorophyll content, rice leaf area index, and heavy metal concentrations in soil collected from 2014 to 2017. Vegetation indices (VIs) related to red edge bands were referred to as the sensitive indicators for screening stressed rice from unstressed rice. The coefficients of spatio-temporal variation (CSTV) derived from the VIs allowed us to discriminate crops exposed to pollution from heavy metals as well as environmental stressors. The results indicate that (i) the red edge chlorophyll index, the red edge position index, and the normalized difference red edge 2 index derived from multi-temporal Sentinel-2 images were good indicators for screening stressed rice from unstressed rice; (ii) Rice under Cd stress remained stable with lower CSTV values of VIs overall growth stages in the experimental region, whereas rice under other stressors (i.e., pests and disease) showed abrupt changes at some growth stages and presented “hot spots” with greater CSTV values; and (iii) the proposed spatio-temporal anomaly detection method was successful at detecting rice under Cd stress; and CSTVs of rice VIs stabilized regardless of whether they were applied to consecutive growth stages or to two different crop years. This study suggests that regional heavy metal stress may be accurately detected using multi-temporal Sentinel-2 images, using VIs sensitive to the spatio-temporal characteristics of crops.","author":[{"dropping-particle":"","family":"Liu","given":"Meiling","non-dropping-particle":"","parse-names":false,"suffix":""},{"dropping-particle":"","family":"Wang","given":"Tiejun","non-dropping-particle":"","parse-names":false,"suffix":""},{"dropping-particle":"","family":"Skidmore","given":"Andrew K.","non-dropping-particle":"","parse-names":false,"suffix":""},{"dropping-particle":"","family":"Liu","given":"Xiangnan","non-dropping-particle":"","parse-names":false,"suffix":""}],"container-title":"Science of the Total Environment","id":"ITEM-1","issued":{"date-parts":[["2018"]]},"page":"18-29","publisher":"Elsevier B.V.","title":"Heavy metal-induced stress in rice crops detected using multi-temporal Sentinel-2 satellite images","type":"article-journal","volume":"637-638"},"uris":["http://www.mendeley.com/documents/?uuid=820a6290-9d77-4275-88b6-84d1f71d1868"]}],"mendeley":{"formattedCitation":"[55]","plainTextFormattedCitation":"[55]","previouslyFormattedCitation":"[55]"},"properties":{"noteIndex":0},"schema":"https://github.com/citation-style-language/schema/raw/master/csl-citation.json"}</w:instrText>
      </w:r>
      <w:r w:rsidR="00455936">
        <w:fldChar w:fldCharType="separate"/>
      </w:r>
      <w:r w:rsidR="00455936" w:rsidRPr="00455936">
        <w:rPr>
          <w:noProof/>
        </w:rPr>
        <w:t>[55]</w:t>
      </w:r>
      <w:r w:rsidR="00455936">
        <w:fldChar w:fldCharType="end"/>
      </w:r>
      <w:r w:rsidRPr="00DC7D09">
        <w:t>. Some studies applied higher temperatur</w:t>
      </w:r>
      <w:r w:rsidR="00546BE8" w:rsidRPr="00DC7D09">
        <w:t>es to speed up drying (e.g. 65</w:t>
      </w:r>
      <m:oMath>
        <m:r>
          <m:rPr>
            <m:sty m:val="p"/>
          </m:rPr>
          <w:rPr>
            <w:rFonts w:ascii="Cambria Math" w:hAnsi="Cambria Math"/>
          </w:rPr>
          <m:t>°</m:t>
        </m:r>
      </m:oMath>
      <w:r w:rsidRPr="00DC7D09">
        <w:t>C or 105</w:t>
      </w:r>
      <m:oMath>
        <m:r>
          <m:rPr>
            <m:sty m:val="p"/>
          </m:rPr>
          <w:rPr>
            <w:rFonts w:ascii="Cambria Math" w:hAnsi="Cambria Math"/>
          </w:rPr>
          <m:t>°</m:t>
        </m:r>
      </m:oMath>
      <w:r w:rsidRPr="00DC7D09">
        <w:t xml:space="preserve">C), but it should be noted that this could remove any volatile content from the soil </w:t>
      </w:r>
      <w:r w:rsidR="00B21290" w:rsidRPr="00DC7D09">
        <w:fldChar w:fldCharType="begin" w:fldLock="1"/>
      </w:r>
      <w:r w:rsidR="004B640A">
        <w:instrText>ADDIN CSL_CITATION {"citationItems":[{"id":"ITEM-1","itemData":{"DOI":"10.1016/j.scitotenv.2017.10.323","ISSN":"18791026","PMID":"29127788","abstract":"Visible and near infrared spectrometry (vis-NIRS) coupled with data mining techniques can offer fast and cost-effective quantitative measurement of total petroleum hydrocarbons (TPH) in contaminated soils. Literature showed however significant differences in the performance on the vis-NIRS between linear and non-linear calibration methods. This study compared the performance of linear partial least squares regression (PLSR) with a nonlinear random forest (RF) regression for the calibration of vis-NIRS when analysing TPH in soils. 88 soil samples (3 uncontaminated and 85 contaminated) collected from three sites located in the Niger Delta were scanned using an analytical spectral device (ASD) spectrophotometer (350–2500 nm) in diffuse reflectance mode. Sequential ultrasonic solvent extraction-gas chromatography (SUSE-GC) was used as reference quantification method for TPH which equal to the sum of aliphatic and aromatic fractions ranging between C10 and C35. Prior to model development, spectra were subjected to pre-processing including noise cut, maximum normalization, first derivative and smoothing. Then 65 samples were selected as calibration set and the remaining 20 samples as validation set. Both vis-NIR spectrometry and gas chromatography profiles of the 85 soil samples were subjected to RF and PLSR with leave-one-out cross-validation (LOOCV) for the calibration models. Results showed that RF calibration model with a coefficient of determination (R2) of 0.85, a root means square error of prediction (RMSEP) 68.43 mg kg− 1, and a residual prediction deviation (RPD) of 2.61 outperformed PLSR (R2 = 0.63, RMSEP = 107.54 mg kg− 1 and RDP = 2.55) in cross-validation. These results indicate that RF modelling approach is accounting for the nonlinearity of the soil spectral responses hence, providing significantly higher prediction accuracy compared to the linear PLSR. It is recommended to adopt the vis-NIRS coupled with RF modelling approach as a portable and cost effective method for the rapid quantification of TPH in soils.","author":[{"dropping-particle":"","family":"Douglas","given":"R. K.","non-dropping-particle":"","parse-names":false,"suffix":""},{"dropping-particle":"","family":"Nawar","given":"S.","non-dropping-particle":"","parse-names":false,"suffix":""},{"dropping-particle":"","family":"Alamar","given":"M. C.","non-dropping-particle":"","parse-names":false,"suffix":""},{"dropping-particle":"","family":"Mouazen","given":"A. M.","non-dropping-particle":"","parse-names":false,"suffix":""},{"dropping-particle":"","family":"Coulon","given":"F.","non-dropping-particle":"","parse-names":false,"suffix":""}],"container-title":"Science of the Total Environment","id":"ITEM-1","issued":{"date-parts":[["2018"]]},"page":"147-155","title":"Rapid prediction of total petroleum hydrocarbons concentration in contaminated soil using vis-NIR spectroscopy and regression techniques","type":"article-journal","volume":"616-617"},"uris":["http://www.mendeley.com/documents/?uuid=d0dd0d6e-60e4-42c7-9164-faa0e4247d01"]},{"id":"ITEM-2","itemData":{"DOI":"10.1080/00103624.2014.954716","ISSN":"15322416","abstract":"The development of rapid techniques, such as hyperspectral spectrophotometry, for investigating arsenic (As) soil contamination could be of great value with respect to conventional methods. This study was conducted to detect As concentrations in artificially polluted soils (from 25 to 1045 mg kg−1) through hyperspectral visible–near infrared spectrophotometry and to compare two multivariate statistical regression analyses: partial least squares and support vector machines. The correlation coefficient r is greater in the partial least squares in both model (0.93%) and test (0.87%) with respect to support vector machines (0.88% for the model and 0.82% for the test). The most important model variables extracted from the variable importance in projection scores resulted the absorption peaks at 580, 660, 715, and 780 nm. Bands in the visible spectra are not directly associated to As, but the metalloid can interact with the main spectrally active components of soil permitting to multivariate statistical models to screen As concentrations.","author":[{"dropping-particle":"","family":"Stazi","given":"Silvia Rita","non-dropping-particle":"","parse-names":false,"suffix":""},{"dropping-particle":"","family":"Antonucci","given":"Francesca","non-dropping-particle":"","parse-names":false,"suffix":""},{"dropping-particle":"","family":"Pallottino","given":"Federico","non-dropping-particle":"","parse-names":false,"suffix":""},{"dropping-particle":"","family":"Costa","given":"Corrado","non-dropping-particle":"","parse-names":false,"suffix":""},{"dropping-particle":"","family":"Marabottini","given":"Rosita","non-dropping-particle":"","parse-names":false,"suffix":""},{"dropping-particle":"","family":"Petruccioli","given":"Maurizio","non-dropping-particle":"","parse-names":false,"suffix":""},{"dropping-particle":"","family":"Menesatti","given":"Paolo","non-dropping-particle":"","parse-names":false,"suffix":""}],"container-title":"Communications in Soil Science and Plant Analysis","id":"ITEM-2","issue":"22","issued":{"date-parts":[["2014"]]},"page":"2911-2920","title":"Hyperspectral Visible–Near Infrared Determination of Arsenic Concentration in Soil","type":"article-journal","volume":"45"},"uris":["http://www.mendeley.com/documents/?uuid=124c2f60-49c2-4df8-b643-59b35531d455"]}],"mendeley":{"formattedCitation":"[143], [144]","plainTextFormattedCitation":"[143], [144]","previouslyFormattedCitation":"[143], [144]"},"properties":{"noteIndex":0},"schema":"https://github.com/citation-style-language/schema/raw/master/csl-citation.json"}</w:instrText>
      </w:r>
      <w:r w:rsidR="00B21290" w:rsidRPr="00DC7D09">
        <w:fldChar w:fldCharType="separate"/>
      </w:r>
      <w:r w:rsidR="00792D1D" w:rsidRPr="00792D1D">
        <w:rPr>
          <w:noProof/>
        </w:rPr>
        <w:t>[143], [144]</w:t>
      </w:r>
      <w:r w:rsidR="00B21290" w:rsidRPr="00DC7D09">
        <w:fldChar w:fldCharType="end"/>
      </w:r>
      <w:r w:rsidRPr="00DC7D09">
        <w:t xml:space="preserve">.  </w:t>
      </w:r>
      <w:r w:rsidR="00DC7D09" w:rsidRPr="00DC7D09">
        <w:t>Khosravi et al., i</w:t>
      </w:r>
      <w:r w:rsidRPr="00DC7D09">
        <w:t xml:space="preserve">n </w:t>
      </w:r>
      <w:r w:rsidR="00B21290" w:rsidRPr="00DC7D09">
        <w:fldChar w:fldCharType="begin" w:fldLock="1"/>
      </w:r>
      <w:r w:rsidR="00455936">
        <w:instrText>ADDIN CSL_CITATION {"citationItems":[{"id":"ITEM-1","itemData":{"DOI":"10.3390/rs13071277","ISSN":"20724292","abstract":"Weathering and oxidation of sulphide minerals in mine wastes release toxic elements in surrounding environments. As an alternative to traditional sampling and chemical analysis methods, the capability of proximal and remote sensing techniques was investigated in this study to predict Chromium (Cr) concentration in 120 soil samples collected from a dumpsite in Sarcheshmeh copper mine, Iran. The samples’ mineralogy and Cr concentration were determined and were then subjected to laboratory reflectance spectroscopy in the range of Visible–Near Infrared–Shortwave Infrared (VNIR–SWIR: 350–2500 nm). The raw spectra were pre-processed using Savitzky-Golay First-Derivative (SG-FD) and Savitzky-Golay Second-Derivative (SG-SD) algorithms. The important wavelengths were determined using Partial Least Squares Regression (PLSR) coefficients and Genetic Algorithm (GA). Artificial Neural Networks (ANN), Stepwise Multiple Linear Regression (SMLR) and PLSR data mining methods were applied to the selected spectral variables to assess Cr concentration. The developed models were then applied to the selected bands of Aster, Hyperion, Sentinel-2A, and Landsat 8-OLI satellite images of the area. Afterwards, rasters obtained from the best prediction model were segmented using a binary fitness function. According to the outputs of the laboratory reflectance spectroscopy, the highest prediction accuracy was obtained using ANN applied to the SD pre-processed spectra with R2 = 0.91, RMSE = 8.73 mg/kg and RPD = 2.76. SD-ANN also showed an acceptable performance on mapping the spatial distribution of Cr using the ordinary kriging technique. Using satellite images, SD-SMLR provided the best prediction models with R2 values of 0.61 and 0.53 for Hyperion and Sentinel-2A, respectively. This led to the higher visual similarity of the segmented Hyperion and Sentinel-2A images with the Cr distribution map. This study’s findings indicated that applying the best prediction models obtained by spectroscopy to the selected wavebands of Hyperion and Sentinel-2A satellite imagery could be considered a promising technique for rapid, cost-effective and eco-friendly assessment of Cr concentration in highly heterogeneous mining areas.","author":[{"dropping-particle":"","family":"Khosravi","given":"Vahid","non-dropping-particle":"","parse-names":false,"suffix":""},{"dropping-particle":"","family":"Doulati Ardejani","given":"Faramarz","non-dropping-particle":"","parse-names":false,"suffix":""},{"dropping-particle":"","family":"Gholizadeh","given":"Asa","non-dropping-particle":"","parse-names":false,"suffix":""},{"dropping-particle":"","family":"Saberioon","given":"Mohammadmehdi","non-dropping-particle":"","parse-names":false,"suffix":""}],"container-title":"Remote Sensing","id":"ITEM-1","issue":"7","issued":{"date-parts":[["2021"]]},"title":"Satellite imagery for monitoring and mapping soil chromium pollution in a mine waste dump","type":"article-journal","volume":"13"},"uris":["http://www.mendeley.com/documents/?uuid=091ae81b-5767-462c-9dda-d3c81d9e2c76"]}],"mendeley":{"formattedCitation":"[60]","plainTextFormattedCitation":"[60]","previouslyFormattedCitation":"[60]"},"properties":{"noteIndex":0},"schema":"https://github.com/citation-style-language/schema/raw/master/csl-citation.json"}</w:instrText>
      </w:r>
      <w:r w:rsidR="00B21290" w:rsidRPr="00DC7D09">
        <w:fldChar w:fldCharType="separate"/>
      </w:r>
      <w:r w:rsidR="00601B2A" w:rsidRPr="00601B2A">
        <w:rPr>
          <w:noProof/>
        </w:rPr>
        <w:t>[60]</w:t>
      </w:r>
      <w:r w:rsidR="00B21290" w:rsidRPr="00DC7D09">
        <w:fldChar w:fldCharType="end"/>
      </w:r>
      <w:r w:rsidRPr="00DC7D09">
        <w:t xml:space="preserve"> dried</w:t>
      </w:r>
      <w:r w:rsidR="00DC7D09" w:rsidRPr="00DC7D09">
        <w:t xml:space="preserve"> the samples</w:t>
      </w:r>
      <w:r w:rsidRPr="00DC7D09">
        <w:t xml:space="preserve"> at 40</w:t>
      </w:r>
      <m:oMath>
        <m:r>
          <m:rPr>
            <m:sty m:val="p"/>
          </m:rPr>
          <w:rPr>
            <w:rFonts w:ascii="Cambria Math" w:hAnsi="Cambria Math"/>
          </w:rPr>
          <m:t>°</m:t>
        </m:r>
      </m:oMath>
      <w:r w:rsidRPr="00DC7D09">
        <w:t xml:space="preserve">C and ground to &lt;75 μm (200 mesh) to minimize the impacts of particle size on soil spectral reflectance. Afterwards, they were divided into two parts, one for chemical and the other for spectral analysis. In the next step, the sample is placed on smooth surface (e.g., a glass slide or petri dish) to diffuse reflection and gain a good signal-to-noise ratio </w:t>
      </w:r>
      <w:r w:rsidR="00B21290" w:rsidRPr="00DC7D09">
        <w:fldChar w:fldCharType="begin" w:fldLock="1"/>
      </w:r>
      <w:r w:rsidR="00455936">
        <w:instrText>ADDIN CSL_CITATION {"citationItems":[{"id":"ITEM-1","itemData":{"DOI":"10.1080/05704928.2012.736048","ISSN":"05704928","abstract":"In the analysis of petroleum hydrocarbon-contaminated soils for total petroleum hydrocarbons (TPHs) and polycyclic aromatic hydrocarbons (PAHs), the roles of spectroscopic and nonspectroscopic techniques are inseparable. Therefore, spectroscopic techniques cannot be discussed in isolation. In this report, spectroscopic techniques including Raman, fluorescence, infrared, and visible and near-infrared (Vis-NIR) spectroscopies, as well as mass spectroscopy (coupled to a gas chromatograph) and nonspectroscopic techniques such as gravimetry, immunoassay, and gas chromatography with flame ionization detection are reviewed. To bridge the perceived gap in coverage of the quantitative applications of Vis-NIR spectroscopy in the rapid determination of TPHs and PAHs in soils, a detailed review of studies from the period 1999-2012 are presented. This report also highlights the strengths and limitations of these techniques and evaluates their performance from the perspective of their attributes of general applicability, namely economic portability, operational time, accuracy, and occupational health and safety considerations. Overall, the fluorescence spectroscopic technique had the best performance (85% total score) in comparison to the others, and the gravimetric technique performed the least (60% total score). Method-specific solutions geared toward performance improvement are also suggested. © 2013 Taylor &amp; Francis Group, LLC.","author":[{"dropping-particle":"","family":"Okparanma","given":"Reuben Nwomandah","non-dropping-particle":"","parse-names":false,"suffix":""},{"dropping-particle":"","family":"Mouazen","given":"Abdul Mounem","non-dropping-particle":"","parse-names":false,"suffix":""}],"container-title":"Applied Spectroscopy Reviews","id":"ITEM-1","issue":"6","issued":{"date-parts":[["2013"]]},"page":"458-486","title":"Determination of total petroleum hydrocarbon (TPH) and polycyclic aromatic hydrocarbon (PAH) in soils: A review of spectroscopic and nonspectroscopic techniques","type":"article-journal","volume":"48"},"uris":["http://www.mendeley.com/documents/?uuid=6a5facfc-ed13-45a5-ad07-82207581a428"]}],"mendeley":{"formattedCitation":"[67]","plainTextFormattedCitation":"[67]","previouslyFormattedCitation":"[67]"},"properties":{"noteIndex":0},"schema":"https://github.com/citation-style-language/schema/raw/master/csl-citation.json"}</w:instrText>
      </w:r>
      <w:r w:rsidR="00B21290" w:rsidRPr="00DC7D09">
        <w:fldChar w:fldCharType="separate"/>
      </w:r>
      <w:r w:rsidR="00601B2A" w:rsidRPr="00601B2A">
        <w:rPr>
          <w:noProof/>
        </w:rPr>
        <w:t>[67]</w:t>
      </w:r>
      <w:r w:rsidR="00B21290" w:rsidRPr="00DC7D09">
        <w:fldChar w:fldCharType="end"/>
      </w:r>
      <w:r w:rsidRPr="00DC7D09">
        <w:t>. Samples can be smoothed by saturating with distilled water to make a slurry before drying (usually at 40</w:t>
      </w:r>
      <m:oMath>
        <m:r>
          <m:rPr>
            <m:sty m:val="p"/>
          </m:rPr>
          <w:rPr>
            <w:rFonts w:ascii="Cambria Math" w:hAnsi="Cambria Math"/>
          </w:rPr>
          <m:t>°</m:t>
        </m:r>
      </m:oMath>
      <w:r w:rsidRPr="00DC7D09">
        <w:t xml:space="preserve">C) </w:t>
      </w:r>
      <w:r w:rsidR="00B21290" w:rsidRPr="00DC7D09">
        <w:fldChar w:fldCharType="begin" w:fldLock="1"/>
      </w:r>
      <w:r w:rsidR="00455936">
        <w:instrText>ADDIN CSL_CITATION {"citationItems":[{"id":"ITEM-1","itemData":{"DOI":"10.1021/es0492642","ISSN":"0013936X","PMID":"15757352","abstract":"Conventional methods for investigating soil Hg contamination based on raster sampling and chemical analysis are time-consuming and relatively expensive. The objective of this study was to develop a rapid method for investigating Hg concentration in suburban agricultural soils of the Nanjing region using reflectance spectra within the visible-near-infrared (VNIR) region. Several spectral pretreatments (absorbance, Kubelka-Munk transformations and their derivatives) were applied to the reflectance spectra to optimize the accuracy of prediction. The prediction of Hg concentration was achieved by univariate regression and principal component regression (PCR) approaches. The optimal model (R = 0.69, RMSEP = 0.15) for predicting Hg was achieved using the PCR method with the Kubelka-Munk transformation as the spectral predictor. Comparison of three wavelength ranges (0.38-1.1, 1.0-2.5, and 0.38-2.5 μm) on the effect of prediction accuracy showed that the best results were acquired using the 1.0-2.5 μm spectral region. Correlation analysis revealed that Hg concentration was negatively correlated with soil reflectance while positively correlated with the absorption depths of goethite at 0.496 μm and clay minerals at 2.21 μm, suggesting that Hg-sorption by clay-size mineral assemblages in soils was the mechanism by which to predict spectrally featureless Hg. These results indicate that it is feasible to predict Hg levels in agricultural soils using the rapid and cost-effective reflectance spectroscopy. Future study with operational remote sensing techniques and field measurements is strongly recommended.","author":[{"dropping-particle":"","family":"Wu","given":"Yun Zhao","non-dropping-particle":"","parse-names":false,"suffix":""},{"dropping-particle":"","family":"Chen","given":"Jun","non-dropping-particle":"","parse-names":false,"suffix":""},{"dropping-particle":"","family":"Ji","given":"Jun Feng","non-dropping-particle":"","parse-names":false,"suffix":""},{"dropping-particle":"","family":"Tian","given":"Qing Jiu","non-dropping-particle":"","parse-names":false,"suffix":""},{"dropping-particle":"","family":"Wu","given":"Xin Min","non-dropping-particle":"","parse-names":false,"suffix":""}],"container-title":"Environmental Science and Technology","id":"ITEM-1","issue":"3","issued":{"date-parts":[["2005"]]},"page":"873-878","title":"Feasibility of reflectance spectroscopy for the assessment of soil mercury contamination","type":"article-journal","volume":"39"},"uris":["http://www.mendeley.com/documents/?uuid=66f111b7-0a05-43a5-930b-3a8df9e8f645"]}],"mendeley":{"formattedCitation":"[58]","plainTextFormattedCitation":"[58]","previouslyFormattedCitation":"[58]"},"properties":{"noteIndex":0},"schema":"https://github.com/citation-style-language/schema/raw/master/csl-citation.json"}</w:instrText>
      </w:r>
      <w:r w:rsidR="00B21290" w:rsidRPr="00DC7D09">
        <w:fldChar w:fldCharType="separate"/>
      </w:r>
      <w:r w:rsidR="00601B2A" w:rsidRPr="00601B2A">
        <w:rPr>
          <w:noProof/>
        </w:rPr>
        <w:t>[58]</w:t>
      </w:r>
      <w:r w:rsidR="00B21290" w:rsidRPr="00DC7D09">
        <w:fldChar w:fldCharType="end"/>
      </w:r>
      <w:r w:rsidRPr="00DC7D09">
        <w:t xml:space="preserve"> or simply smoothed over manually </w:t>
      </w:r>
      <w:r w:rsidR="00B21290" w:rsidRPr="00DC7D09">
        <w:fldChar w:fldCharType="begin" w:fldLock="1"/>
      </w:r>
      <w:r w:rsidR="004B640A">
        <w:instrText>ADDIN CSL_CITATION {"citationItems":[{"id":"ITEM-1","itemData":{"DOI":"10.3390/su11020419","ISSN":"20711050","abstract":"Soil heavy metals affect human life and the environment, and thus, it is very necessary to monitor their contents. Substantial research has been conducted to estimate and map soil heavy metals in large areas using hyperspectral data and machine learning methods (such as neural network), however, lower estimation accuracy is often obtained. In order to improve the estimation accuracy, in this study, a back propagation neural network (BPNN) was combined with the particle swarm optimization (PSO), which led to an integrated PSO-BPNN method used to estimate the contents of soil heavy metals: Cd, Hg, and As. This study was conducted in Guangdong, China, based on the soil heavy metal contents and hyperspectral data collected from 90 soil samples. The prediction accuracies from BPNN and PSO-BPNN were compared using field observations. The results showed that, 1) the sample averages of Cd, Hg, and As were 0.174 mg/kg, 0.132 mg/kg, and 9.761 mg/kg, respectively, with the corresponding maximum values of 0.570 mg/kg, 0.310 mg/kg, and 68.600 mg/kg being higher than the environment baseline values; 2) the transformed and combined spectral variables had higher correlations with the contents of the soil heavy metals than the original spectral data; 3) PSO-BPNN significantly improved the estimation accuracy of the soil heavy metal contents, with the decrease in the mean relative error (MRE) and relative root mean square error (RRMSE) by 68% to 71%, and 64% to 67%, respectively. This indicated that the PSO-BPNN provided great potential to estimate the soil heavy metal contents; and 4) with the PSO-BPNN, the Cd content could also be mapped using HuanJing-1A Hyperspectral Imager (HSI) data with a RRMSE value of 36%, implying that the PSO-BPNN method could be utilized to map the heavy metal content in soil, using both field spectral data and hyperspectral imagery for the large area.","author":[{"dropping-particle":"","family":"Liu","given":"Piao","non-dropping-particle":"","parse-names":false,"suffix":""},{"dropping-particle":"","family":"Liu","given":"Zhenhua","non-dropping-particle":"","parse-names":false,"suffix":""},{"dropping-particle":"","family":"Hu","given":"Yueming","non-dropping-particle":"","parse-names":false,"suffix":""},{"dropping-particle":"","family":"Shi","given":"Zhou","non-dropping-particle":"","parse-names":false,"suffix":""},{"dropping-particle":"","family":"Pan","given":"Yuchun","non-dropping-particle":"","parse-names":false,"suffix":""},{"dropping-particle":"","family":"Wang","given":"Lu","non-dropping-particle":"","parse-names":false,"suffix":""},{"dropping-particle":"","family":"Wang","given":"Guangxing","non-dropping-particle":"","parse-names":false,"suffix":""}],"container-title":"Sustainability (Switzerland)","id":"ITEM-1","issue":"2","issued":{"date-parts":[["2019"]]},"title":"Integrating a hybrid back propagation neural network and particle swarm optimization for estimating soil heavy metal contents using hyperspectral data","type":"article-journal","volume":"11"},"uris":["http://www.mendeley.com/documents/?uuid=73fed114-dec6-4333-86fd-3e28ffecab06"]}],"mendeley":{"formattedCitation":"[149]","plainTextFormattedCitation":"[149]","previouslyFormattedCitation":"[149]"},"properties":{"noteIndex":0},"schema":"https://github.com/citation-style-language/schema/raw/master/csl-citation.json"}</w:instrText>
      </w:r>
      <w:r w:rsidR="00B21290" w:rsidRPr="00DC7D09">
        <w:fldChar w:fldCharType="separate"/>
      </w:r>
      <w:r w:rsidR="00792D1D" w:rsidRPr="00792D1D">
        <w:rPr>
          <w:noProof/>
        </w:rPr>
        <w:t>[149]</w:t>
      </w:r>
      <w:r w:rsidR="00B21290" w:rsidRPr="00DC7D09">
        <w:fldChar w:fldCharType="end"/>
      </w:r>
      <w:r w:rsidRPr="00DC7D09">
        <w:t xml:space="preserve">. Measurements are conducted in a darkroom with a light source. In the case of Vis-NIR spectral measurements, the light source could be a tungsten filament lamp or a tungsten halogen lamp with a wavelength of 320e2500 nm </w:t>
      </w:r>
      <w:r w:rsidR="00B21290" w:rsidRPr="00DC7D09">
        <w:fldChar w:fldCharType="begin" w:fldLock="1"/>
      </w:r>
      <w:r w:rsidR="008B64AA">
        <w:instrText>ADDIN CSL_CITATION {"citationItems":[{"id":"ITEM-1","itemData":{"DOI":"10.1016/j.jag.2011.04.005","ISSN":"1872826X","abstract":"The accumulation of heavy metals in the biosolid amended soils and the risk of their uptake into different plant parts is a topic of great concern. This study examines the accumulation of several heavy metals and nutrients in soybeans grown on biosolid applied soils and the use of remote sensing to monitor the metal uptake and plant stress. Field and greenhouse studies were conducted with soybeans grown on soils applied with biosolids at varying rates. The plant growth was monitored using Landsat TM imagery and handheld spectroradiometer in field and greenhouse studies, respectively. Soil and plant samples were collected and then analyzed for several elemental concentrations. The chemical concentrations in soils and roots increased significantly with increase in applied biosolid concentrations. Copper (Cu) and Molybdenum (Mo) accumulated significantly in the shoots of the metal-treated plants. Our spectral and Landsat TM image analysis revealed that the Normalized Difference Vegetative Index (NDVI) can be used to distinguish the metal stressed plants. The NDVI showed significant negative correlation with increase in soil Cu concentrations followed by other elements. This study suggests the use of remote sensing to monitor soybean stress patterns and thus indirectly assess soil chemical characteristics. © 2011 Elsevier B.V.","author":[{"dropping-particle":"","family":"Sridhar","given":"B. B.Maruthi","non-dropping-particle":"","parse-names":false,"suffix":""},{"dropping-particle":"","family":"Vincent","given":"Robert K.","non-dropping-particle":"","parse-names":false,"suffix":""},{"dropping-particle":"","family":"Roberts","given":"Sheila J.","non-dropping-particle":"","parse-names":false,"suffix":""},{"dropping-particle":"","family":"Czajkowski","given":"Kevin","non-dropping-particle":"","parse-names":false,"suffix":""}],"container-title":"International Journal of Applied Earth Observation and Geoinformation","id":"ITEM-1","issue":"4","issued":{"date-parts":[["2011"]]},"page":"676-681","title":"Remote sensing of soybean stress as an indicator of chemical concentration of biosolid amended surface soils","type":"article-journal","volume":"13"},"uris":["http://www.mendeley.com/documents/?uuid=8633f2e9-d6f5-4164-815a-9037dc6909e6"]}],"mendeley":{"formattedCitation":"[197]","plainTextFormattedCitation":"[197]","previouslyFormattedCitation":"[197]"},"properties":{"noteIndex":0},"schema":"https://github.com/citation-style-language/schema/raw/master/csl-citation.json"}</w:instrText>
      </w:r>
      <w:r w:rsidR="00B21290" w:rsidRPr="00DC7D09">
        <w:fldChar w:fldCharType="separate"/>
      </w:r>
      <w:r w:rsidR="008D1F9D" w:rsidRPr="008D1F9D">
        <w:rPr>
          <w:noProof/>
        </w:rPr>
        <w:t>[197]</w:t>
      </w:r>
      <w:r w:rsidR="00B21290" w:rsidRPr="00DC7D09">
        <w:fldChar w:fldCharType="end"/>
      </w:r>
      <w:r w:rsidRPr="00DC7D09">
        <w:t xml:space="preserve">. The light source is normally placed 30-70 cm above the soil </w:t>
      </w:r>
      <w:r w:rsidR="00B21290" w:rsidRPr="00DC7D09">
        <w:fldChar w:fldCharType="begin" w:fldLock="1"/>
      </w:r>
      <w:r w:rsidR="008B64AA">
        <w:instrText>ADDIN CSL_CITATION {"citationItems":[{"id":"ITEM-1","itemData":{"DOI":"10.1016/j.saa.2019.117191","ISSN":"13861425","PMID":"31247388","abstract":"To explore a rapid detection technology for detecting heavy metals in soil based on hyperspectral data, this paper took an iron mine in Daye Country, Hubei Province, as the research area, used a FieldSpec4 portable ground object spectrometer to obtain soil spectral reflectance and combine the measured data, and used three spectral transformation methods: first-order differential, second-order differential, and continuum removal. We studied the indirect hyperspectral inversion of heavy metals in reclaimed soils in the iron mine area by using three models: partial least squares regression, support vector machine, and back propagation (BP) neural network. The results show that spectral transformation can effectively highlight the position of spectral characteristic bands and improve the correlation between spectral curves and iron (Fe) element concentration. The partial least squares regression model based on first-order differential had the highest inversion accuracy for Fe element concentration in the study area, R2 and RMSE were 0.88 and 0.53, respectively. The correlation analysis of soil elements showed that the highest correlation coefficient between Cu and Fe was 0.81. We selected the copper (Cu) element with the largest correlation coefficient with the Fe element as an example and realized the indirect prediction of soil Cu concentration using a linear regression model and BP neural network model. Among them, the model based on BP neural network is better, R2 was 0.82, RMSE was 0.62, compared with the direct method, the model R2 increased by about 0.2, and the root mean square error decreased by about 0.1. The effect of the indirect method was better than that of the direct method. We selected the optimum statistical interpolation method for spatial analysis of Fe and Cu concentrations in the soil of the study area and further demonstrated the feasibility of the indirect inversion method of heavy metals in the soil of iron mine areas based on hyperspectral data. These results provide a theoretical basis and new ideas for the application of near-earth sensing technology in soil and for efficient detection of heavy metals in iron ore areas.","author":[{"dropping-particle":"","family":"Shen","given":"Qiang","non-dropping-particle":"","parse-names":false,"suffix":""},{"dropping-particle":"","family":"Xia","given":"Ke","non-dropping-particle":"","parse-names":false,"suffix":""},{"dropping-particle":"","family":"Zhang","given":"Shiwen","non-dropping-particle":"","parse-names":false,"suffix":""},{"dropping-particle":"","family":"Kong","given":"Chenchen","non-dropping-particle":"","parse-names":false,"suffix":""},{"dropping-particle":"","family":"Hu","given":"Qingqing","non-dropping-particle":"","parse-names":false,"suffix":""},{"dropping-particle":"","family":"Yang","given":"Shaowei","non-dropping-particle":"","parse-names":false,"suffix":""}],"container-title":"Spectrochimica Acta - Part A: Molecular and Biomolecular Spectroscopy","id":"ITEM-1","issued":{"date-parts":[["2019"]]},"title":"Hyperspectral indirect inversion of heavy-metal copper in reclaimed soil of iron ore area","type":"article-journal","volume":"222"},"uris":["http://www.mendeley.com/documents/?uuid=b5eb1d9f-3379-440c-af8f-f40e203f41b4"]}],"mendeley":{"formattedCitation":"[198]","plainTextFormattedCitation":"[198]","previouslyFormattedCitation":"[198]"},"properties":{"noteIndex":0},"schema":"https://github.com/citation-style-language/schema/raw/master/csl-citation.json"}</w:instrText>
      </w:r>
      <w:r w:rsidR="00B21290" w:rsidRPr="00DC7D09">
        <w:fldChar w:fldCharType="separate"/>
      </w:r>
      <w:r w:rsidR="008D1F9D" w:rsidRPr="008D1F9D">
        <w:rPr>
          <w:noProof/>
        </w:rPr>
        <w:t>[198]</w:t>
      </w:r>
      <w:r w:rsidR="00B21290" w:rsidRPr="00DC7D09">
        <w:fldChar w:fldCharType="end"/>
      </w:r>
      <w:r w:rsidRPr="00DC7D09">
        <w:t xml:space="preserve"> and the </w:t>
      </w:r>
      <w:r w:rsidR="00D046C4" w:rsidRPr="00DC7D09">
        <w:t>detector a distance of 10</w:t>
      </w:r>
      <w:r w:rsidR="00D046C4" w:rsidRPr="00DC7D09">
        <w:rPr>
          <w:rFonts w:hint="cs"/>
          <w:rtl/>
        </w:rPr>
        <w:t>-</w:t>
      </w:r>
      <w:r w:rsidRPr="00DC7D09">
        <w:t xml:space="preserve">120 cm </w:t>
      </w:r>
      <w:r w:rsidR="00B21290" w:rsidRPr="00DC7D09">
        <w:fldChar w:fldCharType="begin" w:fldLock="1"/>
      </w:r>
      <w:r w:rsidR="008D1F9D">
        <w:instrText>ADDIN CSL_CITATION {"citationItems":[{"id":"ITEM-1","itemData":{"author":[{"dropping-particle":"","family":"Pelta, R., Ben-Dor, E.","given":"2019.","non-dropping-particle":"","parse-names":false,"suffix":""}],"id":"ITEM-1","issued":{"date-parts":[["0"]]},"title":"Assessing the detection limit of petroleum hydrocarbon in soils using hyperspectral remote-sensing. Rem. Sens. Environ. 224, 145e153.","type":"article-journal"},"uris":["http://www.mendeley.com/documents/?uuid=4cc6a61e-a4f4-42bd-b253-828ec9d95a9f"]},{"id":"ITEM-2","itemData":{"DOI":"10.3390/app9091943","ISSN":"20763417","abstract":"Hyperspectral remote sensing can be used to effectively identify contaminated elements in soil. However, in the field of monitoring soil heavy metal pollution, hyperspectral remote sensing has the characteristics of high dimensionality and high redundancy, which seriously affect the accuracy and stability of hyperspectral inversion models. To resolve the problem, a gradient boosting regression tree (GBRT) hyperspectral inversion algorithm for heavy metal (Arsenic (As)) content in soils based on Spearman's rank correlation analysis (SCA) coupled with competitive adaptive reweighted sampling (CARS) is proposed in this paper. Firstly, the CARS algorithm is used to roughly select the original spectral data. Second derivative (SD), Gaussian filtering (GF), and min-max normalization (MMN) pretreatments are then used to improve the correlation between the spectra and As in the characteristic band enhancement stage. Finally, the low-correlation bands are removed using the SCA method, and a subset with absolute correlation values greater than 0.6 is retained as the optimal band subset after each pretreatment. For the modeling, the five most representative characteristic bands were selected in the Honghu area of China, and the nine most representative characteristic bands were selected in the Daye area of China. In order to verify the generalization ability of the proposed algorithm, 92 soil samples from the Honghu and Daye areas were selected as the research objects. With the use of support vector machine regression (SVMR), linear regression (LR), and random forest (RF) regression methods as comparative methods, all the models obtained a good prediction accuracy. However, among the different combinations, CARS-SCA-GBRT obtained the highest precision, which indicates that the proposed algorithm can select fewer characteristic bands to achieve a better inversion effect, and can thus provide accurate data support for the treatment and recovery of heavy metal pollution in soils.","author":[{"dropping-particle":"","family":"Wei","given":"Lifei","non-dropping-particle":"","parse-names":false,"suffix":""},{"dropping-particle":"","family":"Yuan","given":"Ziran","non-dropping-particle":"","parse-names":false,"suffix":""},{"dropping-particle":"","family":"Zhong","given":"Yanfei","non-dropping-particle":"","parse-names":false,"suffix":""},{"dropping-particle":"","family":"Yang","given":"Lanfang","non-dropping-particle":"","parse-names":false,"suffix":""},{"dropping-particle":"","family":"Hu","given":"Xin","non-dropping-particle":"","parse-names":false,"suffix":""},{"dropping-particle":"","family":"Zhang","given":"Yangxi","non-dropping-particle":"","parse-names":false,"suffix":""}],"container-title":"Applied Sciences (Switzerland)","id":"ITEM-2","issue":"9","issued":{"date-parts":[["2019"]]},"title":"An improved gradient boosting regression tree estimation model for soil heavy metal (Arsenic) pollution monitoring using hyperspectral remote sensing","type":"article-journal","volume":"9"},"uris":["http://www.mendeley.com/documents/?uuid=6d93fcdb-4f48-4a70-8f17-62e8e8bb8939"]}],"mendeley":{"formattedCitation":"[191], [196]","plainTextFormattedCitation":"[191], [196]","previouslyFormattedCitation":"[191], [196]"},"properties":{"noteIndex":0},"schema":"https://github.com/citation-style-language/schema/raw/master/csl-citation.json"}</w:instrText>
      </w:r>
      <w:r w:rsidR="00B21290" w:rsidRPr="00DC7D09">
        <w:fldChar w:fldCharType="separate"/>
      </w:r>
      <w:r w:rsidR="008D1F9D" w:rsidRPr="008D1F9D">
        <w:rPr>
          <w:noProof/>
        </w:rPr>
        <w:t>[191], [196]</w:t>
      </w:r>
      <w:r w:rsidR="00B21290" w:rsidRPr="00DC7D09">
        <w:fldChar w:fldCharType="end"/>
      </w:r>
      <w:r w:rsidRPr="00DC7D09">
        <w:t xml:space="preserve">. Keeping the light source and detector in specific distances from soil ensures that the light can evenly irradiate the surface of the measured object, and maintains the sample in the FOV of the detector </w:t>
      </w:r>
      <w:r w:rsidR="00B21290" w:rsidRPr="00DC7D09">
        <w:fldChar w:fldCharType="begin" w:fldLock="1"/>
      </w:r>
      <w:r w:rsidR="00455936">
        <w:instrText>ADDIN CSL_CITATION {"citationItems":[{"id":"ITEM-1","itemData":{"DOI":"10.1016/j.geoderma.2013.10.024","ISSN":"00167061","abstract":"In order to monitor the accumulation of heavy metals effectively and avoid the damage to the health of agricultural soils, a promising approach is to predict low concentrations of heavy metals in soils using visible and near-infrared (VNIR) reflectance spectroscopy coupled with calibration techniques. This study aimed to (i) compare the performance of a combination of partial least squares regression with genetic algorithm (GA-PLSR) against a general PLSR for predicting low concentrations of four heavy metals (i.e., As, Pb, Zn and Cu) in agricultural soils; (ii) explore the transferability of GA-PLSR models defined on one subset of land-use types to the other types; and (iii) to investigate the predictive mechanism for the prediction of the metals. One hundred soil samples were collected in the field locating at Yixing in China, and VNIR reflectance (350-2500. nm) spectra were measured in a laboratory. With the entire soil samples, GA-PLSR and PLSR models were calibrated for the four heavy metals using a leave-one-out cross-validation procedure. The GA-PLSR models achieved better cross-validated accuracies than the PLSR models. For the transferability of GA-PLSR models, the soil samples were divided into three pairs of training sets and test sets from different land-use types. Three GA-PLSR models defined on the training sets had good transferability to the test sets, but nine GA-PLSR models were not successful. As for the predictive mechanism, besides the widely-used correlation analysis between OM and the metals, the relationship between the content of OM and the prediction accuracy of the metals was investigated and the similarity of the important wavelengths for OM and the metals was compared. The three methods verified that OM had a significant correlation with the predictions of the spectrally-featureless metals (Pb, Zn and Cu) from VNIR reflectance. We conclude that GA-PLSR modeling has a better capability for the prediction of the low heavy metal concentrations from VNIR reflectance, and it has a potential of transferability between different land-use types, and its accuracy is fundamentally influenced by OM. © 2013 Elsevier B.V.","author":[{"dropping-particle":"","family":"Wang","given":"Junjie","non-dropping-particle":"","parse-names":false,"suffix":""},{"dropping-particle":"","family":"Cui","given":"Lijuan","non-dropping-particle":"","parse-names":false,"suffix":""},{"dropping-particle":"","family":"Gao","given":"Wenxiu","non-dropping-particle":"","parse-names":false,"suffix":""},{"dropping-particle":"","family":"Shi","given":"Tiezhu","non-dropping-particle":"","parse-names":false,"suffix":""},{"dropping-particle":"","family":"Chen","given":"Yiyun","non-dropping-particle":"","parse-names":false,"suffix":""},{"dropping-particle":"","family":"Gao","given":"Yin","non-dropping-particle":"","parse-names":false,"suffix":""}],"container-title":"Geoderma","id":"ITEM-1","issued":{"date-parts":[["2014"]]},"page":"1-9","title":"Prediction of low heavy metal concentrations in agricultural soils using visible and near-infrared reflectance spectroscopy","type":"article-journal","volume":"216"},"uris":["http://www.mendeley.com/documents/?uuid=1c0e5ff6-7a4f-431c-b9fb-686529440983"]}],"mendeley":{"formattedCitation":"[63]","plainTextFormattedCitation":"[63]","previouslyFormattedCitation":"[63]"},"properties":{"noteIndex":0},"schema":"https://github.com/citation-style-language/schema/raw/master/csl-citation.json"}</w:instrText>
      </w:r>
      <w:r w:rsidR="00B21290" w:rsidRPr="00DC7D09">
        <w:fldChar w:fldCharType="separate"/>
      </w:r>
      <w:r w:rsidR="00601B2A" w:rsidRPr="00601B2A">
        <w:rPr>
          <w:noProof/>
        </w:rPr>
        <w:t>[63]</w:t>
      </w:r>
      <w:r w:rsidR="00B21290" w:rsidRPr="00DC7D09">
        <w:fldChar w:fldCharType="end"/>
      </w:r>
      <w:r w:rsidRPr="00DC7D09">
        <w:t xml:space="preserve">. Before measurement, background adsorption is carried out with a white reference material, such as Spectralon, polytetrafluoroethylene (PTFE) or BaSO4 </w:t>
      </w:r>
      <w:r w:rsidR="00B21290" w:rsidRPr="00DC7D09">
        <w:fldChar w:fldCharType="begin" w:fldLock="1"/>
      </w:r>
      <w:r w:rsidR="00DF45C3">
        <w:instrText>ADDIN CSL_CITATION {"citationItems":[{"id":"ITEM-1","itemData":{"DOI":"10.1016/S0003-2670(01)01265-X","ISSN":"00032670","abstract":"During the past decades, large amounts of diffuse cadmium (Cd) and zinc (Zn) contaminated soil material have been deposited in the floodplains of the river Rhine in the Netherlands. As spatial information on soil quality is required at different scale levels covering the whole area, characterisation exclusively based on soil sampling and analysis is time-consuming and very expensive. A quicker method is developed based on a multivariate calibration procedure using partial least squares (PLS) regression to establish a relationship between reflectance spectra in the visible-near-infrared (VNIR) region and spectrally active soil characteristics (organic matter and clay content) that are inter-correlated with concentration levels of Cd and Zn. Several spectral pre-processing methods (normalisation, multiplicative scatter correction (MSC), derivation, standard normal variate (SNV) transform) were employed to improve the robustness and performance of the calibration models. No pre-processing gave the best results for Cd and Zn with RMSECV equal to 0.676 and 80.97 mg kg-1, respectively. Application of the calibration models for soil quality characterisation in river floodplains is promising. The future possibilities of multivariate calibration and pre-processing in remote sensing have to be explored. © 2001 Elsevier Science B.V. All rights reserved.","author":[{"dropping-particle":"","family":"Kooistra","given":"L.","non-dropping-particle":"","parse-names":false,"suffix":""},{"dropping-particle":"","family":"Wehrens","given":"R.","non-dropping-particle":"","parse-names":false,"suffix":""},{"dropping-particle":"","family":"Leuven","given":"R. S.E.W.","non-dropping-particle":"","parse-names":false,"suffix":""},{"dropping-particle":"","family":"Buydens","given":"L. M.C.","non-dropping-particle":"","parse-names":false,"suffix":""}],"container-title":"Analytica Chimica Acta","id":"ITEM-1","issue":"1-2","issued":{"date-parts":[["2001"]]},"page":"97-105","title":"Possibilities of visible-near-infrared spectroscopy for the assessment of soil contamination in river floodplains","type":"article-journal","volume":"446"},"uris":["http://www.mendeley.com/documents/?uuid=c20bd557-fdb8-47ef-9ad8-122a4a4b0dd3"]}],"mendeley":{"formattedCitation":"[32]","plainTextFormattedCitation":"[32]","previouslyFormattedCitation":"[32]"},"properties":{"noteIndex":0},"schema":"https://github.com/citation-style-language/schema/raw/master/csl-citation.json"}</w:instrText>
      </w:r>
      <w:r w:rsidR="00B21290" w:rsidRPr="00DC7D09">
        <w:fldChar w:fldCharType="separate"/>
      </w:r>
      <w:r w:rsidR="004437CD" w:rsidRPr="004437CD">
        <w:rPr>
          <w:noProof/>
        </w:rPr>
        <w:t>[32]</w:t>
      </w:r>
      <w:r w:rsidR="00B21290" w:rsidRPr="00DC7D09">
        <w:fldChar w:fldCharType="end"/>
      </w:r>
      <w:r w:rsidRPr="00DC7D09">
        <w:t xml:space="preserve">. Additionally, each sample should be measured 3-10 times to reduce error </w:t>
      </w:r>
      <w:r w:rsidR="00B21290" w:rsidRPr="00DC7D09">
        <w:fldChar w:fldCharType="begin" w:fldLock="1"/>
      </w:r>
      <w:r w:rsidR="004B640A">
        <w:instrText>ADDIN CSL_CITATION {"citationItems":[{"id":"ITEM-1","itemData":{"DOI":"10.1016/j.scitotenv.2017.10.323","ISSN":"18791026","PMID":"29127788","abstract":"Visible and near infrared spectrometry (vis-NIRS) coupled with data mining techniques can offer fast and cost-effective quantitative measurement of total petroleum hydrocarbons (TPH) in contaminated soils. Literature showed however significant differences in the performance on the vis-NIRS between linear and non-linear calibration methods. This study compared the performance of linear partial least squares regression (PLSR) with a nonlinear random forest (RF) regression for the calibration of vis-NIRS when analysing TPH in soils. 88 soil samples (3 uncontaminated and 85 contaminated) collected from three sites located in the Niger Delta were scanned using an analytical spectral device (ASD) spectrophotometer (350–2500 nm) in diffuse reflectance mode. Sequential ultrasonic solvent extraction-gas chromatography (SUSE-GC) was used as reference quantification method for TPH which equal to the sum of aliphatic and aromatic fractions ranging between C10 and C35. Prior to model development, spectra were subjected to pre-processing including noise cut, maximum normalization, first derivative and smoothing. Then 65 samples were selected as calibration set and the remaining 20 samples as validation set. Both vis-NIR spectrometry and gas chromatography profiles of the 85 soil samples were subjected to RF and PLSR with leave-one-out cross-validation (LOOCV) for the calibration models. Results showed that RF calibration model with a coefficient of determination (R2) of 0.85, a root means square error of prediction (RMSEP) 68.43 mg kg− 1, and a residual prediction deviation (RPD) of 2.61 outperformed PLSR (R2 = 0.63, RMSEP = 107.54 mg kg− 1 and RDP = 2.55) in cross-validation. These results indicate that RF modelling approach is accounting for the nonlinearity of the soil spectral responses hence, providing significantly higher prediction accuracy compared to the linear PLSR. It is recommended to adopt the vis-NIRS coupled with RF modelling approach as a portable and cost effective method for the rapid quantification of TPH in soils.","author":[{"dropping-particle":"","family":"Douglas","given":"R. K.","non-dropping-particle":"","parse-names":false,"suffix":""},{"dropping-particle":"","family":"Nawar","given":"S.","non-dropping-particle":"","parse-names":false,"suffix":""},{"dropping-particle":"","family":"Alamar","given":"M. C.","non-dropping-particle":"","parse-names":false,"suffix":""},{"dropping-particle":"","family":"Mouazen","given":"A. M.","non-dropping-particle":"","parse-names":false,"suffix":""},{"dropping-particle":"","family":"Coulon","given":"F.","non-dropping-particle":"","parse-names":false,"suffix":""}],"container-title":"Science of the Total Environment","id":"ITEM-1","issued":{"date-parts":[["2018"]]},"page":"147-155","title":"Rapid prediction of total petroleum hydrocarbons concentration in contaminated soil using vis-NIR spectroscopy and regression techniques","type":"article-journal","volume":"616-617"},"uris":["http://www.mendeley.com/documents/?uuid=d0dd0d6e-60e4-42c7-9164-faa0e4247d01"]}],"mendeley":{"formattedCitation":"[144]","plainTextFormattedCitation":"[144]","previouslyFormattedCitation":"[144]"},"properties":{"noteIndex":0},"schema":"https://github.com/citation-style-language/schema/raw/master/csl-citation.json"}</w:instrText>
      </w:r>
      <w:r w:rsidR="00B21290" w:rsidRPr="00DC7D09">
        <w:fldChar w:fldCharType="separate"/>
      </w:r>
      <w:r w:rsidR="00792D1D" w:rsidRPr="00792D1D">
        <w:rPr>
          <w:noProof/>
        </w:rPr>
        <w:t>[144]</w:t>
      </w:r>
      <w:r w:rsidR="00B21290" w:rsidRPr="00DC7D09">
        <w:fldChar w:fldCharType="end"/>
      </w:r>
      <w:r w:rsidRPr="00DC7D09">
        <w:t xml:space="preserve">. The concentration of Cr was analyzed by ICP-MS (LabWest Minerals Analysis Pty Ltd., Malaga, WA, Australia). X-Ray Diffraction (XRD) along with study of the thin and polished sections were also carried out for quantitative and qualitative analyses of Fe-oxides/hydroxides and clay minerals. Each sample’s pH was measured using a pH electrode inserted in the slurry containing 50 g of soil in 50 mL of distilled water </w:t>
      </w:r>
      <w:r w:rsidR="00B21290" w:rsidRPr="00DC7D09">
        <w:fldChar w:fldCharType="begin" w:fldLock="1"/>
      </w:r>
      <w:r w:rsidR="008D1F9D">
        <w:instrText>ADDIN CSL_CITATION {"citationItems":[{"id":"ITEM-1","itemData":{"DOI":"10.1016/j.geoderma.2017.12.025","ISSN":"00167061","abstract":"In order to limit pollution risk and develop proper remediation strategies, soil quality has to be controlled by rapid and sustainable monitoring measures. Visible and near-infrared reflectance spectroscopy (VisNIR) is an attractive surrogate to time-consuming and costly classical soil assessment protocols. It highly depends on selecting appropriate data mining methods for regression analysis. In this study, performance of a state of the art learning algorithm called extreme learning machine (ELM), was evaluated through comparing with the other calibration methods proposed in the literature for predicting lead (Pb) and Zinc (Zn) concentrations. Solid samples collected from a mine waste dump (n = 120) were scanned using a Fieldspec3 portable spectroradiometer with a measurement range of (350–2500 nm) in a laboratory. Transformation of the reflectance spectra to absorbance was followed by three pre-processing scenarios including Savitzky-Golay smoothing (SG), first derivative (FD) and second derivative (SD). Partial Least Square Regression (PLSR), Support Vector Machine (SVM) and neural networks with two learning algorithms models (back propagation and extreme learning machine), were calibrated on spectral features selected by genetic algorithm, and then applied to predict soil metal concentrations. The best prediction accuracy was obtained by FD-ELM method with R2p, RMSEp, concordance correlation coefficient and RPD values of 0.93, 63.01, 0.98 and 5.92 for Pb and 0.87, 167.90, 0.91 and 5.62 for Zn, respectively. Study of the prediction mechanism proved that element sorption by spectrally active Fe-oxide and clay contents of the soil was the major mechanism by which the spectrally featureless Pb and Zn ions can be predicted. The spatial patterns of predicted toxic elements showed that FD-ELM had the most similarity with those maps obtained by interpolating measured values. Over all, it is concluded that reflectance spectroscopy combined with the ELM algorithm is a rapid, inexpensive and accurate tool for indirect evaluation of Pb and Zn and mapping their spatial distribution in dumpsite soils of Sarcheshmeh copper mine.","author":[{"dropping-particle":"","family":"Khosravi","given":"Vahid","non-dropping-particle":"","parse-names":false,"suffix":""},{"dropping-particle":"","family":"Doulati Ardejani","given":"Faramarz","non-dropping-particle":"","parse-names":false,"suffix":""},{"dropping-particle":"","family":"Yousefi","given":"Saeed","non-dropping-particle":"","parse-names":false,"suffix":""},{"dropping-particle":"","family":"Aryafar","given":"Ahmad","non-dropping-particle":"","parse-names":false,"suffix":""}],"container-title":"Geoderma","id":"ITEM-1","issued":{"date-parts":[["2018"]]},"page":"29-41","title":"Monitoring soil lead and zinc contents via combination of spectroscopy with extreme learning machine and other data mining methods","type":"article-journal","volume":"318"},"uris":["http://www.mendeley.com/documents/?uuid=9d704f37-9153-4754-94c8-67771e364569"]}],"mendeley":{"formattedCitation":"[193]","plainTextFormattedCitation":"[193]","previouslyFormattedCitation":"[193]"},"properties":{"noteIndex":0},"schema":"https://github.com/citation-style-language/schema/raw/master/csl-citation.json"}</w:instrText>
      </w:r>
      <w:r w:rsidR="00B21290" w:rsidRPr="00DC7D09">
        <w:fldChar w:fldCharType="separate"/>
      </w:r>
      <w:r w:rsidR="008D1F9D" w:rsidRPr="008D1F9D">
        <w:rPr>
          <w:noProof/>
        </w:rPr>
        <w:t>[193]</w:t>
      </w:r>
      <w:r w:rsidR="00B21290" w:rsidRPr="00DC7D09">
        <w:fldChar w:fldCharType="end"/>
      </w:r>
      <w:r w:rsidRPr="00DC7D09">
        <w:t>.</w:t>
      </w:r>
    </w:p>
    <w:p w14:paraId="7AB6F158" w14:textId="77777777" w:rsidR="001053C4" w:rsidRPr="00DC7D09" w:rsidRDefault="00DC7D09" w:rsidP="00DC7D09">
      <w:pPr>
        <w:autoSpaceDE w:val="0"/>
        <w:autoSpaceDN w:val="0"/>
        <w:adjustRightInd w:val="0"/>
        <w:spacing w:after="0" w:line="240" w:lineRule="auto"/>
        <w:ind w:left="360" w:firstLine="720"/>
        <w:jc w:val="both"/>
      </w:pPr>
      <w:r w:rsidRPr="00DC7D09">
        <w:t>Zang et al,</w:t>
      </w:r>
      <w:r w:rsidR="001053C4" w:rsidRPr="00DC7D09">
        <w:t xml:space="preserve"> </w:t>
      </w:r>
      <w:r w:rsidR="00B21290" w:rsidRPr="00DC7D09">
        <w:fldChar w:fldCharType="begin" w:fldLock="1"/>
      </w:r>
      <w:r w:rsidR="004B640A">
        <w:instrText>ADDIN CSL_CITATION {"citationItems":[{"id":"ITEM-1","itemData":{"DOI":"10.1016/j.envpol.2022.118981","ISSN":"18736424","PMID":"35150799","abstract":"Soil heavy metals pollution has been becoming one of the severely environmental issues globally. Previous studies reported laboratory-measured spectra could be used to infer soil heavy metals concentrations to some extent. However, using field-obtained spectra to estimate soil heavy metals concentrations is still a great challenge due to the low precision and weak efficiency at large scales. The present study collected 110 topsoil samples from an Opencast Coal Mine of Ordos, Inner Mongolia, China. Then, the spectra and soil heavy metals concentrations of samples were measured under laboratory conditions. The direct standardization (DS) algorithm was introduced to calibrate the Gaofen-5 (GF-5) hyperspectral image based on the measured spectra of samples. The spectral reflectance of the GF-5 hyperspectral image was reconstructed using continuous wavelet transform (CWT) at different scales. The characteristic bands of GF-5 for estimating heavy metals concentrations were selected by the Boruta algorithm. Finally, the random forest (RF), the extreme learning machine (ELM), the support vector machine (SVM), and the back-propagation neural network (BPNN) algorithms were used to predict the heavy metals concentrations. Some findings were achieved. First, CWT can effectively eliminate the noise of satellite hyperspectral data. The characteristic bands of Zn (480–677, 827–1029, 1241–1334, 1435–1797, and 1949–2500 nm), Ni (514–630, 835–985, 1258–1325, 1460–1578, and 1949–2319 nm), and Cu (822–831; 1029–1300, 1486–1595, and 1730–2294 nm) can be effectively retrieved via the Boruta algorithm. Second, the estimation accuracy was significantly improved by using the DS algorithm. For zinc (Zn), nickel (Ni), and copper (Cu), the determination coefficients of the validation dataset (Rv2) were 0.77 (RF), 0.62 (RF), and 0.56 (ELM), respectively. Third, the distribution trends of heavy metals were almost consistent with the results of actual ground measurements. This paper revealed that the GF-5 can be one of the reliable satellite hyperspectral imagery for mapping soil heavy metals.","author":[{"dropping-particle":"","family":"Zhang","given":"Bo","non-dropping-particle":"","parse-names":false,"suffix":""},{"dropping-particle":"","family":"Guo","given":"Bin","non-dropping-particle":"","parse-names":false,"suffix":""},{"dropping-particle":"","family":"Zou","given":"Bin","non-dropping-particle":"","parse-names":false,"suffix":""},{"dropping-particle":"","family":"Wei","given":"Wei","non-dropping-particle":"","parse-names":false,"suffix":""},{"dropping-particle":"","family":"Lei","given":"Yongzhi","non-dropping-particle":"","parse-names":false,"suffix":""},{"dropping-particle":"","family":"Li","given":"Tianqi","non-dropping-particle":"","parse-names":false,"suffix":""}],"container-title":"Environmental Pollution","id":"ITEM-1","issue":"February","issued":{"date-parts":[["2022"]]},"page":"118981","publisher":"Elsevier Ltd","title":"Retrieving soil heavy metals concentrations based on GaoFen-5 hyperspectral satellite image at an opencast coal mine, Inner Mongolia, China","type":"article-journal","volume":"300"},"uris":["http://www.mendeley.com/documents/?uuid=fe922ff7-a625-4f91-8bca-5d841a3853c1"]}],"mendeley":{"formattedCitation":"[158]","plainTextFormattedCitation":"[158]","previouslyFormattedCitation":"[158]"},"properties":{"noteIndex":0},"schema":"https://github.com/citation-style-language/schema/raw/master/csl-citation.json"}</w:instrText>
      </w:r>
      <w:r w:rsidR="00B21290" w:rsidRPr="00DC7D09">
        <w:fldChar w:fldCharType="separate"/>
      </w:r>
      <w:r w:rsidR="00792D1D" w:rsidRPr="00792D1D">
        <w:rPr>
          <w:noProof/>
        </w:rPr>
        <w:t>[158]</w:t>
      </w:r>
      <w:r w:rsidR="00B21290" w:rsidRPr="00DC7D09">
        <w:fldChar w:fldCharType="end"/>
      </w:r>
      <w:r w:rsidR="001053C4" w:rsidRPr="00DC7D09">
        <w:t>,</w:t>
      </w:r>
      <w:r w:rsidRPr="00DC7D09">
        <w:t xml:space="preserve"> in the laboratory, first, air-dried the samples. Then the samples were crushed and grounded using wood sticks and removed impurities including gravel, and other foreign matters. Third, all soil samples were placed into an oven to dry until weight without changing.  Then,</w:t>
      </w:r>
      <w:r w:rsidR="001053C4" w:rsidRPr="00DC7D09">
        <w:t xml:space="preserve"> a 0.7 mm nylon aperture sieve was used to sieve samples and put into clean polyethylene bags for analysis. Then each sample with 4 g weight was placed into a 32 mm mold painted with boric acid to squeeze a tablet under 30-ton pressure for content measuring via X-ray fluorescence. The mean content of each sample was recorded after three measurements to decrease the deviation.</w:t>
      </w:r>
    </w:p>
    <w:p w14:paraId="5755BC0C" w14:textId="77777777" w:rsidR="001053C4" w:rsidRPr="00DC7D09" w:rsidRDefault="001053C4" w:rsidP="00DC7D09">
      <w:pPr>
        <w:autoSpaceDE w:val="0"/>
        <w:autoSpaceDN w:val="0"/>
        <w:adjustRightInd w:val="0"/>
        <w:spacing w:after="0" w:line="240" w:lineRule="auto"/>
        <w:ind w:left="360" w:firstLine="720"/>
        <w:jc w:val="both"/>
      </w:pPr>
      <w:r w:rsidRPr="00DC7D09">
        <w:t>Finally, specific software for X-ray fluorescence (SPECTRO xSORT) named Sample Result Manager was used to pretreat heavy metals concentration data. The quality assurance and quality control (QA/QC) were assessed. The GSS-series and GSD-series geochemical reference standard materials (Institute of Geophysical and Geochemical Prospecting, Lang fang, China) were used to calibrate the X-ray fluorescence (SPECTRO xSORT) instrument and to ensure the relative standard deviation ranged from 3% to 5%.</w:t>
      </w:r>
      <w:r w:rsidR="00566294" w:rsidRPr="00DC7D09">
        <w:rPr>
          <w:rFonts w:hint="cs"/>
          <w:rtl/>
        </w:rPr>
        <w:t xml:space="preserve"> </w:t>
      </w:r>
      <w:r w:rsidRPr="00DC7D09">
        <w:t xml:space="preserve">The spectral resolution was 1 nm with a spectral range of 350–2500 nm. A black plastic petri dish with 10cm × 10 cm size was used to fill the sample. A warm-up with 30 min duration was carried out for the ASD to minimize bias. A whiteboard with 99% reflectance was used to calibrate the spectrometer before surveying. A 1000 W halogen lamp with a similar spectral feature of the Sun was utilized as the light source. The observation angle between the light and the vertical direction was set as 15◦. The 30 cm distance was adjusted between the light source and the soil samples. Besides, the distance and angle between the probe and the samples were 15 cm and 90◦, respectively. The field of view (FOV) is 25◦, and the diameter of the field of view is 7 cm. Clearly, the area of the soil sample container completely covered the </w:t>
      </w:r>
      <w:r w:rsidRPr="00DC7D09">
        <w:lastRenderedPageBreak/>
        <w:t>area of soil spectra. Each sample was scanned 10 times to minimize observation errors originating from stray light, and the final spectrum was determined by the average of 10 scanning spectra.</w:t>
      </w:r>
    </w:p>
    <w:p w14:paraId="0F1BF499" w14:textId="77777777" w:rsidR="00DC7D09" w:rsidRPr="00DC7D09" w:rsidRDefault="00DC7D09" w:rsidP="00DC7D09">
      <w:pPr>
        <w:autoSpaceDE w:val="0"/>
        <w:autoSpaceDN w:val="0"/>
        <w:adjustRightInd w:val="0"/>
        <w:spacing w:after="0" w:line="240" w:lineRule="auto"/>
        <w:ind w:left="360" w:firstLine="720"/>
        <w:jc w:val="both"/>
      </w:pPr>
    </w:p>
    <w:p w14:paraId="3E835C10" w14:textId="77777777" w:rsidR="00E816E3" w:rsidRPr="00DC7D09" w:rsidRDefault="00E816E3" w:rsidP="004E7AA9">
      <w:pPr>
        <w:pStyle w:val="ListParagraph"/>
        <w:numPr>
          <w:ilvl w:val="1"/>
          <w:numId w:val="6"/>
        </w:numPr>
        <w:jc w:val="both"/>
        <w:rPr>
          <w:rFonts w:ascii="Times New Roman" w:hAnsi="Times New Roman" w:cs="Times New Roman"/>
          <w:b/>
          <w:bCs/>
          <w:sz w:val="20"/>
          <w:szCs w:val="20"/>
        </w:rPr>
      </w:pPr>
      <w:r w:rsidRPr="00DC7D09">
        <w:rPr>
          <w:rFonts w:ascii="Times New Roman" w:hAnsi="Times New Roman" w:cs="Times New Roman"/>
          <w:b/>
          <w:bCs/>
          <w:sz w:val="20"/>
          <w:szCs w:val="20"/>
        </w:rPr>
        <w:t>Soil spectral libraries</w:t>
      </w:r>
    </w:p>
    <w:p w14:paraId="506F9A6B" w14:textId="77777777" w:rsidR="00566294" w:rsidRDefault="00566294" w:rsidP="00B21290">
      <w:pPr>
        <w:autoSpaceDE w:val="0"/>
        <w:autoSpaceDN w:val="0"/>
        <w:adjustRightInd w:val="0"/>
        <w:spacing w:after="0" w:line="240" w:lineRule="auto"/>
        <w:ind w:left="360" w:firstLine="720"/>
        <w:jc w:val="both"/>
      </w:pPr>
      <w:r w:rsidRPr="00DC7D09">
        <w:t xml:space="preserve">To expand the use of VIRS in soil monitoring, international efforts are being made to establish spectral libraries. The first was established by the US National Soil Survey Center in 2006, which contains 3768 samples from the US and 416 samples from countries in Africa (125), Europe (112), Asia (104) and the Americas (75) </w:t>
      </w:r>
      <w:r w:rsidR="00B21290" w:rsidRPr="00DC7D09">
        <w:fldChar w:fldCharType="begin" w:fldLock="1"/>
      </w:r>
      <w:r w:rsidR="008B64AA">
        <w:instrText xml:space="preserve">ADDIN CSL_CITATION {"citationItems":[{"id":"ITEM-1","itemData":{"DOI":"10.1016/j.geoderma.2005.04.025","ISSN":"00167061","abstract":"There has been growing interest in the use of diffuse infrared reflectance as a quick, inexpensive tool for soil characterization. In studies reported to date, calibration and validation samples have been collected at either a local or regional scale. For this study, we selected 3768 samples from all 50 U.S. states and two tropical territories and an additional 416 samples from 36 different countries in Africa (125), Asia (104), the Americas (75) and Europe (112). The samples were selected from the National Soil Survey Center archives in Lincoln, NE, USA, with only one sample per pedon and a weighted random sampling to maximize compositional diversity. Applying visible and near-infrared (VNIR) diffuse reflectance spectroscopy (DRS) to air-dry soil (&lt; 2 mm) with auxiliary predictors including sand content or pH, we obtained validation root mean squared deviation (RMSD) estimates of 54 g kg- 1 for clay, 7.9 g kg- 1 for soil organic C (SOC), 5.6 g kg- 1 for inorganic C (IC), 8.9 g kg- 1 for dithionate-citrate extractable Fe (FEd), and 5.5 cmolc kg- 1 for cation exchange capacity (CEC) with NH4 at pH = 7. For all of these properties, boosted regression trees (BRT) outperformed PLS regression, suggesting that this might be a preferred method for VNIR-DRS soil characterization. Using BRT, we were also able to predict ordinal clay mineralogy levels for montmorillonite and kaolinite, with 88% and 96%, respectively, falling within one ordinal unit of reference X-ray diffraction (XRD) values (0-5 on ordinal scale). Given the amount of information obtained in this study with </w:instrText>
      </w:r>
      <w:r w:rsidR="008B64AA">
        <w:rPr>
          <w:rFonts w:ascii="Cambria Math" w:hAnsi="Cambria Math" w:cs="Cambria Math"/>
        </w:rPr>
        <w:instrText>∼</w:instrText>
      </w:r>
      <w:r w:rsidR="008B64AA">
        <w:instrText xml:space="preserve">4 </w:instrText>
      </w:r>
      <w:r w:rsidR="008B64AA">
        <w:rPr>
          <w:rFonts w:ascii="Calibri" w:hAnsi="Calibri" w:cs="Calibri"/>
        </w:rPr>
        <w:instrText>×</w:instrText>
      </w:r>
      <w:r w:rsidR="008B64AA">
        <w:instrText xml:space="preserve"> 103 samples, we anticipate that calibrations sufficient for many applications might be obtained with large but obtainable soil-spectral libraries (perhaps 104-105 samples). The use of auxiliary predictors (potentially from complementary sensors), supplemental local calibration samples and theoretical spectroscopy all have the potential to improve predictions. Our findings suggest that VNIR soil characterization has the potential to replace or augment standard soil characterization techniques where rapid and inexpensive analysis is required. © 2005 Elsevier B.V. All rights reserved.","author":[{"dropping-particle":"","family":"Brown","given":"David J.","non-dropping-particle":"","parse-names":false,"suffix":""},{"dropping-particle":"","family":"Shepherd","given":"Keith D.","non-dropping-particle":"","parse-names":false,"suffix":""},{"dropping-particle":"","family":"Walsh","given":"Markus G.","non-dropping-particle":"","parse-names":false,"suffix":""},{"dropping-particle":"","family":"Dewayne Mays","given":"M.","non-dropping-particle":"","parse-names":false,"suffix":""},{"dropping-particle":"","family":"Reinsch","given":"Thomas G.","non-dropping-particle":"","parse-names":false,"suffix":""}],"container-title":"Geoderma","id":"ITEM-1","issue":"3-4","issued":{"date-parts":[["2006"]]},"page":"273-290","title":"Global soil characterization with VNIR diffuse reflectance spectroscopy","type":"article-journal","volume":"132"},"uris":["http://www.mendeley.com/documents/?uuid=ff28b62d-bba4-449a-9756-789091e24ec6"]}],"mendeley":{"formattedCitation":"[199]","plainTextFormattedCitation":"[199]","previouslyFormattedCitation":"[199]"},"properties":{"noteIndex":0},"schema":"https://github.com/citation-style-language/schema/raw/master/csl-citation.json"}</w:instrText>
      </w:r>
      <w:r w:rsidR="00B21290" w:rsidRPr="00DC7D09">
        <w:fldChar w:fldCharType="separate"/>
      </w:r>
      <w:r w:rsidR="008D1F9D" w:rsidRPr="008D1F9D">
        <w:rPr>
          <w:noProof/>
        </w:rPr>
        <w:t>[199]</w:t>
      </w:r>
      <w:r w:rsidR="00B21290" w:rsidRPr="00DC7D09">
        <w:fldChar w:fldCharType="end"/>
      </w:r>
      <w:r w:rsidRPr="00DC7D09">
        <w:t xml:space="preserve">. Other institutions have published data including 21,500 spectra collected from 4000 soil profiles in Australia, and the spectra of 20,000 samples collected across Europe </w:t>
      </w:r>
      <w:r w:rsidR="00B21290" w:rsidRPr="00DC7D09">
        <w:fldChar w:fldCharType="begin" w:fldLock="1"/>
      </w:r>
      <w:r w:rsidR="008B64AA">
        <w:instrText xml:space="preserve">ADDIN CSL_CITATION {"citationItems":[{"id":"ITEM-1","itemData":{"DOI":"10.1371/journal.pone.0066409","ISSN":"19326203","PMID":"23840459","abstract":"Soil organic carbon is a key soil property related to soil fertility, aggregate stability and the exchange of CO2 with the atmosphere. Existing soil maps and inventories can rarely be used to monitor the state and evolution in soil organic carbon content due to their poor spatial resolution, lack of consistency and high updating costs. Visible and Near Infrared diffuse reflectance spectroscopy is an alternative method to provide cheap and high-density soil data. However, there are still some uncertainties on its capacity to produce reliable predictions for areas characterized by large soil diversity. Using a large-scale EU soil survey of about 20,000 samples and covering 23 countries, we assessed the performance of reflectance spectroscopy for the prediction of soil organic carbon content. The best calibrations achieved a root mean square error ranging from 4 to 15 g C kg-1 for mineral soils and a root mean square error of 50 g C kg-1 for organic soil materials. Model errors are shown to be related to the levels of soil organic carbon and variations in other soil properties such as sand and clay content. Although errors are </w:instrText>
      </w:r>
      <w:r w:rsidR="008B64AA">
        <w:rPr>
          <w:rFonts w:ascii="Cambria Math" w:hAnsi="Cambria Math" w:cs="Cambria Math"/>
        </w:rPr>
        <w:instrText>∼</w:instrText>
      </w:r>
      <w:r w:rsidR="008B64AA">
        <w:instrText>5 times larger than the reproducibility error of the laboratory method, reflectance spectroscopy provides unbiased predictions of the soil organic carbon content. Such estimates could be used for assessing the mean soil organic carbon content of large geographical entities or countries. This study is a first step towards providing uniform continental-scale spectroscopic estimations of soil organic carbon, meeting an increasing demand for information on the state of the soil that can be used in biogeochemical models and the monitoring of soil degradation. © 2013 Stevens et al.","author":[{"dropping-particle":"","family":"Stevens","given":"Antoine","non-dropping-particle":"","parse-names":false,"suffix":""},{"dropping-particle":"","family":"Nocita","given":"Marco","non-dropping-particle":"","parse-names":false,"suffix":""},{"dropping-particle":"","family":"Tóth","given":"Gergely","non-dropping-particle":"","parse-names":false,"suffix":""},{"dropping-particle":"","family":"Montanarella","given":"Luca","non-dropping-particle":"","parse-names":false,"suffix":""},{"dropping-particle":"","family":"Wesemael","given":"Bas","non-dropping-particle":"van","parse-names":false,"suffix":""}],"container-title":"PLoS ONE","id":"ITEM-1","issue":"6","issued":{"date-parts":[["2013"]]},"title":"Prediction of Soil Organic Carbon at the European Scale by Visible and Near InfraRed Reflectance Spectroscopy","type":"article-journal","volume":"8"},"uris":["http://www.mendeley.com/documents/?uuid=ad37ab04-3276-4c83-ac88-32b132630b18"]},{"id":"ITEM-2","itemData":{"DOI":"10.1111/j.1365-2389.2012.01495.x","ISSN":"13510754","abstract":"There are reflectance spectra in the visible and near infrared wavelengths from some 20 000 archived samples of soil in Australia. Their particular forms depend on absorbances at specific wavelengths characteristic of components in the soil such as water, iron oxides, clay minerals and carbon compounds, and so one might expect to be able to predict soil properties from the spectra. We tested a tree-based technique for the prediction of 24 soil properties. A tree is first constructed by the definition of rules that separate the data into fairly homogeneous groups for any given property on both the absorptions at specified wavelengths and other, categoric, variables. Then within each group the property is predicted from the absorptions at those wavelengths by ordinary least-squares regression. The spectroscopic predictions of the soil properties were compared with actual values in a subset of sample data separated from the whole data for validation. The criteria of success that we used were the root mean squared error (RMSE) to measure the inaccuracy of our predictions, the mean error (ME) to measure their bias and the standard deviation of the error (SDE) to measure their imprecision. We also used the ratio of performance to deviation (RPD), which is the ratio of the standard deviation of the observed values to the RMSE of the predictions; the larger it is the better does the technique perform. We found good predictions (RPD&gt;2) for clay and total sand content, for total organic carbon and total nitrogen, pH, cation exchange capacity, and exchangeable calcium, magnesium and sodium. Several other properties were moderately well predicted (1.5 ≤ RPD &lt; 2); they included air-dry water content, volumetric water content at field capacity and wilting point, bulk density, the contents of silt, fine sand and coarse sand, total and exchangeable potassium, total phosphorus and extractable iron. Properties that were poorly predicted (RPD &lt; 1.5) include the carbon-to-nitrogen ratio, available phosphorus and exchangeable acidity. We conclude that even though the predictions are less accurate than direct measurements, the spectra are cheap yet valuable sources of information for predicting values of individual soil properties when large numbers of analyses are needed, for example, for soil mapping. © 2012 CSIRO. Journal compilation © 2012 British Society of Soil Science.","author":[{"dropping-particle":"","family":"Rossel","given":"R. A.Viscarra","non-dropping-particle":"","parse-names":false,"suffix":""},{"dropping-particle":"","family":"Webster","given":"R.","non-dropping-particle":"","parse-names":false,"suffix":""}],"container-title":"European Journal of Soil Science","id":"ITEM-2","issue":"6","issued":{"date-parts":[["2012"]]},"page":"848-860","title":"Predicting soil properties from the Australian soil visible-near infrared spectroscopic database","type":"article-journal","volume":"63"},"uris":["http://www.mendeley.com/documents/?uuid=d9afd05f-2847-4b5c-93d2-99cd06038f27"]}],"mendeley":{"formattedCitation":"[200], [201]","plainTextFormattedCitation":"[200], [201]","previouslyFormattedCitation":"[200], [201]"},"properties":{"noteIndex":0},"schema":"https://github.com/citation-style-language/schema/raw/master/csl-citation.json"}</w:instrText>
      </w:r>
      <w:r w:rsidR="00B21290" w:rsidRPr="00DC7D09">
        <w:fldChar w:fldCharType="separate"/>
      </w:r>
      <w:r w:rsidR="008D1F9D" w:rsidRPr="008D1F9D">
        <w:rPr>
          <w:noProof/>
        </w:rPr>
        <w:t>[200], [201]</w:t>
      </w:r>
      <w:r w:rsidR="00B21290" w:rsidRPr="00DC7D09">
        <w:fldChar w:fldCharType="end"/>
      </w:r>
      <w:r w:rsidRPr="00DC7D09">
        <w:t xml:space="preserve">. In recent years, the Vis-NIR spectra of 23,631 soil samples collected from 35 institutions around the world have been compiled </w:t>
      </w:r>
      <w:r w:rsidR="00B21290" w:rsidRPr="00DC7D09">
        <w:fldChar w:fldCharType="begin" w:fldLock="1"/>
      </w:r>
      <w:r w:rsidR="008B64AA">
        <w:instrText>ADDIN CSL_CITATION {"citationItems":[{"id":"ITEM-1","itemData":{"author":[{"dropping-particle":"","family":"Rossel, R.V., Behrens, T., Ben-Dor, E., Brown, D., Dematt^e, J., Shepherd, K.D., Shi","given":"Z","non-dropping-particle":"","parse-names":false,"suffix":""}],"id":"ITEM-1","issued":{"date-parts":[["0"]]},"title":"A global spectral library to characterize the world's soil-Web of Science Core Collection","type":"article-journal"},"uris":["http://www.mendeley.com/documents/?uuid=77435239-fa39-4632-a7a5-7e19405bd741"]}],"mendeley":{"formattedCitation":"[202]","plainTextFormattedCitation":"[202]","previouslyFormattedCitation":"[202]"},"properties":{"noteIndex":0},"schema":"https://github.com/citation-style-language/schema/raw/master/csl-citation.json"}</w:instrText>
      </w:r>
      <w:r w:rsidR="00B21290" w:rsidRPr="00DC7D09">
        <w:fldChar w:fldCharType="separate"/>
      </w:r>
      <w:r w:rsidR="008D1F9D" w:rsidRPr="008D1F9D">
        <w:rPr>
          <w:noProof/>
        </w:rPr>
        <w:t>[202]</w:t>
      </w:r>
      <w:r w:rsidR="00B21290" w:rsidRPr="00DC7D09">
        <w:fldChar w:fldCharType="end"/>
      </w:r>
      <w:r w:rsidRPr="00DC7D09">
        <w:t>.</w:t>
      </w:r>
    </w:p>
    <w:p w14:paraId="6483D515" w14:textId="77777777" w:rsidR="003C50CC" w:rsidRDefault="003C50CC" w:rsidP="00B21290">
      <w:pPr>
        <w:autoSpaceDE w:val="0"/>
        <w:autoSpaceDN w:val="0"/>
        <w:adjustRightInd w:val="0"/>
        <w:spacing w:after="0" w:line="240" w:lineRule="auto"/>
        <w:ind w:left="360" w:firstLine="720"/>
        <w:jc w:val="both"/>
      </w:pPr>
    </w:p>
    <w:p w14:paraId="30927B25" w14:textId="77777777" w:rsidR="003C50CC" w:rsidRDefault="003C50CC" w:rsidP="00B21290">
      <w:pPr>
        <w:autoSpaceDE w:val="0"/>
        <w:autoSpaceDN w:val="0"/>
        <w:adjustRightInd w:val="0"/>
        <w:spacing w:after="0" w:line="240" w:lineRule="auto"/>
        <w:ind w:left="360" w:firstLine="720"/>
        <w:jc w:val="both"/>
      </w:pPr>
    </w:p>
    <w:p w14:paraId="7E8AFF39" w14:textId="77777777" w:rsidR="003C50CC" w:rsidRPr="00DC7D09" w:rsidRDefault="003C50CC" w:rsidP="00B21290">
      <w:pPr>
        <w:autoSpaceDE w:val="0"/>
        <w:autoSpaceDN w:val="0"/>
        <w:adjustRightInd w:val="0"/>
        <w:spacing w:after="0" w:line="240" w:lineRule="auto"/>
        <w:ind w:left="360" w:firstLine="720"/>
        <w:jc w:val="both"/>
        <w:rPr>
          <w:rtl/>
        </w:rPr>
      </w:pPr>
    </w:p>
    <w:p w14:paraId="356E242B" w14:textId="77777777" w:rsidR="00566294" w:rsidRPr="00566294" w:rsidRDefault="00566294" w:rsidP="00566294">
      <w:pPr>
        <w:autoSpaceDE w:val="0"/>
        <w:autoSpaceDN w:val="0"/>
        <w:adjustRightInd w:val="0"/>
        <w:spacing w:after="0" w:line="240" w:lineRule="auto"/>
        <w:ind w:left="360" w:firstLine="720"/>
        <w:jc w:val="both"/>
      </w:pPr>
    </w:p>
    <w:p w14:paraId="5D6E6634" w14:textId="77777777" w:rsidR="00E816E3" w:rsidRDefault="00E816E3" w:rsidP="004E7AA9">
      <w:pPr>
        <w:pStyle w:val="ListParagraph"/>
        <w:numPr>
          <w:ilvl w:val="0"/>
          <w:numId w:val="6"/>
        </w:numPr>
        <w:jc w:val="both"/>
        <w:rPr>
          <w:rFonts w:ascii="Times New Roman" w:hAnsi="Times New Roman" w:cs="Times New Roman"/>
          <w:b/>
          <w:bCs/>
          <w:sz w:val="20"/>
          <w:szCs w:val="20"/>
        </w:rPr>
      </w:pPr>
      <w:r w:rsidRPr="00E816E3">
        <w:rPr>
          <w:rFonts w:ascii="Times New Roman" w:hAnsi="Times New Roman" w:cs="Times New Roman"/>
          <w:b/>
          <w:bCs/>
          <w:sz w:val="20"/>
          <w:szCs w:val="20"/>
        </w:rPr>
        <w:t>Statistical analysis methods and modeling strategies</w:t>
      </w:r>
    </w:p>
    <w:p w14:paraId="6F53B7E6" w14:textId="77777777" w:rsidR="00C4635C" w:rsidRPr="00083462" w:rsidRDefault="00C4635C" w:rsidP="00C4635C">
      <w:pPr>
        <w:pStyle w:val="ListParagraph"/>
        <w:numPr>
          <w:ilvl w:val="1"/>
          <w:numId w:val="6"/>
        </w:numPr>
        <w:jc w:val="both"/>
        <w:rPr>
          <w:rFonts w:ascii="Times New Roman" w:hAnsi="Times New Roman" w:cs="Times New Roman"/>
          <w:b/>
          <w:bCs/>
          <w:sz w:val="20"/>
          <w:szCs w:val="20"/>
        </w:rPr>
      </w:pPr>
      <w:r w:rsidRPr="00083462">
        <w:rPr>
          <w:rFonts w:ascii="Times New Roman" w:hAnsi="Times New Roman" w:cs="Times New Roman"/>
          <w:b/>
          <w:bCs/>
          <w:sz w:val="20"/>
          <w:szCs w:val="20"/>
        </w:rPr>
        <w:t>Data pre-processing</w:t>
      </w:r>
    </w:p>
    <w:p w14:paraId="79C2D8AE" w14:textId="77777777" w:rsidR="00F00AB0" w:rsidRPr="00083462" w:rsidRDefault="00F00AB0" w:rsidP="00083462">
      <w:pPr>
        <w:autoSpaceDE w:val="0"/>
        <w:autoSpaceDN w:val="0"/>
        <w:adjustRightInd w:val="0"/>
        <w:spacing w:after="0" w:line="240" w:lineRule="auto"/>
        <w:ind w:firstLine="360"/>
        <w:jc w:val="both"/>
        <w:rPr>
          <w:rFonts w:cs="Times New Roman"/>
        </w:rPr>
      </w:pPr>
      <w:r w:rsidRPr="00083462">
        <w:rPr>
          <w:rFonts w:cs="Times New Roman"/>
        </w:rPr>
        <w:t xml:space="preserve">Data pre-processing is used to render data valid for model building. Kooistra et al. </w:t>
      </w:r>
      <w:r w:rsidR="00230B40" w:rsidRPr="00083462">
        <w:rPr>
          <w:rFonts w:cs="Times New Roman"/>
        </w:rPr>
        <w:fldChar w:fldCharType="begin" w:fldLock="1"/>
      </w:r>
      <w:r w:rsidR="00DF45C3">
        <w:rPr>
          <w:rFonts w:cs="Times New Roman"/>
        </w:rPr>
        <w:instrText>ADDIN CSL_CITATION {"citationItems":[{"id":"ITEM-1","itemData":{"DOI":"10.1016/S0003-2670(01)01265-X","ISSN":"00032670","abstract":"During the past decades, large amounts of diffuse cadmium (Cd) and zinc (Zn) contaminated soil material have been deposited in the floodplains of the river Rhine in the Netherlands. As spatial information on soil quality is required at different scale levels covering the whole area, characterisation exclusively based on soil sampling and analysis is time-consuming and very expensive. A quicker method is developed based on a multivariate calibration procedure using partial least squares (PLS) regression to establish a relationship between reflectance spectra in the visible-near-infrared (VNIR) region and spectrally active soil characteristics (organic matter and clay content) that are inter-correlated with concentration levels of Cd and Zn. Several spectral pre-processing methods (normalisation, multiplicative scatter correction (MSC), derivation, standard normal variate (SNV) transform) were employed to improve the robustness and performance of the calibration models. No pre-processing gave the best results for Cd and Zn with RMSECV equal to 0.676 and 80.97 mg kg-1, respectively. Application of the calibration models for soil quality characterisation in river floodplains is promising. The future possibilities of multivariate calibration and pre-processing in remote sensing have to be explored. © 2001 Elsevier Science B.V. All rights reserved.","author":[{"dropping-particle":"","family":"Kooistra","given":"L.","non-dropping-particle":"","parse-names":false,"suffix":""},{"dropping-particle":"","family":"Wehrens","given":"R.","non-dropping-particle":"","parse-names":false,"suffix":""},{"dropping-particle":"","family":"Leuven","given":"R. S.E.W.","non-dropping-particle":"","parse-names":false,"suffix":""},{"dropping-particle":"","family":"Buydens","given":"L. M.C.","non-dropping-particle":"","parse-names":false,"suffix":""}],"container-title":"Analytica Chimica Acta","id":"ITEM-1","issue":"1-2","issued":{"date-parts":[["2001"]]},"page":"97-105","title":"Possibilities of visible-near-infrared spectroscopy for the assessment of soil contamination in river floodplains","type":"article-journal","volume":"446"},"uris":["http://www.mendeley.com/documents/?uuid=c20bd557-fdb8-47ef-9ad8-122a4a4b0dd3"]}],"mendeley":{"formattedCitation":"[32]","plainTextFormattedCitation":"[32]","previouslyFormattedCitation":"[32]"},"properties":{"noteIndex":0},"schema":"https://github.com/citation-style-language/schema/raw/master/csl-citation.json"}</w:instrText>
      </w:r>
      <w:r w:rsidR="00230B40" w:rsidRPr="00083462">
        <w:rPr>
          <w:rFonts w:cs="Times New Roman"/>
        </w:rPr>
        <w:fldChar w:fldCharType="separate"/>
      </w:r>
      <w:r w:rsidR="004437CD" w:rsidRPr="004437CD">
        <w:rPr>
          <w:rFonts w:cs="Times New Roman"/>
          <w:noProof/>
        </w:rPr>
        <w:t>[32]</w:t>
      </w:r>
      <w:r w:rsidR="00230B40" w:rsidRPr="00083462">
        <w:rPr>
          <w:rFonts w:cs="Times New Roman"/>
        </w:rPr>
        <w:fldChar w:fldCharType="end"/>
      </w:r>
      <w:r w:rsidRPr="00083462">
        <w:rPr>
          <w:rFonts w:cs="Times New Roman"/>
        </w:rPr>
        <w:t xml:space="preserve"> reported that prediction accuracy and model quality was vastly improved after pre-processing was carried out. Pre-processing usually involves outlier removal, noise minimization and curve smoothing </w:t>
      </w:r>
      <w:r w:rsidR="00230B40" w:rsidRPr="00083462">
        <w:rPr>
          <w:rFonts w:cs="Times New Roman"/>
        </w:rPr>
        <w:fldChar w:fldCharType="begin" w:fldLock="1"/>
      </w:r>
      <w:r w:rsidR="004B640A">
        <w:rPr>
          <w:rFonts w:cs="Times New Roman"/>
        </w:rPr>
        <w:instrText>ADDIN CSL_CITATION {"citationItems":[{"id":"ITEM-1","itemData":{"DOI":"10.1080/00103624.2014.954716","ISSN":"15322416","abstract":"The development of rapid techniques, such as hyperspectral spectrophotometry, for investigating arsenic (As) soil contamination could be of great value with respect to conventional methods. This study was conducted to detect As concentrations in artificially polluted soils (from 25 to 1045 mg kg−1) through hyperspectral visible–near infrared spectrophotometry and to compare two multivariate statistical regression analyses: partial least squares and support vector machines. The correlation coefficient r is greater in the partial least squares in both model (0.93%) and test (0.87%) with respect to support vector machines (0.88% for the model and 0.82% for the test). The most important model variables extracted from the variable importance in projection scores resulted the absorption peaks at 580, 660, 715, and 780 nm. Bands in the visible spectra are not directly associated to As, but the metalloid can interact with the main spectrally active components of soil permitting to multivariate statistical models to screen As concentrations.","author":[{"dropping-particle":"","family":"Stazi","given":"Silvia Rita","non-dropping-particle":"","parse-names":false,"suffix":""},{"dropping-particle":"","family":"Antonucci","given":"Francesca","non-dropping-particle":"","parse-names":false,"suffix":""},{"dropping-particle":"","family":"Pallottino","given":"Federico","non-dropping-particle":"","parse-names":false,"suffix":""},{"dropping-particle":"","family":"Costa","given":"Corrado","non-dropping-particle":"","parse-names":false,"suffix":""},{"dropping-particle":"","family":"Marabottini","given":"Rosita","non-dropping-particle":"","parse-names":false,"suffix":""},{"dropping-particle":"","family":"Petruccioli","given":"Maurizio","non-dropping-particle":"","parse-names":false,"suffix":""},{"dropping-particle":"","family":"Menesatti","given":"Paolo","non-dropping-particle":"","parse-names":false,"suffix":""}],"container-title":"Communications in Soil Science and Plant Analysis","id":"ITEM-1","issue":"22","issued":{"date-parts":[["2014"]]},"page":"2911-2920","title":"Hyperspectral Visible–Near Infrared Determination of Arsenic Concentration in Soil","type":"article-journal","volume":"45"},"uris":["http://www.mendeley.com/documents/?uuid=124c2f60-49c2-4df8-b643-59b35531d455"]}],"mendeley":{"formattedCitation":"[143]","plainTextFormattedCitation":"[143]","previouslyFormattedCitation":"[143]"},"properties":{"noteIndex":0},"schema":"https://github.com/citation-style-language/schema/raw/master/csl-citation.json"}</w:instrText>
      </w:r>
      <w:r w:rsidR="00230B40" w:rsidRPr="00083462">
        <w:rPr>
          <w:rFonts w:cs="Times New Roman"/>
        </w:rPr>
        <w:fldChar w:fldCharType="separate"/>
      </w:r>
      <w:r w:rsidR="00792D1D" w:rsidRPr="00792D1D">
        <w:rPr>
          <w:rFonts w:cs="Times New Roman"/>
          <w:noProof/>
        </w:rPr>
        <w:t>[143]</w:t>
      </w:r>
      <w:r w:rsidR="00230B40" w:rsidRPr="00083462">
        <w:rPr>
          <w:rFonts w:cs="Times New Roman"/>
        </w:rPr>
        <w:fldChar w:fldCharType="end"/>
      </w:r>
      <w:r w:rsidRPr="00083462">
        <w:rPr>
          <w:rFonts w:cs="Times New Roman"/>
        </w:rPr>
        <w:t xml:space="preserve">. Data outliers may originate from the sample itself or from experimental operations. Removal of outliners is one of the keys to establishing stable and effective predictive models. Outliers ought to be identified using a systematic method, such as principal component analysis (PCA) </w:t>
      </w:r>
      <w:r w:rsidR="00230B40" w:rsidRPr="00083462">
        <w:rPr>
          <w:rFonts w:cs="Times New Roman"/>
        </w:rPr>
        <w:fldChar w:fldCharType="begin" w:fldLock="1"/>
      </w:r>
      <w:r w:rsidR="00455936">
        <w:rPr>
          <w:rFonts w:cs="Times New Roman"/>
        </w:rPr>
        <w:instrText>ADDIN CSL_CITATION {"citationItems":[{"id":"ITEM-1","itemData":{"DOI":"10.1016/j.jhazmat.2013.11.059","ISSN":"18733336","PMID":"24361494","abstract":"Soil contamination by heavy metals is an increasingly important problem worldwide. Quick and reliable access to heavy metal concentration data is crucial for soil monitoring and remediation. Visible and near-infrared reflectance spectroscopy, which is known as a noninvasive, cost-effective, and environmentally friendly technique, has potential for the simultaneous estimation of the various heavy metal concentrations in soil. Moreover, it provides a valid alternative method for the estimation of heavy metal concentrations over large areas and long periods of time. This paper reviews the state of the art and presents the mechanisms, data, and methods for the estimation of heavy metal concentrations by the use of visible and near-infrared reflectance spectroscopy. The challenges facing the application of hyperspectral images in mapping soil contamination over large areas are also discussed. © 2013.","author":[{"dropping-particle":"","family":"Shi","given":"Tiezhu","non-dropping-particle":"","parse-names":false,"suffix":""},{"dropping-particle":"","family":"Chen","given":"Yiyun","non-dropping-particle":"","parse-names":false,"suffix":""},{"dropping-particle":"","family":"Liu","given":"Yaolin","non-dropping-particle":"","parse-names":false,"suffix":""},{"dropping-particle":"","family":"Wu","given":"Guofeng","non-dropping-particle":"","parse-names":false,"suffix":""}],"container-title":"Journal of Hazardous Materials","id":"ITEM-1","issued":{"date-parts":[["2014"]]},"page":"166-176","title":"Visible and near-infrared reflectance spectroscopy-An alternative for monitoring soil contamination by heavy metals","type":"article-journal","volume":"265"},"uris":["http://www.mendeley.com/documents/?uuid=8745ba50-d063-4c56-80eb-4fc5ef0751d7"]}],"mendeley":{"formattedCitation":"[52]","plainTextFormattedCitation":"[52]","previouslyFormattedCitation":"[52]"},"properties":{"noteIndex":0},"schema":"https://github.com/citation-style-language/schema/raw/master/csl-citation.json"}</w:instrText>
      </w:r>
      <w:r w:rsidR="00230B40" w:rsidRPr="00083462">
        <w:rPr>
          <w:rFonts w:cs="Times New Roman"/>
        </w:rPr>
        <w:fldChar w:fldCharType="separate"/>
      </w:r>
      <w:r w:rsidR="00601B2A" w:rsidRPr="00601B2A">
        <w:rPr>
          <w:rFonts w:cs="Times New Roman"/>
          <w:noProof/>
        </w:rPr>
        <w:t>[52]</w:t>
      </w:r>
      <w:r w:rsidR="00230B40" w:rsidRPr="00083462">
        <w:rPr>
          <w:rFonts w:cs="Times New Roman"/>
        </w:rPr>
        <w:fldChar w:fldCharType="end"/>
      </w:r>
      <w:r w:rsidRPr="00083462">
        <w:rPr>
          <w:rFonts w:cs="Times New Roman"/>
        </w:rPr>
        <w:t xml:space="preserve">, with outliers identified by a score matrix. Chakraborty et al. </w:t>
      </w:r>
      <w:r w:rsidR="00230B40" w:rsidRPr="00083462">
        <w:rPr>
          <w:rFonts w:cs="Times New Roman"/>
        </w:rPr>
        <w:fldChar w:fldCharType="begin" w:fldLock="1"/>
      </w:r>
      <w:r w:rsidR="00455936">
        <w:rPr>
          <w:rFonts w:cs="Times New Roman"/>
        </w:rPr>
        <w:instrText>ADDIN CSL_CITATION {"citationItems":[{"id":"ITEM-1","itemData":{"DOI":"10.1016/j.geoderma.2016.11.024","ISSN":"00167061","abstract":"Soil arsenic (As) contamination by anthropogenic and industrial activities is a problem of global concern. This pilot study demonstrates the feasibility of adapting the diffuse reflectance spectroscopy (DRS) approach using the visible near infrared (VisNIR) spectra for detecting soil As pollution. Further, spatial variability of soil As contamination was evaluated combining DRS based predictions and two geostatistical algorithms. The raw reflectance spectra were preprocessed using three spectral transformations for predicting soil As contamination using three multivariate algorithms. Quantitatively, better accuracy was produced by the elastic net-first derivative model (R2 = 0.97, residual prediction deviation = 6.32, RPIQ = 7.33, RMSE = 0.24 mg kg− 1). The prediction of soil As was dependent on the close association between soil As and spectrally active soil organic matter and Fe-/Al-oxides. Moreover, the As pollution risks hotspots were reasonably identified using ordinary kriging and indicator kriging interpolations based on DRS predicted As values.","author":[{"dropping-particle":"","family":"Chakraborty","given":"Somsubhra","non-dropping-particle":"","parse-names":false,"suffix":""},{"dropping-particle":"","family":"Weindorf","given":"David C.","non-dropping-particle":"","parse-names":false,"suffix":""},{"dropping-particle":"","family":"Deb","given":"Shovik","non-dropping-particle":"","parse-names":false,"suffix":""},{"dropping-particle":"","family":"Li","given":"Bin","non-dropping-particle":"","parse-names":false,"suffix":""},{"dropping-particle":"","family":"Paul","given":"Sathi","non-dropping-particle":"","parse-names":false,"suffix":""},{"dropping-particle":"","family":"Choudhury","given":"Ashok","non-dropping-particle":"","parse-names":false,"suffix":""},{"dropping-particle":"","family":"Ray","given":"Deb Prasad","non-dropping-particle":"","parse-names":false,"suffix":""}],"container-title":"Geoderma","id":"ITEM-1","issued":{"date-parts":[["2017"]]},"page":"72-81","title":"Rapid assessment of regional soil arsenic pollution risk via diffuse reflectance spectroscopy","type":"article-journal","volume":"289"},"uris":["http://www.mendeley.com/documents/?uuid=13f11fa4-d6c9-4b61-ac4c-d6452d575802"]}],"mendeley":{"formattedCitation":"[76]","plainTextFormattedCitation":"[76]","previouslyFormattedCitation":"[76]"},"properties":{"noteIndex":0},"schema":"https://github.com/citation-style-language/schema/raw/master/csl-citation.json"}</w:instrText>
      </w:r>
      <w:r w:rsidR="00230B40" w:rsidRPr="00083462">
        <w:rPr>
          <w:rFonts w:cs="Times New Roman"/>
        </w:rPr>
        <w:fldChar w:fldCharType="separate"/>
      </w:r>
      <w:r w:rsidR="00601B2A" w:rsidRPr="00601B2A">
        <w:rPr>
          <w:rFonts w:cs="Times New Roman"/>
          <w:noProof/>
        </w:rPr>
        <w:t>[76]</w:t>
      </w:r>
      <w:r w:rsidR="00230B40" w:rsidRPr="00083462">
        <w:rPr>
          <w:rFonts w:cs="Times New Roman"/>
        </w:rPr>
        <w:fldChar w:fldCharType="end"/>
      </w:r>
      <w:r w:rsidRPr="00083462">
        <w:rPr>
          <w:rFonts w:cs="Times New Roman"/>
        </w:rPr>
        <w:t xml:space="preserve">used PCA to preprocess spectral data, identifying 10 outliers. A normal distribution is a prerequisite for some statistical methods, such as Pearson correlation analysis. A normality test can be used to check data normality (e.g., a ShapiroeWilk test and Kolmogorov-Smirnov test showing a p of &gt;0.05). If the data is nonnormal, transformations such as Box-Cox transformation and logarithmic transformation can be applied </w:t>
      </w:r>
      <w:r w:rsidR="00230B40" w:rsidRPr="00083462">
        <w:rPr>
          <w:rFonts w:cs="Times New Roman"/>
        </w:rPr>
        <w:fldChar w:fldCharType="begin" w:fldLock="1"/>
      </w:r>
      <w:r w:rsidR="00455936">
        <w:rPr>
          <w:rFonts w:cs="Times New Roman"/>
        </w:rPr>
        <w:instrText>ADDIN CSL_CITATION {"citationItems":[{"id":"ITEM-1","itemData":{"DOI":"10.2134/jeq2010.0183","ISSN":"00472425","PMID":"20830926","abstract":"In the United States, petroleum extraction, refinement, and transportation present countless opportunities for spillage mishaps. A method for rapid field appraisal and mapping of petroleum hydrocarbon-contaminated soils for environmental cleanup purposes would be useful. Visible near-infrared (VisNIR, 350-2500 nm) diffuse reflectance spectroscopy (DRS) is a rapid, nondestructive, proximal-sensing technique that has proven adept at quantifying soil properties in situ. The objective of this study was to determine the prediction accuracy of VisNIR DRS in quantifying petroleum hydrocarbons in contaminated soils. Forty-six soil samples (including both contaminated and reference samples) were collected from six different parishes in Louisiana. Each soil sample was scanned using VisNIR DRS at three combinations of moisture content and pretreatment: (i) field-moist intact aggregates, (ii) air-dried intact aggregates, (iii) and air-dried ground soil (sieved through a 2-mm sieve). The VisNIR spectra of soil samples were used to predict total petroleum hydrocarbon (TPH) content in the soil using partial least squares (PLS) regression and boosted regression tree (BRT) models. Each model was validated with 30% of the samples that were randomly selected and not used in the calibration model. The field-moist intact scan proved best for predicting TPH content with a validation r2 of 0.64 and relative percent difference (RPD) of 1.70. Because VisNIR DRS was promising for rapidly predicting soil petroleum hydrocarbon content, future research is warranted to evaluate the methodology for identifying petroleum contaminated soils. Copyright © 2010 by the American Society of Agronomy, Crop Science Society of America, and Soil Science Society of America. All rights reserved.","author":[{"dropping-particle":"","family":"Chakraborty","given":"Somsubhra","non-dropping-particle":"","parse-names":false,"suffix":""},{"dropping-particle":"","family":"Weindorf","given":"David C.","non-dropping-particle":"","parse-names":false,"suffix":""},{"dropping-particle":"","family":"Morgan","given":"Cristine L.S.","non-dropping-particle":"","parse-names":false,"suffix":""},{"dropping-particle":"","family":"Ge","given":"Yufeng","non-dropping-particle":"","parse-names":false,"suffix":""},{"dropping-particle":"","family":"Galbraith","given":"John M.","non-dropping-particle":"","parse-names":false,"suffix":""},{"dropping-particle":"","family":"Li","given":"Bin","non-dropping-particle":"","parse-names":false,"suffix":""},{"dropping-particle":"","family":"Kahlon","given":"Charanjit S.","non-dropping-particle":"","parse-names":false,"suffix":""}],"container-title":"Journal of Environmental Quality","id":"ITEM-1","issue":"4","issued":{"date-parts":[["2010"]]},"page":"1378-1387","title":"Rapid Identification of Oil-Contaminated Soils Using Visible Near-Infrared Diffuse Reflectance Spectroscopy","type":"article-journal","volume":"39"},"uris":["http://www.mendeley.com/documents/?uuid=724cbbfb-6a1c-4671-8f1c-c249dccd4a26"]},{"id":"ITEM-2","itemData":{"DOI":"10.1016/j.scitotenv.2015.01.087","ISSN":"18791026","PMID":"25681776","abstract":"Using 108 petroleum contaminated soil samples, this pilot study proposed a new analytical approach of combining visible near-infrared diffuse reflectance spectroscopy (VisNIR DRS) and portable X-ray fluorescence spectrometry (PXRF) for rapid and improved quantification of soil petroleum contamination. Results indicated that an advanced fused model where VisNIR DRS spectra-based penalized spline regression (PSR) was used to predict total petroleum hydrocarbon followed by PXRF elemental data-based random forest regression was used to model the PSR residuals, it outperformed (R2=0.78, residual prediction deviation (RPD)=2.19) all other models tested, even producing better generalization than using VisNIR DRS alone (RPD's of 1.64, 1.86, and 1.96 for random forest, penalized spline regression, and partial least squares regression, respectively). Additionally, unsupervised principal component analysis using the PXRF+VisNIR DRS system qualitatively separated contaminated soils from control samples. Capsule: Fusion of PXRF elemental data and VisNIR derivative spectra produced an optimized model for total petroleum hydrocarbon quantification in soils.","author":[{"dropping-particle":"","family":"Chakraborty","given":"Somsubhra","non-dropping-particle":"","parse-names":false,"suffix":""},{"dropping-particle":"","family":"Weindorf","given":"David C.","non-dropping-particle":"","parse-names":false,"suffix":""},{"dropping-particle":"","family":"Li","given":"Bin","non-dropping-particle":"","parse-names":false,"suffix":""},{"dropping-particle":"","family":"Ali Aldabaa","given":"Abdalsamad Abdalsatar","non-dropping-particle":"","parse-names":false,"suffix":""},{"dropping-particle":"","family":"Ghosh","given":"Rakesh Kumar","non-dropping-particle":"","parse-names":false,"suffix":""},{"dropping-particle":"","family":"Paul","given":"Sathi","non-dropping-particle":"","parse-names":false,"suffix":""},{"dropping-particle":"","family":"Nasim Ali","given":"Md","non-dropping-particle":"","parse-names":false,"suffix":""}],"container-title":"Science of the Total Environment","id":"ITEM-2","issued":{"date-parts":[["2015"]]},"page":"399-408","title":"Development of a hybrid proximal sensing method for rapid identification of petroleum contaminated soils","type":"article-journal","volume":"514"},"uris":["http://www.mendeley.com/documents/?uuid=3da5ac53-3afe-4544-b7b5-1dc10f3fac5a"]}],"mendeley":{"formattedCitation":"[48], [53]","plainTextFormattedCitation":"[48], [53]","previouslyFormattedCitation":"[48], [53]"},"properties":{"noteIndex":0},"schema":"https://github.com/citation-style-language/schema/raw/master/csl-citation.json"}</w:instrText>
      </w:r>
      <w:r w:rsidR="00230B40" w:rsidRPr="00083462">
        <w:rPr>
          <w:rFonts w:cs="Times New Roman"/>
        </w:rPr>
        <w:fldChar w:fldCharType="separate"/>
      </w:r>
      <w:r w:rsidR="00601B2A" w:rsidRPr="00601B2A">
        <w:rPr>
          <w:rFonts w:cs="Times New Roman"/>
          <w:noProof/>
        </w:rPr>
        <w:t>[48], [53]</w:t>
      </w:r>
      <w:r w:rsidR="00230B40" w:rsidRPr="00083462">
        <w:rPr>
          <w:rFonts w:cs="Times New Roman"/>
        </w:rPr>
        <w:fldChar w:fldCharType="end"/>
      </w:r>
      <w:r w:rsidRPr="00083462">
        <w:rPr>
          <w:rFonts w:cs="Times New Roman"/>
        </w:rPr>
        <w:t xml:space="preserve">. Noise in collected spectra will often relate to the roughness of the surveyed land or the observation angle </w:t>
      </w:r>
      <w:r w:rsidR="00230B40" w:rsidRPr="00083462">
        <w:rPr>
          <w:rFonts w:cs="Times New Roman"/>
        </w:rPr>
        <w:fldChar w:fldCharType="begin" w:fldLock="1"/>
      </w:r>
      <w:r w:rsidR="00455936">
        <w:rPr>
          <w:rFonts w:cs="Times New Roman"/>
        </w:rPr>
        <w:instrText>ADDIN CSL_CITATION {"citationItems":[{"id":"ITEM-1","itemData":{"DOI":"10.3390/su10072474","ISSN":"20711050","abstract":"Mercury is one of the five most toxic heavy metals to the human body. In order to select a high-precision method for predicting the mercury content in soil using hyperspectral techniques, 75 soil samples were collected in Guangdong Province to obtain the soil mercury content by chemical analysis and hyperspectral data based on an indoor hyperspectral experiment. A multiple linear regression (MLR), a back-propagation neural network (BPNN), and a genetic algorithm optimization of the BPNN (GA-BPNN) were used to establish a relationship between the hyperspectral data and the soil mercury content and to predict the soil mercury content. In addition, the feasibility and modeling effects of the three modeling methods were compared and discussed. The results show that the GA-BPNN provided the best soil mercury prediction model. The modeling R2 is 0.842, the root mean square error (RMSE) is 0.052, and the mean absolute error (MAE) is 0.037; the testing R2 is 0.923, the RMSE is 0.042, and the MAE is 0.033. Thus, the GA-BPNN method is the optimum method to predict soil mercury content and the results provide a scientific basis and technical support for the hyperspectral inversion of the soil mercury content.","author":[{"dropping-particle":"","family":"Zhao","given":"Li","non-dropping-particle":"","parse-names":false,"suffix":""},{"dropping-particle":"","family":"Hu","given":"Yue Ming","non-dropping-particle":"","parse-names":false,"suffix":""},{"dropping-particle":"","family":"Zhou","given":"Wu","non-dropping-particle":"","parse-names":false,"suffix":""},{"dropping-particle":"","family":"Liu","given":"Zhen Hua","non-dropping-particle":"","parse-names":false,"suffix":""},{"dropping-particle":"","family":"Pan","given":"Yu Chun","non-dropping-particle":"","parse-names":false,"suffix":""},{"dropping-particle":"","family":"Shi","given":"Zhou","non-dropping-particle":"","parse-names":false,"suffix":""},{"dropping-particle":"","family":"Wang","given":"Lu","non-dropping-particle":"","parse-names":false,"suffix":""},{"dropping-particle":"","family":"Wang","given":"Guang Xing","non-dropping-particle":"","parse-names":false,"suffix":""}],"container-title":"Sustainability (Switzerland)","id":"ITEM-1","issue":"7","issued":{"date-parts":[["2018"]]},"title":"Estimation methods for soil mercury content using hyperspectral remote sensing","type":"article-journal","volume":"10"},"uris":["http://www.mendeley.com/documents/?uuid=831387c1-548f-4d47-80d5-2ce5ac606c7e"]}],"mendeley":{"formattedCitation":"[59]","plainTextFormattedCitation":"[59]","previouslyFormattedCitation":"[59]"},"properties":{"noteIndex":0},"schema":"https://github.com/citation-style-language/schema/raw/master/csl-citation.json"}</w:instrText>
      </w:r>
      <w:r w:rsidR="00230B40" w:rsidRPr="00083462">
        <w:rPr>
          <w:rFonts w:cs="Times New Roman"/>
        </w:rPr>
        <w:fldChar w:fldCharType="separate"/>
      </w:r>
      <w:r w:rsidR="00601B2A" w:rsidRPr="00601B2A">
        <w:rPr>
          <w:rFonts w:cs="Times New Roman"/>
          <w:noProof/>
        </w:rPr>
        <w:t>[59]</w:t>
      </w:r>
      <w:r w:rsidR="00230B40" w:rsidRPr="00083462">
        <w:rPr>
          <w:rFonts w:cs="Times New Roman"/>
        </w:rPr>
        <w:fldChar w:fldCharType="end"/>
      </w:r>
      <w:r w:rsidRPr="00083462">
        <w:rPr>
          <w:rFonts w:cs="Times New Roman"/>
        </w:rPr>
        <w:t xml:space="preserve">. Bands showing large amounts of noise can be removed (e.g., the initial and tail bands) </w:t>
      </w:r>
      <w:r w:rsidR="00230B40" w:rsidRPr="00083462">
        <w:rPr>
          <w:rFonts w:cs="Times New Roman"/>
        </w:rPr>
        <w:fldChar w:fldCharType="begin" w:fldLock="1"/>
      </w:r>
      <w:r w:rsidR="008B64AA">
        <w:rPr>
          <w:rFonts w:cs="Times New Roman"/>
        </w:rPr>
        <w:instrText>ADDIN CSL_CITATION {"citationItems":[{"id":"ITEM-1","itemData":{"DOI":"10.2134/jeq2018.04.0130","ISSN":"15372537","PMID":"30640357","abstract":"Copyright © American Society of Agronomy, Crop Science Society of America, and Soil Science Society of America. 5585 Guilford Rd., Madison, WI 53711 USA. All rights reserved. Coal mining has environmental impacts on surrounding areas, including heavy metal contamination of soil. This study explores the feasibility of using hyperspectral remote sensing to determine the heavy metal (Cr, Ni, Cu, Zn, Cd, Pb) content of soils in a coal-mining area in the city of Zoucheng, Shandong Province, China. We used a plasma mass spectrometer to measure the heavy metal contents of soils and an ASD Field Spec4 spectrometer to measure soil hyperspectral data. Savitzky-Golay (SG) convolution smoothing and multiplicative scatter correction (MSC) were applied to the data, along with multiple mathematical transformations. Finally, a regression model for estimating heavy metal content of soils was developed using partial least squares regression (PLSR) analysis. Results show that the average heavy metal content of study soils was lower than the national standard value of soil environmental quality. The model's predictive accuracy is extremely high for Ni (R2 = 0.923 and RMSE = 0.831 by modeling; R2 = 0.879 and RMSE = 1.292 by testing); ideal for Cr, Cu, Zn, and Pb; and insufficient for Cd. Preprocessing the reflectance spectra with SG convolution smoothing in combination with MSC and reciprocal logarithm transformation yields the highest model accuracy. Hyperspectral PLSR modeling can effectively predict heavy metal content of soils in coal-mining areas, and preprocessing spectral data is crucial for achieving high prediction accuracy.","author":[{"dropping-particle":"","family":"Hou","given":"Le","non-dropping-particle":"","parse-names":false,"suffix":""},{"dropping-particle":"","family":"Li","given":"Xinju","non-dropping-particle":"","parse-names":false,"suffix":""},{"dropping-particle":"","family":"Li","given":"Fang","non-dropping-particle":"","parse-names":false,"suffix":""}],"container-title":"Journal of Environmental Quality","id":"ITEM-1","issue":"1","issued":{"date-parts":[["2019"]]},"page":"57-63","title":"Hyperspectral-based Inversion of Heavy Metal Content in the Soil of Coal Mining Areas","type":"article-journal","volume":"48"},"uris":["http://www.mendeley.com/documents/?uuid=99a6bb03-2322-4908-8911-75767cb9a693"]},{"id":"ITEM-2","itemData":{"DOI":"10.1016/j.rse.2019.01.026","ISSN":"00344257","abstract":"One of the most important characteristics of any quantitative method is its detection limit, which is the lowest detectable amount of analyte in a sample in a given method. The detection limit helps to know to which extent a method is applicable and valid. The detection of petroleum hydrocarbon contamination in bare soils is important, because of its vast distribution and its negative effects on humans and the environment. Hyperspectral remote sensing is an acceptable, cost-effective and spatially comprehensive tool, which has detection possibilities of petroleum hydrocarbon. However, previous studies that engaged with this topic did not directly consider the detection limit of the method and no detection limit has been systematically explored. In this study, an outdoor experiment was executed in which three types of soil were contaminated with 14 levels of pure crude oil and measured in outdoor conditions with a hyperspectral camera (950–2500 nm) at three distances from the camera (4, 8 and 12 m). For each soil type, and for each distance, the detection limit was systematically calculated. The results show that the detection limit is a dynamic range affected by the spatial domain and the soil type. Moreover, a significant (p &lt; 0.001) difference between the average detection limit (1.32, 2.09 and 2.90 wt%) of the three soil types was found, suggesting that the detection limit is not only related to the PHC wt% but also depends on the soil type. The results presented in this study can help to improve our understanding of the limitations of hyperspectral remote sensing in direct detection of petroleum hydrocarbon and can be projected to other hyperspectral domains and soils.","author":[{"dropping-particle":"","family":"Pelta","given":"Ran","non-dropping-particle":"","parse-names":false,"suffix":""},{"dropping-particle":"","family":"Ben-Dor","given":"Eyal","non-dropping-particle":"","parse-names":false,"suffix":""}],"container-title":"Remote Sensing of Environment","id":"ITEM-2","issued":{"date-parts":[["2019"]]},"page":"145-153","title":"Assessing the detection limit of petroleum hydrocarbon in soils using hyperspectral remote-sensing","type":"article-journal","volume":"224"},"uris":["http://www.mendeley.com/documents/?uuid=10d209b9-cfce-479c-9dc3-8c4d5ac7b15c"]}],"mendeley":{"formattedCitation":"[142], [203]","plainTextFormattedCitation":"[142], [203]","previouslyFormattedCitation":"[142], [203]"},"properties":{"noteIndex":0},"schema":"https://github.com/citation-style-language/schema/raw/master/csl-citation.json"}</w:instrText>
      </w:r>
      <w:r w:rsidR="00230B40" w:rsidRPr="00083462">
        <w:rPr>
          <w:rFonts w:cs="Times New Roman"/>
        </w:rPr>
        <w:fldChar w:fldCharType="separate"/>
      </w:r>
      <w:r w:rsidR="008D1F9D" w:rsidRPr="008D1F9D">
        <w:rPr>
          <w:rFonts w:cs="Times New Roman"/>
          <w:noProof/>
        </w:rPr>
        <w:t>[142], [203]</w:t>
      </w:r>
      <w:r w:rsidR="00230B40" w:rsidRPr="00083462">
        <w:rPr>
          <w:rFonts w:cs="Times New Roman"/>
        </w:rPr>
        <w:fldChar w:fldCharType="end"/>
      </w:r>
      <w:r w:rsidRPr="00083462">
        <w:rPr>
          <w:rFonts w:cs="Times New Roman"/>
        </w:rPr>
        <w:t>. Additionally, mathematical transformation methods can be adopted</w:t>
      </w:r>
      <w:r w:rsidR="00083462" w:rsidRPr="00083462">
        <w:rPr>
          <w:rFonts w:cs="Times New Roman"/>
        </w:rPr>
        <w:t xml:space="preserve"> to reduce noise levels (Table 4</w:t>
      </w:r>
      <w:r w:rsidRPr="00083462">
        <w:rPr>
          <w:rFonts w:cs="Times New Roman"/>
        </w:rPr>
        <w:t xml:space="preserve">). The relative effectiveness of data pre-processing has been analyzed in several studies. Liu et al. </w:t>
      </w:r>
      <w:r w:rsidR="00230B40" w:rsidRPr="00083462">
        <w:rPr>
          <w:rFonts w:cs="Times New Roman"/>
        </w:rPr>
        <w:fldChar w:fldCharType="begin" w:fldLock="1"/>
      </w:r>
      <w:r w:rsidR="008B64AA">
        <w:rPr>
          <w:rFonts w:cs="Times New Roman"/>
        </w:rPr>
        <w:instrText>ADDIN CSL_CITATION {"citationItems":[{"id":"ITEM-1","itemData":{"DOI":"10.1007/s12524-016-0648-4","ISSN":"09743006","abstract":"Heavy-metal-contaminated soil is a critical environmental issue in suburban regions. This paper focuses on utilizing field spectroscopy to predict the heavy metal contents in soil for two suburban areas in the Jiangning District (JN) and the Baguazhou District (BGZ) in China. The relationship between the surface soil heavy metal contents and spectral features was investigated through statistical modeling. Spectral features of several spectral techniques, including reflectance spectra (RF), the logarithm of reciprocal spectra (LG) and continuum-removal spectra (CR), were employed to establish and calibrate models regarding to Cd, Hg and Pb contents. The optimal bands for each spectral feature were first selected based on the spectra of soil samples with artificially added heavy metals using stepwise multiple linear regressions. With the chosen bands, the average predictive accuracies of the cross-validation, using the coefficient of determination R2, for estimating the heavy metal contents in the two field regions were 0.816, 0.796 and 0.652 for Cd; 0.787, 0.888 and 0.832 for Pb; and 0.906 and 0.867 for Hg based on partial least squares regression. Results show that better prediction accuracies were obtained for Cd and Hg, while the poorest prediction was obtained for Pb. Moreover, the performances of the LG and CR models were better than that of the RF model for Pb and Hg, indicating that LG and CR can provide alternative features in determining heavy metal contents. Overall, it’s concluded that Cd, Hg and Pb contents can be assessed using remote-sensing spectroscopy with reasonable accuracy, especially when combined with library and field-collected spectra.","author":[{"dropping-particle":"","family":"Liu","given":"Kai","non-dropping-particle":"","parse-names":false,"suffix":""},{"dropping-particle":"","family":"Zhao","given":"Dong","non-dropping-particle":"","parse-names":false,"suffix":""},{"dropping-particle":"","family":"Fang","given":"Jun yong","non-dropping-particle":"","parse-names":false,"suffix":""},{"dropping-particle":"","family":"Zhang","given":"Xia","non-dropping-particle":"","parse-names":false,"suffix":""},{"dropping-particle":"","family":"Zhang","given":"Qing yun","non-dropping-particle":"","parse-names":false,"suffix":""},{"dropping-particle":"","family":"Li","given":"Xue ke","non-dropping-particle":"","parse-names":false,"suffix":""}],"container-title":"Journal of the Indian Society of Remote Sensing","id":"ITEM-1","issue":"5","issued":{"date-parts":[["2017"]]},"page":"805-813","title":"Estimation of Heavy-Metal Contamination in Soil Using Remote Sensing Spectroscopy and a Statistical Approach","type":"article-journal","volume":"45"},"uris":["http://www.mendeley.com/documents/?uuid=f6f3b644-b5e8-4636-807d-9945b1445c2c"]}],"mendeley":{"formattedCitation":"[204]","plainTextFormattedCitation":"[204]","previouslyFormattedCitation":"[204]"},"properties":{"noteIndex":0},"schema":"https://github.com/citation-style-language/schema/raw/master/csl-citation.json"}</w:instrText>
      </w:r>
      <w:r w:rsidR="00230B40" w:rsidRPr="00083462">
        <w:rPr>
          <w:rFonts w:cs="Times New Roman"/>
        </w:rPr>
        <w:fldChar w:fldCharType="separate"/>
      </w:r>
      <w:r w:rsidR="008D1F9D" w:rsidRPr="008D1F9D">
        <w:rPr>
          <w:rFonts w:cs="Times New Roman"/>
          <w:noProof/>
        </w:rPr>
        <w:t>[204]</w:t>
      </w:r>
      <w:r w:rsidR="00230B40" w:rsidRPr="00083462">
        <w:rPr>
          <w:rFonts w:cs="Times New Roman"/>
        </w:rPr>
        <w:fldChar w:fldCharType="end"/>
      </w:r>
      <w:r w:rsidRPr="00083462">
        <w:rPr>
          <w:rFonts w:cs="Times New Roman"/>
        </w:rPr>
        <w:t xml:space="preserve"> reported that reflectance data processed by logarithm and continuous removal increased the level of </w:t>
      </w:r>
      <w:r w:rsidR="00083462" w:rsidRPr="00083462">
        <w:rPr>
          <w:rFonts w:cs="Times New Roman"/>
        </w:rPr>
        <w:t xml:space="preserve">correlation with heavy metals. </w:t>
      </w:r>
    </w:p>
    <w:p w14:paraId="42FF7B3B" w14:textId="77777777" w:rsidR="00F00AB0" w:rsidRPr="00083462" w:rsidRDefault="00F00AB0" w:rsidP="00230B40">
      <w:pPr>
        <w:autoSpaceDE w:val="0"/>
        <w:autoSpaceDN w:val="0"/>
        <w:adjustRightInd w:val="0"/>
        <w:spacing w:after="0" w:line="240" w:lineRule="auto"/>
        <w:ind w:firstLine="360"/>
        <w:jc w:val="both"/>
        <w:rPr>
          <w:rFonts w:cs="Times New Roman"/>
        </w:rPr>
      </w:pPr>
      <w:r w:rsidRPr="00083462">
        <w:rPr>
          <w:rFonts w:cs="Times New Roman"/>
        </w:rPr>
        <w:t xml:space="preserve">Since Aster SWIR sensor stopped functioning in April 2008 due to high SWIR detector temperature </w:t>
      </w:r>
      <w:r w:rsidR="00230B40" w:rsidRPr="00083462">
        <w:rPr>
          <w:rFonts w:cs="Times New Roman"/>
        </w:rPr>
        <w:fldChar w:fldCharType="begin" w:fldLock="1"/>
      </w:r>
      <w:r w:rsidR="00455936">
        <w:rPr>
          <w:rFonts w:cs="Times New Roman"/>
        </w:rPr>
        <w:instrText>ADDIN CSL_CITATION {"citationItems":[{"id":"ITEM-1","itemData":{"DOI":"10.3390/rs13071277","ISSN":"20724292","abstract":"Weathering and oxidation of sulphide minerals in mine wastes release toxic elements in surrounding environments. As an alternative to traditional sampling and chemical analysis methods, the capability of proximal and remote sensing techniques was investigated in this study to predict Chromium (Cr) concentration in 120 soil samples collected from a dumpsite in Sarcheshmeh copper mine, Iran. The samples’ mineralogy and Cr concentration were determined and were then subjected to laboratory reflectance spectroscopy in the range of Visible–Near Infrared–Shortwave Infrared (VNIR–SWIR: 350–2500 nm). The raw spectra were pre-processed using Savitzky-Golay First-Derivative (SG-FD) and Savitzky-Golay Second-Derivative (SG-SD) algorithms. The important wavelengths were determined using Partial Least Squares Regression (PLSR) coefficients and Genetic Algorithm (GA). Artificial Neural Networks (ANN), Stepwise Multiple Linear Regression (SMLR) and PLSR data mining methods were applied to the selected spectral variables to assess Cr concentration. The developed models were then applied to the selected bands of Aster, Hyperion, Sentinel-2A, and Landsat 8-OLI satellite images of the area. Afterwards, rasters obtained from the best prediction model were segmented using a binary fitness function. According to the outputs of the laboratory reflectance spectroscopy, the highest prediction accuracy was obtained using ANN applied to the SD pre-processed spectra with R2 = 0.91, RMSE = 8.73 mg/kg and RPD = 2.76. SD-ANN also showed an acceptable performance on mapping the spatial distribution of Cr using the ordinary kriging technique. Using satellite images, SD-SMLR provided the best prediction models with R2 values of 0.61 and 0.53 for Hyperion and Sentinel-2A, respectively. This led to the higher visual similarity of the segmented Hyperion and Sentinel-2A images with the Cr distribution map. This study’s findings indicated that applying the best prediction models obtained by spectroscopy to the selected wavebands of Hyperion and Sentinel-2A satellite imagery could be considered a promising technique for rapid, cost-effective and eco-friendly assessment of Cr concentration in highly heterogeneous mining areas.","author":[{"dropping-particle":"","family":"Khosravi","given":"Vahid","non-dropping-particle":"","parse-names":false,"suffix":""},{"dropping-particle":"","family":"Doulati Ardejani","given":"Faramarz","non-dropping-particle":"","parse-names":false,"suffix":""},{"dropping-particle":"","family":"Gholizadeh","given":"Asa","non-dropping-particle":"","parse-names":false,"suffix":""},{"dropping-particle":"","family":"Saberioon","given":"Mohammadmehdi","non-dropping-particle":"","parse-names":false,"suffix":""}],"container-title":"Remote Sensing","id":"ITEM-1","issue":"7","issued":{"date-parts":[["2021"]]},"title":"Satellite imagery for monitoring and mapping soil chromium pollution in a mine waste dump","type":"article-journal","volume":"13"},"uris":["http://www.mendeley.com/documents/?uuid=091ae81b-5767-462c-9dda-d3c81d9e2c76"]}],"mendeley":{"formattedCitation":"[60]","plainTextFormattedCitation":"[60]","previouslyFormattedCitation":"[60]"},"properties":{"noteIndex":0},"schema":"https://github.com/citation-style-language/schema/raw/master/csl-citation.json"}</w:instrText>
      </w:r>
      <w:r w:rsidR="00230B40" w:rsidRPr="00083462">
        <w:rPr>
          <w:rFonts w:cs="Times New Roman"/>
        </w:rPr>
        <w:fldChar w:fldCharType="separate"/>
      </w:r>
      <w:r w:rsidR="00601B2A" w:rsidRPr="00601B2A">
        <w:rPr>
          <w:rFonts w:cs="Times New Roman"/>
          <w:noProof/>
        </w:rPr>
        <w:t>[60]</w:t>
      </w:r>
      <w:r w:rsidR="00230B40" w:rsidRPr="00083462">
        <w:rPr>
          <w:rFonts w:cs="Times New Roman"/>
        </w:rPr>
        <w:fldChar w:fldCharType="end"/>
      </w:r>
      <w:r w:rsidR="00230B40" w:rsidRPr="00083462">
        <w:rPr>
          <w:rFonts w:cs="Times New Roman"/>
        </w:rPr>
        <w:t xml:space="preserve">, </w:t>
      </w:r>
      <w:r w:rsidRPr="00083462">
        <w:rPr>
          <w:rFonts w:cs="Times New Roman"/>
        </w:rPr>
        <w:t xml:space="preserve">VNIR bands of the image was subjected to radiometric calibration using the Internal Average Relative Reflection (IARR) method and then processed to mask the clouds and shadows. For Hyperion, the uncalibrated and overlay bands with low SNR were removed </w:t>
      </w:r>
      <w:r w:rsidR="00230B40" w:rsidRPr="00083462">
        <w:rPr>
          <w:rFonts w:cs="Times New Roman"/>
        </w:rPr>
        <w:fldChar w:fldCharType="begin" w:fldLock="1"/>
      </w:r>
      <w:r w:rsidR="008B64AA">
        <w:rPr>
          <w:rFonts w:cs="Times New Roman"/>
        </w:rPr>
        <w:instrText>ADDIN CSL_CITATION {"citationItems":[{"id":"ITEM-1","itemData":{"DOI":"10.3390/s18020373","ISSN":"14248220","PMID":"29382073","abstract":"This paper focuses on evaluating the ability and contribution of using backscatter intensity, texture, coherence, and color features extracted from Sentinel-1A data for urban land cover classification and comparing different multi-sensor land cover mapping methods to improve classification accuracy. Both Landsat-8 OLI and Hyperion images were also acquired, in combination with Sentinel-1A data, to explore the potential of different multi-sensor urban land cover mapping methods to improve classification accuracy. The classification was performed using a random forest (RF) method. The results showed that the optimal window size of the combination of all texture features was 9 × 9, and the optimal window size was different for each individual texture feature. For the four different feature types, the texture features contributed the most to the classification, followed by the coherence and backscatter intensity features; and the color features had the least impact on the urban land cover classification. Satisfactory classification results can be obtained using only the combination of texture and coherence features, with an overall accuracy up to 91.55% and a kappa coefficient up to 0.8935, respectively. Among all combinations of Sentinel-1A-derived features, the combination of the four features had the best classification result. Multi-sensor urban land cover mapping obtained higher classification accuracy. The combination of Sentinel-1A and Hyperion data achieved higher classification accuracy compared to the combination of Sentinel-1A and Landsat-8 OLI images, with an overall accuracy of up to 99.12% and a kappa coefficient up to 0.9889. When Sentinel-1A data was added to Hyperion images, the overall accuracy and kappa coefficient were increased by 4.01% and 0.0519, respectively.","author":[{"dropping-particle":"","family":"Zhou","given":"Tao","non-dropping-particle":"","parse-names":false,"suffix":""},{"dropping-particle":"","family":"Li","given":"Zhaofu","non-dropping-particle":"","parse-names":false,"suffix":""},{"dropping-particle":"","family":"Pan","given":"Jianjun","non-dropping-particle":"","parse-names":false,"suffix":""}],"container-title":"Sensors (Switzerland)","id":"ITEM-1","issue":"2","issued":{"date-parts":[["2018"]]},"title":"Multi-feature classification of multi-sensor satellite imagery based on dual-polarimetric sentinel-1A, landsat-8 OLI, and hyperion images for urban land-cover classification","type":"article-journal","volume":"18"},"uris":["http://www.mendeley.com/documents/?uuid=81618128-2327-4126-a0de-e4956255e17b"]}],"mendeley":{"formattedCitation":"[205]","plainTextFormattedCitation":"[205]","previouslyFormattedCitation":"[205]"},"properties":{"noteIndex":0},"schema":"https://github.com/citation-style-language/schema/raw/master/csl-citation.json"}</w:instrText>
      </w:r>
      <w:r w:rsidR="00230B40" w:rsidRPr="00083462">
        <w:rPr>
          <w:rFonts w:cs="Times New Roman"/>
        </w:rPr>
        <w:fldChar w:fldCharType="separate"/>
      </w:r>
      <w:r w:rsidR="008D1F9D" w:rsidRPr="008D1F9D">
        <w:rPr>
          <w:rFonts w:cs="Times New Roman"/>
          <w:noProof/>
        </w:rPr>
        <w:t>[205]</w:t>
      </w:r>
      <w:r w:rsidR="00230B40" w:rsidRPr="00083462">
        <w:rPr>
          <w:rFonts w:cs="Times New Roman"/>
        </w:rPr>
        <w:fldChar w:fldCharType="end"/>
      </w:r>
      <w:r w:rsidRPr="00083462">
        <w:rPr>
          <w:rFonts w:cs="Times New Roman"/>
        </w:rPr>
        <w:t>. Atmospheric correction was also implemented using the Fast Lineof- sight Atmospheric Analysis o</w:t>
      </w:r>
      <w:r w:rsidR="00230B40" w:rsidRPr="00083462">
        <w:rPr>
          <w:rFonts w:cs="Times New Roman"/>
        </w:rPr>
        <w:t xml:space="preserve">f Hypercubes (FLAASH) algorithm. </w:t>
      </w:r>
      <w:r w:rsidRPr="00083462">
        <w:rPr>
          <w:rFonts w:cs="Times New Roman"/>
        </w:rPr>
        <w:t xml:space="preserve">Sentinel-2A was atmospherically corrected using the SNAP toolbox included the Sen2Cor algorithm </w:t>
      </w:r>
      <w:r w:rsidR="00230B40" w:rsidRPr="00083462">
        <w:rPr>
          <w:rFonts w:cs="Times New Roman"/>
        </w:rPr>
        <w:fldChar w:fldCharType="begin" w:fldLock="1"/>
      </w:r>
      <w:r w:rsidR="008B64AA">
        <w:rPr>
          <w:rFonts w:cs="Times New Roman"/>
        </w:rPr>
        <w:instrText>ADDIN CSL_CITATION {"citationItems":[{"id":"ITEM-1","itemData":{"DOI":"10.1117/12.2278218","ISBN":"9781510613188","ISSN":"1996756X","abstract":"In the frame of the Copernicus programme, ESA has developed and launched the Sentinel-2 optical imaging mission that delivers optical data products designed to feed downstream services mainly related to land monitoring, emergency management and security. The Sentinel-2 mission is the constellation of two polar orbiting satellites Sentinel-2A and Sentinel-2B, each one equipped with an optical imaging sensor MSI (Multi-Spectral Instrument). Sentinel-2A was launched on June 23 rd , 2015 and Sentinel-2B followed on March 7 th , 2017. With the beginning of the operational phase the constellation of both satellites enable image acquisition over the same area every 5 days or less. To use unique potential of the Sentinel-2 data for land applications and ensure the highest quality of scientific exploitation, accurate correction of satellite images for atmospheric effects is required. Therefore the atmospheric correction processor Sen2Cor was developed by Telespazio VEGA Deutschland GmbH on behalf of ESA. Sen2Cor is a Level-2A processor which main purpose is to correct single-date Sentinel-2 Level-1C Top-Of-Atmosphere (TOA) products from the effects of the atmosphere in order to deliver a Level-2A Bottom-Of-Atmosphere (BOA) reflectance product. Additional outputs are an Aerosol Optical Thickness (AOT) map, a Water Vapour (WV) map and a Scene Classification (SCL) map with Quality Indicators for cloud and snow probabilities. Telespazio France and DLR have teamed up in order to provide the calibration and validation of the Sen2Cor processor. Here we provide an overview over the Sentinel-2 data, processor and products. It presents some processing examples of Sen2Cor applied to Sentinel-2 data, provides up-to-date information about the Sen2Cor release status and recent validation results at the time of the SPIE Remote Sensing 2017.","author":[{"dropping-particle":"","family":"Main-Knorn","given":"Magdalena","non-dropping-particle":"","parse-names":false,"suffix":""},{"dropping-particle":"","family":"Pflug","given":"Bringfried","non-dropping-particle":"","parse-names":false,"suffix":""},{"dropping-particle":"","family":"Louis","given":"Jerome","non-dropping-particle":"","parse-names":false,"suffix":""},{"dropping-particle":"","family":"Debaecker","given":"Vincent","non-dropping-particle":"","parse-names":false,"suffix":""},{"dropping-particle":"","family":"Müller-Wilm","given":"Uwe","non-dropping-particle":"","parse-names":false,"suffix":""},{"dropping-particle":"","family":"Gascon","given":"Ferran","non-dropping-particle":"","parse-names":false,"suffix":""}],"id":"ITEM-1","issued":{"date-parts":[["2017"]]},"page":"3","title":"Sen2Cor for Sentinel-2","type":"article-journal"},"uris":["http://www.mendeley.com/documents/?uuid=40665a3e-ece5-460c-8f91-119acdaea1e6"]}],"mendeley":{"formattedCitation":"[206]","plainTextFormattedCitation":"[206]","previouslyFormattedCitation":"[206]"},"properties":{"noteIndex":0},"schema":"https://github.com/citation-style-language/schema/raw/master/csl-citation.json"}</w:instrText>
      </w:r>
      <w:r w:rsidR="00230B40" w:rsidRPr="00083462">
        <w:rPr>
          <w:rFonts w:cs="Times New Roman"/>
        </w:rPr>
        <w:fldChar w:fldCharType="separate"/>
      </w:r>
      <w:r w:rsidR="008D1F9D" w:rsidRPr="008D1F9D">
        <w:rPr>
          <w:rFonts w:cs="Times New Roman"/>
          <w:noProof/>
        </w:rPr>
        <w:t>[206]</w:t>
      </w:r>
      <w:r w:rsidR="00230B40" w:rsidRPr="00083462">
        <w:rPr>
          <w:rFonts w:cs="Times New Roman"/>
        </w:rPr>
        <w:fldChar w:fldCharType="end"/>
      </w:r>
      <w:r w:rsidRPr="00083462">
        <w:rPr>
          <w:rFonts w:cs="Times New Roman"/>
        </w:rPr>
        <w:t>. The bilinear interpolation method was then used to resample the image bands to 10 m. Radiance calibration and atmospheric correction using FLAASH algorithm were conducted for Landsat 8-OLI pre-processing. The spectral bands one to seven were down-scaled to 15 m using the Landsat 8-OLI panchromatic band. Geometric rectification of all four images was finally performed using</w:t>
      </w:r>
      <w:r w:rsidR="008B6C30">
        <w:rPr>
          <w:rFonts w:cs="Times New Roman"/>
        </w:rPr>
        <w:t xml:space="preserve"> 20 Ground Control Points (GCP) </w:t>
      </w:r>
      <w:r w:rsidR="00230B40" w:rsidRPr="00083462">
        <w:rPr>
          <w:rFonts w:cs="Times New Roman"/>
        </w:rPr>
        <w:fldChar w:fldCharType="begin" w:fldLock="1"/>
      </w:r>
      <w:r w:rsidR="00455936">
        <w:rPr>
          <w:rFonts w:cs="Times New Roman"/>
        </w:rPr>
        <w:instrText>ADDIN CSL_CITATION {"citationItems":[{"id":"ITEM-1","itemData":{"DOI":"10.3390/rs13071277","ISSN":"20724292","abstract":"Weathering and oxidation of sulphide minerals in mine wastes release toxic elements in surrounding environments. As an alternative to traditional sampling and chemical analysis methods, the capability of proximal and remote sensing techniques was investigated in this study to predict Chromium (Cr) concentration in 120 soil samples collected from a dumpsite in Sarcheshmeh copper mine, Iran. The samples’ mineralogy and Cr concentration were determined and were then subjected to laboratory reflectance spectroscopy in the range of Visible–Near Infrared–Shortwave Infrared (VNIR–SWIR: 350–2500 nm). The raw spectra were pre-processed using Savitzky-Golay First-Derivative (SG-FD) and Savitzky-Golay Second-Derivative (SG-SD) algorithms. The important wavelengths were determined using Partial Least Squares Regression (PLSR) coefficients and Genetic Algorithm (GA). Artificial Neural Networks (ANN), Stepwise Multiple Linear Regression (SMLR) and PLSR data mining methods were applied to the selected spectral variables to assess Cr concentration. The developed models were then applied to the selected bands of Aster, Hyperion, Sentinel-2A, and Landsat 8-OLI satellite images of the area. Afterwards, rasters obtained from the best prediction model were segmented using a binary fitness function. According to the outputs of the laboratory reflectance spectroscopy, the highest prediction accuracy was obtained using ANN applied to the SD pre-processed spectra with R2 = 0.91, RMSE = 8.73 mg/kg and RPD = 2.76. SD-ANN also showed an acceptable performance on mapping the spatial distribution of Cr using the ordinary kriging technique. Using satellite images, SD-SMLR provided the best prediction models with R2 values of 0.61 and 0.53 for Hyperion and Sentinel-2A, respectively. This led to the higher visual similarity of the segmented Hyperion and Sentinel-2A images with the Cr distribution map. This study’s findings indicated that applying the best prediction models obtained by spectroscopy to the selected wavebands of Hyperion and Sentinel-2A satellite imagery could be considered a promising technique for rapid, cost-effective and eco-friendly assessment of Cr concentration in highly heterogeneous mining areas.","author":[{"dropping-particle":"","family":"Khosravi","given":"Vahid","non-dropping-particle":"","parse-names":false,"suffix":""},{"dropping-particle":"","family":"Doulati Ardejani","given":"Faramarz","non-dropping-particle":"","parse-names":false,"suffix":""},{"dropping-particle":"","family":"Gholizadeh","given":"Asa","non-dropping-particle":"","parse-names":false,"suffix":""},{"dropping-particle":"","family":"Saberioon","given":"Mohammadmehdi","non-dropping-particle":"","parse-names":false,"suffix":""}],"container-title":"Remote Sensing","id":"ITEM-1","issue":"7","issued":{"date-parts":[["2021"]]},"title":"Satellite imagery for monitoring and mapping soil chromium pollution in a mine waste dump","type":"article-journal","volume":"13"},"uris":["http://www.mendeley.com/documents/?uuid=091ae81b-5767-462c-9dda-d3c81d9e2c76"]}],"mendeley":{"formattedCitation":"[60]","plainTextFormattedCitation":"[60]","previouslyFormattedCitation":"[60]"},"properties":{"noteIndex":0},"schema":"https://github.com/citation-style-language/schema/raw/master/csl-citation.json"}</w:instrText>
      </w:r>
      <w:r w:rsidR="00230B40" w:rsidRPr="00083462">
        <w:rPr>
          <w:rFonts w:cs="Times New Roman"/>
        </w:rPr>
        <w:fldChar w:fldCharType="separate"/>
      </w:r>
      <w:r w:rsidR="00601B2A" w:rsidRPr="00601B2A">
        <w:rPr>
          <w:rFonts w:cs="Times New Roman"/>
          <w:noProof/>
        </w:rPr>
        <w:t>[60]</w:t>
      </w:r>
      <w:r w:rsidR="00230B40" w:rsidRPr="00083462">
        <w:rPr>
          <w:rFonts w:cs="Times New Roman"/>
        </w:rPr>
        <w:fldChar w:fldCharType="end"/>
      </w:r>
      <w:r w:rsidR="008B6C30">
        <w:rPr>
          <w:rFonts w:cs="Times New Roman"/>
        </w:rPr>
        <w:t>.</w:t>
      </w:r>
      <w:r w:rsidRPr="00083462">
        <w:rPr>
          <w:rFonts w:cs="Times New Roman"/>
        </w:rPr>
        <w:t xml:space="preserve"> Chen et al. </w:t>
      </w:r>
      <w:r w:rsidR="00230B40" w:rsidRPr="00083462">
        <w:rPr>
          <w:rFonts w:cs="Times New Roman"/>
        </w:rPr>
        <w:fldChar w:fldCharType="begin" w:fldLock="1"/>
      </w:r>
      <w:r w:rsidR="00455936">
        <w:rPr>
          <w:rFonts w:cs="Times New Roman"/>
        </w:rPr>
        <w:instrText>ADDIN CSL_CITATION {"citationItems":[{"id":"ITEM-1","itemData":{"DOI":"10.1016/j.envpol.2015.07.009","ISSN":"18736424","PMID":"26188912","abstract":"Abstract Soil heavy metal pollution due to long-term sewage irrigation is a serious environmental problem in many irrigation areas in northern China. Quickly identifying its pollution status is an important basis for remediation. Visible-near-infrared reflectance spectroscopy (VNIRS) provides a useful tool. In a case study, 76 soil samples were collected and their reflectance spectra were used to estimate cadmium (Cd) concentration by partial least squares regression (PLSR) and back propagation neural network (BPNN). To reduce noise, six pre-treatments were compared, in which orthogonal signal correction (OSC) was first used in soil Cd estimation. Spectral analysis and geostatistics were combined to identify Cd pollution hotspots. Results showed that Cd was accumulated in topsoil at the study area. OSC can effectively remove irrelevant information to improve prediction accuracy. More accurate estimation was achieved by applying a BPNN. Soil Cd pollution hotspots could be identified by interpolating the predicted values obtained from spectral estimates.","author":[{"dropping-particle":"","family":"Chen","given":"Tao","non-dropping-particle":"","parse-names":false,"suffix":""},{"dropping-particle":"","family":"Chang","given":"Qingrui","non-dropping-particle":"","parse-names":false,"suffix":""},{"dropping-particle":"","family":"Clevers","given":"J. G.P.W.","non-dropping-particle":"","parse-names":false,"suffix":""},{"dropping-particle":"","family":"Kooistra","given":"L.","non-dropping-particle":"","parse-names":false,"suffix":""}],"container-title":"Environmental Pollution","id":"ITEM-1","issued":{"date-parts":[["2015"]]},"page":"217-226","title":"Rapid identification of soil cadmium pollution risk at regional scale based on visible and near-infrared spectroscopy","type":"article-journal","volume":"206"},"uris":["http://www.mendeley.com/documents/?uuid=14c01787-c140-4e3c-9c06-6cdd5bc48f6e"]}],"mendeley":{"formattedCitation":"[75]","plainTextFormattedCitation":"[75]","previouslyFormattedCitation":"[75]"},"properties":{"noteIndex":0},"schema":"https://github.com/citation-style-language/schema/raw/master/csl-citation.json"}</w:instrText>
      </w:r>
      <w:r w:rsidR="00230B40" w:rsidRPr="00083462">
        <w:rPr>
          <w:rFonts w:cs="Times New Roman"/>
        </w:rPr>
        <w:fldChar w:fldCharType="separate"/>
      </w:r>
      <w:r w:rsidR="00601B2A" w:rsidRPr="00601B2A">
        <w:rPr>
          <w:rFonts w:cs="Times New Roman"/>
          <w:noProof/>
        </w:rPr>
        <w:t>[75]</w:t>
      </w:r>
      <w:r w:rsidR="00230B40" w:rsidRPr="00083462">
        <w:rPr>
          <w:rFonts w:cs="Times New Roman"/>
        </w:rPr>
        <w:fldChar w:fldCharType="end"/>
      </w:r>
      <w:r w:rsidRPr="00083462">
        <w:rPr>
          <w:rFonts w:cs="Times New Roman"/>
        </w:rPr>
        <w:t xml:space="preserve">compared six pre-processing methods, finding that orthogonal signal correction most effectively reduced noise and improved prediction accuracy. However, reported optimal preprocessing methods have varied among studies, owing to the specific features of the spectral data </w:t>
      </w:r>
      <w:r w:rsidR="00230B40" w:rsidRPr="00083462">
        <w:rPr>
          <w:rFonts w:cs="Times New Roman"/>
        </w:rPr>
        <w:fldChar w:fldCharType="begin" w:fldLock="1"/>
      </w:r>
      <w:r w:rsidR="00455936">
        <w:rPr>
          <w:rFonts w:cs="Times New Roman"/>
        </w:rPr>
        <w:instrText>ADDIN CSL_CITATION {"citationItems":[{"id":"ITEM-1","itemData":{"DOI":"10.1016/j.envpol.2015.07.009","ISSN":"18736424","PMID":"26188912","abstract":"Abstract Soil heavy metal pollution due to long-term sewage irrigation is a serious environmental problem in many irrigation areas in northern China. Quickly identifying its pollution status is an important basis for remediation. Visible-near-infrared reflectance spectroscopy (VNIRS) provides a useful tool. In a case study, 76 soil samples were collected and their reflectance spectra were used to estimate cadmium (Cd) concentration by partial least squares regression (PLSR) and back propagation neural network (BPNN). To reduce noise, six pre-treatments were compared, in which orthogonal signal correction (OSC) was first used in soil Cd estimation. Spectral analysis and geostatistics were combined to identify Cd pollution hotspots. Results showed that Cd was accumulated in topsoil at the study area. OSC can effectively remove irrelevant information to improve prediction accuracy. More accurate estimation was achieved by applying a BPNN. Soil Cd pollution hotspots could be identified by interpolating the predicted values obtained from spectral estimates.","author":[{"dropping-particle":"","family":"Chen","given":"Tao","non-dropping-particle":"","parse-names":false,"suffix":""},{"dropping-particle":"","family":"Chang","given":"Qingrui","non-dropping-particle":"","parse-names":false,"suffix":""},{"dropping-particle":"","family":"Clevers","given":"J. G.P.W.","non-dropping-particle":"","parse-names":false,"suffix":""},{"dropping-particle":"","family":"Kooistra","given":"L.","non-dropping-particle":"","parse-names":false,"suffix":""}],"container-title":"Environmental Pollution","id":"ITEM-1","issued":{"date-parts":[["2015"]]},"page":"217-226","title":"Rapid identification of soil cadmium pollution risk at regional scale based on visible and near-infrared spectroscopy","type":"article-journal","volume":"206"},"uris":["http://www.mendeley.com/documents/?uuid=14c01787-c140-4e3c-9c06-6cdd5bc48f6e"]},{"id":"ITEM-2","itemData":{"DOI":"10.1016/S0003-2670(01)01265-X","ISSN":"00032670","abstract":"During the past decades, large amounts of diffuse cadmium (Cd) and zinc (Zn) contaminated soil material have been deposited in the floodplains of the river Rhine in the Netherlands. As spatial information on soil quality is required at different scale levels covering the whole area, characterisation exclusively based on soil sampling and analysis is time-consuming and very expensive. A quicker method is developed based on a multivariate calibration procedure using partial least squares (PLS) regression to establish a relationship between reflectance spectra in the visible-near-infrared (VNIR) region and spectrally active soil characteristics (organic matter and clay content) that are inter-correlated with concentration levels of Cd and Zn. Several spectral pre-processing methods (normalisation, multiplicative scatter correction (MSC), derivation, standard normal variate (SNV) transform) were employed to improve the robustness and performance of the calibration models. No pre-processing gave the best results for Cd and Zn with RMSECV equal to 0.676 and 80.97 mg kg-1, respectively. Application of the calibration models for soil quality characterisation in river floodplains is promising. The future possibilities of multivariate calibration and pre-processing in remote sensing have to be explored. © 2001 Elsevier Science B.V. All rights reserved.","author":[{"dropping-particle":"","family":"Kooistra","given":"L.","non-dropping-particle":"","parse-names":false,"suffix":""},{"dropping-particle":"","family":"Wehrens","given":"R.","non-dropping-particle":"","parse-names":false,"suffix":""},{"dropping-particle":"","family":"Leuven","given":"R. S.E.W.","non-dropping-particle":"","parse-names":false,"suffix":""},{"dropping-particle":"","family":"Buydens","given":"L. M.C.","non-dropping-particle":"","parse-names":false,"suffix":""}],"container-title":"Analytica Chimica Acta","id":"ITEM-2","issue":"1-2","issued":{"date-parts":[["2001"]]},"page":"97-105","title":"Possibilities of visible-near-infrared spectroscopy for the assessment of soil contamination in river floodplains","type":"article-journal","volume":"446"},"uris":["http://www.mendeley.com/documents/?uuid=c20bd557-fdb8-47ef-9ad8-122a4a4b0dd3"]}],"mendeley":{"formattedCitation":"[32], [75]","plainTextFormattedCitation":"[32], [75]","previouslyFormattedCitation":"[32], [75]"},"properties":{"noteIndex":0},"schema":"https://github.com/citation-style-language/schema/raw/master/csl-citation.json"}</w:instrText>
      </w:r>
      <w:r w:rsidR="00230B40" w:rsidRPr="00083462">
        <w:rPr>
          <w:rFonts w:cs="Times New Roman"/>
        </w:rPr>
        <w:fldChar w:fldCharType="separate"/>
      </w:r>
      <w:r w:rsidR="00601B2A" w:rsidRPr="00601B2A">
        <w:rPr>
          <w:rFonts w:cs="Times New Roman"/>
          <w:noProof/>
        </w:rPr>
        <w:t>[32], [75]</w:t>
      </w:r>
      <w:r w:rsidR="00230B40" w:rsidRPr="00083462">
        <w:rPr>
          <w:rFonts w:cs="Times New Roman"/>
        </w:rPr>
        <w:fldChar w:fldCharType="end"/>
      </w:r>
      <w:r w:rsidRPr="00083462">
        <w:rPr>
          <w:rFonts w:cs="Times New Roman"/>
        </w:rPr>
        <w:t>. In practice, the use of multiple data preprocessing methods may be needed to determine the optimal approach.</w:t>
      </w:r>
    </w:p>
    <w:p w14:paraId="5E274F30" w14:textId="77777777" w:rsidR="00F00AB0" w:rsidRPr="00083462" w:rsidRDefault="00230B40" w:rsidP="00230B40">
      <w:pPr>
        <w:ind w:firstLine="360"/>
        <w:jc w:val="both"/>
        <w:rPr>
          <w:rFonts w:cs="Times New Roman"/>
        </w:rPr>
      </w:pPr>
      <w:r w:rsidRPr="00083462">
        <w:rPr>
          <w:rFonts w:cs="Times New Roman"/>
        </w:rPr>
        <w:t xml:space="preserve">In </w:t>
      </w:r>
      <w:r w:rsidRPr="00083462">
        <w:rPr>
          <w:rFonts w:cs="Times New Roman"/>
        </w:rPr>
        <w:fldChar w:fldCharType="begin" w:fldLock="1"/>
      </w:r>
      <w:r w:rsidR="008D1F9D">
        <w:rPr>
          <w:rFonts w:cs="Times New Roman"/>
        </w:rPr>
        <w:instrText>ADDIN CSL_CITATION {"citationItems":[{"id":"ITEM-1","itemData":{"DOI":"10.1007/s10661-017-5821-x","ISSN":"15732959","PMID":"28409353","abstract":"This study aims to assess and compare heavy metal distribution models developed using stepwise multiple linear regression (MSLR) and neural network-genetic algorithm model (ANN-GA) based on satellite imagery. The source identification of heavy metals was also explored using local Moran index. Soil samples (n = 300) were collected based on a grid and pH, organic matter, clay, iron oxide contents cadmium (Cd), lead (Pb) and zinc (Zn) concentrations were determined for each sample. Visible/near-infrared reflectance (VNIR) within the electromagnetic ranges of satellite imagery was applied to estimate heavy metal concentrations in the soil using MSLR and ANN-GA models. The models were evaluated and ANN-GA model demonstrated higher accuracy, and the autocorrelation results showed higher significant clusters of heavy metals around the industrial zone. The higher concentration of Cd, Pb and Zn was noted under industrial lands and irrigation farming in comparison to barren and dryland farming. Accumulation of industrial wastes in roads and streams was identified as main sources of pollution, and the concentration of soil heavy metals was reduced by increasing the distance from these sources. In comparison to MLSR, ANN-GA provided a more accurate indirect assessment of heavy metal concentrations in highly polluted soils. The clustering analysis provided reliable information about the spatial distribution of soil heavy metals and their sources.","author":[{"dropping-particle":"","family":"Nadari","given":"Arman","non-dropping-particle":"","parse-names":false,"suffix":""},{"dropping-particle":"","family":"Delavar","given":"Mohmmad Amir","non-dropping-particle":"","parse-names":false,"suffix":""},{"dropping-particle":"","family":"Kaboudin","given":"Babak","non-dropping-particle":"","parse-names":false,"suffix":""},{"dropping-particle":"","family":"Askari","given":"Mohammad Sagdegh","non-dropping-particle":"","parse-names":false,"suffix":""}],"container-title":"Environmental Monitoring and Assessment","id":"ITEM-1","issue":"5","issued":{"date-parts":[["2017"]]},"publisher":"Environmental Monitoring and Assessment","title":"Assessment of spatial distribution of soil heavy metals using ANN-GA, MSLR and satellite imagery","type":"article-journal","volume":"189"},"uris":["http://www.mendeley.com/documents/?uuid=cfc7b2a8-e898-4c89-958d-00acd034ce0f"]}],"mendeley":{"formattedCitation":"[185]","plainTextFormattedCitation":"[185]","previouslyFormattedCitation":"[185]"},"properties":{"noteIndex":0},"schema":"https://github.com/citation-style-language/schema/raw/master/csl-citation.json"}</w:instrText>
      </w:r>
      <w:r w:rsidRPr="00083462">
        <w:rPr>
          <w:rFonts w:cs="Times New Roman"/>
        </w:rPr>
        <w:fldChar w:fldCharType="separate"/>
      </w:r>
      <w:r w:rsidR="008D1F9D" w:rsidRPr="008D1F9D">
        <w:rPr>
          <w:rFonts w:cs="Times New Roman"/>
          <w:noProof/>
        </w:rPr>
        <w:t>[185]</w:t>
      </w:r>
      <w:r w:rsidRPr="00083462">
        <w:rPr>
          <w:rFonts w:cs="Times New Roman"/>
        </w:rPr>
        <w:fldChar w:fldCharType="end"/>
      </w:r>
      <w:r w:rsidRPr="00083462">
        <w:rPr>
          <w:rFonts w:cs="Times New Roman"/>
        </w:rPr>
        <w:t xml:space="preserve"> </w:t>
      </w:r>
      <w:r w:rsidR="00F00AB0" w:rsidRPr="00083462">
        <w:rPr>
          <w:rFonts w:cs="Times New Roman"/>
        </w:rPr>
        <w:t xml:space="preserve">Image processing was performed using Landsat ETM + imagery (ID LE07_L1TP_166035_20140527_ 20161115_01_T1, acquisition date May 27, 2014, path 166, row 35) In this research, fast line of sight atmospheric analysis of spectral hypercubes (FLAASH) algorithm was employed to correct the atmospheric effects. Using this algorithm, the values of the spectral radiation were converted to spectral reflection, and the effects associated with the changes in the lighting conditions, season, latitude, and meteorological conditions on the images were removed. In order to remove noise in the images used, minimum noise fraction transform (MNFT) algorithm was employed by ENVI software. This conversion is a linear conversion which is employed for determining the main dimension and volume of the image, separating noise from other information, and entire region sporadically. For this purpose, the geographical position of 40 points was withdrawn using global positioning system device (GPS model Garmin 41838), and the geometrical correction was performed on the image. After atmospheric and geometric corrections, mean values of digital numbers within a radius of 30 m around the sampling points were determined for each band in MATLAB (R2014a). Shapiro-Wilk test was used to assess the normality of residual. To remove the weakest correlated </w:t>
      </w:r>
      <w:r w:rsidR="00F00AB0" w:rsidRPr="00083462">
        <w:rPr>
          <w:rFonts w:cs="Times New Roman"/>
        </w:rPr>
        <w:lastRenderedPageBreak/>
        <w:t xml:space="preserve">variable, MSLR was applied. This technique minimizes the sum of squared deviations of the observed and predicted dependent variables via the linear transformations of the independent variables. The relationship between heavy metal concentration (as a dependent variable) and averages of pixel values and soil properties (as independent variables) were determined for each band and band ratio by applying MSLR analysis. The band ratios are considered to be absolutely useful methods for highlighting phenomena like heavy metal in multiband images </w:t>
      </w:r>
      <w:r w:rsidRPr="00083462">
        <w:rPr>
          <w:rFonts w:cs="Times New Roman"/>
        </w:rPr>
        <w:fldChar w:fldCharType="begin" w:fldLock="1"/>
      </w:r>
      <w:r w:rsidR="008B64AA">
        <w:rPr>
          <w:rFonts w:cs="Times New Roman"/>
        </w:rPr>
        <w:instrText>ADDIN CSL_CITATION {"citationItems":[{"id":"ITEM-1","itemData":{"DOI":"10.1080/01431160902926624","ISSN":"13665901","abstract":"Satellite image data were used to detect,monitor andmap different pollutants at five study sites along the El-Gamil beach, including El-Debba, El-Manasra, El-Fardous and El-Gamil inlets and the El-Gamil airport. The images were rectified and analysed by ERDAS IMAGINE 8.7. Image processing techniques were applied using ENVI 4.2 to analyse the SPOT image data (10 m resolution) for 2006. Image enhancement, principal component analysis (PCA), band ratios and supervised/ unsupervised classifications were applied. Surface water samples were collected during the winter of 2005 and the summer of 2006. Water contamination was found to be higher in the summer than in the winter. SPOT image data from the summer, therefore, was selected to verify the results of metal analysis. Different pollutants detected along the El Manasra and El Debba sites are associated with industrial development, and discharge from natural gas companies and electric power generating stations. Significant water pollution is not unique to this region of the Mediterranean Sea, but is increasingly common at coastal locations throughout the globe. To protect both the marine environment and commercial interests that depend on clean water and beaches (e.g. beach resorts), effective wastewater management practices must be designed, implemented and maintained, along with reasonable development policies. Remote sensing may be an important tool for monitoring the effectiveness of any pollution mitigation strategies. © 2010 Taylor &amp; Francis.","author":[{"dropping-particle":"","family":"Kaiser","given":"M. F.","non-dropping-particle":"","parse-names":false,"suffix":""},{"dropping-particle":"","family":"Aboulela","given":"H.","non-dropping-particle":"","parse-names":false,"suffix":""},{"dropping-particle":"El","family":"Serehy","given":"H.","non-dropping-particle":"","parse-names":false,"suffix":""},{"dropping-particle":"","family":"Edin","given":"H. Ezz","non-dropping-particle":"","parse-names":false,"suffix":""}],"container-title":"International Journal of Remote Sensing","id":"ITEM-1","issue":"7","issued":{"date-parts":[["2010"]]},"page":"1753-1764","title":"Spectral enhancement of SPOT imagery data to assess marine pollution near Port Said, Egypt","type":"article-journal","volume":"31"},"uris":["http://www.mendeley.com/documents/?uuid=f4e98e70-56ef-4af3-b4aa-03e54523da97"]},{"id":"ITEM-2","itemData":{"DOI":"10.3390/rs2112474","ISSN":"20724292","abstract":"One of the critical global environmental problems is human and ecological exposure to hazardous wastes from agricultural, industrial, military and mining activities. These wastes often include heavy metals, hydrocarbons and other organic chemicals. Traditional field and laboratory detection and monitoring of these wastes are generally expensive and time consuming. The synoptic perspective of overhead remote imaging can be very useful for the detection and remediation of hazardous wastes. Aerial photography has a long and effective record in waste site evaluations. Aerial photographic archives allow temporal evaluation and change detection by visual interpretation. Multispectral aircraft and satellite systems have been successfully employed in both spectral and morphological analysis of hazardous wastes on the landscape and emerging hyperspectral sensors have permitted determination of the specific contaminants by processing strategies using the tens or hundreds of acquired wavelengths in the solar reflected and/or thermal infrared parts of the electromagnetic spectrum. This paper reviews the literature of remote sensing and overhead imaging in the context of hazardous waste and discusses future monitoring needs and emerging scientific research areas. © 2010 by the authors.","author":[{"dropping-particle":"","family":"Slonecker","given":"Terrence","non-dropping-particle":"","parse-names":false,"suffix":""},{"dropping-particle":"","family":"Fisher","given":"Gary B.","non-dropping-particle":"","parse-names":false,"suffix":""},{"dropping-particle":"","family":"Aiello","given":"Danielle P.","non-dropping-particle":"","parse-names":false,"suffix":""},{"dropping-particle":"","family":"Haack","given":"Barry","non-dropping-particle":"","parse-names":false,"suffix":""}],"container-title":"Remote Sensing","id":"ITEM-2","issue":"11","issued":{"date-parts":[["2010"]]},"page":"2474-2508","title":"Visible and infrared remote imaging of hazardous waste: A review","type":"article-journal","volume":"2"},"uris":["http://www.mendeley.com/documents/?uuid=ab177065-8dc3-4780-aaec-d1e88b2d6273"]}],"mendeley":{"formattedCitation":"[207], [208]","plainTextFormattedCitation":"[207], [208]","previouslyFormattedCitation":"[207], [208]"},"properties":{"noteIndex":0},"schema":"https://github.com/citation-style-language/schema/raw/master/csl-citation.json"}</w:instrText>
      </w:r>
      <w:r w:rsidRPr="00083462">
        <w:rPr>
          <w:rFonts w:cs="Times New Roman"/>
        </w:rPr>
        <w:fldChar w:fldCharType="separate"/>
      </w:r>
      <w:r w:rsidR="008D1F9D" w:rsidRPr="008D1F9D">
        <w:rPr>
          <w:rFonts w:cs="Times New Roman"/>
          <w:noProof/>
        </w:rPr>
        <w:t>[207], [208]</w:t>
      </w:r>
      <w:r w:rsidRPr="00083462">
        <w:rPr>
          <w:rFonts w:cs="Times New Roman"/>
        </w:rPr>
        <w:fldChar w:fldCharType="end"/>
      </w:r>
    </w:p>
    <w:p w14:paraId="2515CC97" w14:textId="77777777" w:rsidR="00F00AB0" w:rsidRPr="00083462" w:rsidRDefault="00F00AB0" w:rsidP="00F00AB0">
      <w:pPr>
        <w:ind w:firstLine="360"/>
        <w:jc w:val="both"/>
        <w:rPr>
          <w:rFonts w:cs="Times New Roman"/>
        </w:rPr>
      </w:pPr>
      <w:r w:rsidRPr="00083462">
        <w:rPr>
          <w:rFonts w:cs="Times New Roman"/>
        </w:rPr>
        <w:t>The direct standardization (DS) algorithm was selected</w:t>
      </w:r>
      <w:r w:rsidR="00083462" w:rsidRPr="00083462">
        <w:rPr>
          <w:rFonts w:cs="Times New Roman"/>
        </w:rPr>
        <w:t xml:space="preserve"> in </w:t>
      </w:r>
      <w:r w:rsidR="00083462" w:rsidRPr="00083462">
        <w:rPr>
          <w:rFonts w:cs="Times New Roman"/>
        </w:rPr>
        <w:fldChar w:fldCharType="begin" w:fldLock="1"/>
      </w:r>
      <w:r w:rsidR="004B640A">
        <w:rPr>
          <w:rFonts w:cs="Times New Roman"/>
        </w:rPr>
        <w:instrText>ADDIN CSL_CITATION {"citationItems":[{"id":"ITEM-1","itemData":{"DOI":"10.1016/j.envpol.2022.118981","ISSN":"18736424","PMID":"35150799","abstract":"Soil heavy metals pollution has been becoming one of the severely environmental issues globally. Previous studies reported laboratory-measured spectra could be used to infer soil heavy metals concentrations to some extent. However, using field-obtained spectra to estimate soil heavy metals concentrations is still a great challenge due to the low precision and weak efficiency at large scales. The present study collected 110 topsoil samples from an Opencast Coal Mine of Ordos, Inner Mongolia, China. Then, the spectra and soil heavy metals concentrations of samples were measured under laboratory conditions. The direct standardization (DS) algorithm was introduced to calibrate the Gaofen-5 (GF-5) hyperspectral image based on the measured spectra of samples. The spectral reflectance of the GF-5 hyperspectral image was reconstructed using continuous wavelet transform (CWT) at different scales. The characteristic bands of GF-5 for estimating heavy metals concentrations were selected by the Boruta algorithm. Finally, the random forest (RF), the extreme learning machine (ELM), the support vector machine (SVM), and the back-propagation neural network (BPNN) algorithms were used to predict the heavy metals concentrations. Some findings were achieved. First, CWT can effectively eliminate the noise of satellite hyperspectral data. The characteristic bands of Zn (480–677, 827–1029, 1241–1334, 1435–1797, and 1949–2500 nm), Ni (514–630, 835–985, 1258–1325, 1460–1578, and 1949–2319 nm), and Cu (822–831; 1029–1300, 1486–1595, and 1730–2294 nm) can be effectively retrieved via the Boruta algorithm. Second, the estimation accuracy was significantly improved by using the DS algorithm. For zinc (Zn), nickel (Ni), and copper (Cu), the determination coefficients of the validation dataset (Rv2) were 0.77 (RF), 0.62 (RF), and 0.56 (ELM), respectively. Third, the distribution trends of heavy metals were almost consistent with the results of actual ground measurements. This paper revealed that the GF-5 can be one of the reliable satellite hyperspectral imagery for mapping soil heavy metals.","author":[{"dropping-particle":"","family":"Zhang","given":"Bo","non-dropping-particle":"","parse-names":false,"suffix":""},{"dropping-particle":"","family":"Guo","given":"Bin","non-dropping-particle":"","parse-names":false,"suffix":""},{"dropping-particle":"","family":"Zou","given":"Bin","non-dropping-particle":"","parse-names":false,"suffix":""},{"dropping-particle":"","family":"Wei","given":"Wei","non-dropping-particle":"","parse-names":false,"suffix":""},{"dropping-particle":"","family":"Lei","given":"Yongzhi","non-dropping-particle":"","parse-names":false,"suffix":""},{"dropping-particle":"","family":"Li","given":"Tianqi","non-dropping-particle":"","parse-names":false,"suffix":""}],"container-title":"Environmental Pollution","id":"ITEM-1","issue":"February","issued":{"date-parts":[["2022"]]},"page":"118981","publisher":"Elsevier Ltd","title":"Retrieving soil heavy metals concentrations based on GaoFen-5 hyperspectral satellite image at an opencast coal mine, Inner Mongolia, China","type":"article-journal","volume":"300"},"uris":["http://www.mendeley.com/documents/?uuid=fe922ff7-a625-4f91-8bca-5d841a3853c1"]}],"mendeley":{"formattedCitation":"[158]","plainTextFormattedCitation":"[158]","previouslyFormattedCitation":"[158]"},"properties":{"noteIndex":0},"schema":"https://github.com/citation-style-language/schema/raw/master/csl-citation.json"}</w:instrText>
      </w:r>
      <w:r w:rsidR="00083462" w:rsidRPr="00083462">
        <w:rPr>
          <w:rFonts w:cs="Times New Roman"/>
        </w:rPr>
        <w:fldChar w:fldCharType="separate"/>
      </w:r>
      <w:r w:rsidR="00792D1D" w:rsidRPr="00792D1D">
        <w:rPr>
          <w:rFonts w:cs="Times New Roman"/>
          <w:noProof/>
        </w:rPr>
        <w:t>[158]</w:t>
      </w:r>
      <w:r w:rsidR="00083462" w:rsidRPr="00083462">
        <w:rPr>
          <w:rFonts w:cs="Times New Roman"/>
        </w:rPr>
        <w:fldChar w:fldCharType="end"/>
      </w:r>
      <w:r w:rsidRPr="00083462">
        <w:rPr>
          <w:rFonts w:cs="Times New Roman"/>
        </w:rPr>
        <w:t xml:space="preserve"> to correct the GF-5 AHSI imagery for eliminating effects of soil water and other uncertain environmental factors on soil spectra retrieved from GF-5 AHSI imagery. A subset of laboratory-measured (XLab) and field-obtained (XGF</w:t>
      </w:r>
      <w:r w:rsidRPr="00083462">
        <w:rPr>
          <w:rFonts w:eastAsia="Calibri" w:cs="Times New Roman"/>
        </w:rPr>
        <w:t>-</w:t>
      </w:r>
      <w:r w:rsidRPr="00083462">
        <w:rPr>
          <w:rFonts w:cs="Times New Roman"/>
        </w:rPr>
        <w:t xml:space="preserve"> 5) spectra were selected to determine the DS transfer matrix which describes the deviations between field-obtained and </w:t>
      </w:r>
      <w:r w:rsidR="00083462" w:rsidRPr="00083462">
        <w:rPr>
          <w:rFonts w:cs="Times New Roman"/>
        </w:rPr>
        <w:t>laboratory-measured spectra (Eq. (6</w:t>
      </w:r>
      <w:r w:rsidRPr="00083462">
        <w:rPr>
          <w:rFonts w:cs="Times New Roman"/>
        </w:rPr>
        <w:t>)).</w:t>
      </w:r>
    </w:p>
    <w:p w14:paraId="505682C3" w14:textId="77777777" w:rsidR="00F00AB0" w:rsidRPr="00083462" w:rsidRDefault="00CE4F57" w:rsidP="00083462">
      <w:pPr>
        <w:ind w:firstLine="360"/>
        <w:jc w:val="both"/>
        <w:rPr>
          <w:rFonts w:cs="Times New Roman"/>
        </w:rPr>
      </w:pPr>
      <m:oMath>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sub>
            <m:r>
              <w:rPr>
                <w:rFonts w:ascii="Cambria Math" w:hAnsi="Cambria Math" w:cs="Times New Roman"/>
              </w:rPr>
              <m:t>GF-5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GF-5</m:t>
            </m:r>
          </m:sub>
        </m:sSub>
        <m:r>
          <w:rPr>
            <w:rFonts w:ascii="Cambria Math" w:hAnsi="Cambria Math" w:cs="Times New Roman"/>
          </w:rPr>
          <m:t>B+E</m:t>
        </m:r>
      </m:oMath>
      <w:r w:rsidR="00083462" w:rsidRPr="00083462">
        <w:rPr>
          <w:rFonts w:eastAsiaTheme="minorEastAsia" w:cs="Times New Roman"/>
        </w:rPr>
        <w:tab/>
      </w:r>
      <w:r w:rsidR="00083462" w:rsidRPr="00083462">
        <w:rPr>
          <w:rFonts w:eastAsiaTheme="minorEastAsia" w:cs="Times New Roman"/>
        </w:rPr>
        <w:tab/>
      </w:r>
      <w:r w:rsidR="00083462" w:rsidRPr="00083462">
        <w:rPr>
          <w:rFonts w:eastAsiaTheme="minorEastAsia" w:cs="Times New Roman"/>
        </w:rPr>
        <w:tab/>
      </w:r>
      <w:r w:rsidR="00083462" w:rsidRPr="00083462">
        <w:rPr>
          <w:rFonts w:eastAsiaTheme="minorEastAsia" w:cs="Times New Roman"/>
        </w:rPr>
        <w:tab/>
      </w:r>
      <w:r w:rsidR="00083462" w:rsidRPr="00083462">
        <w:rPr>
          <w:rFonts w:eastAsiaTheme="minorEastAsia" w:cs="Times New Roman"/>
        </w:rPr>
        <w:tab/>
        <w:t xml:space="preserve">   </w:t>
      </w:r>
      <w:r w:rsidR="00083462" w:rsidRPr="00083462">
        <w:rPr>
          <w:rFonts w:eastAsiaTheme="minorEastAsia" w:cs="Times New Roman"/>
        </w:rPr>
        <w:tab/>
      </w:r>
      <w:r w:rsidR="00083462" w:rsidRPr="00083462">
        <w:rPr>
          <w:rFonts w:eastAsiaTheme="minorEastAsia" w:cs="Times New Roman"/>
        </w:rPr>
        <w:tab/>
      </w:r>
      <w:r w:rsidR="00083462" w:rsidRPr="00083462">
        <w:rPr>
          <w:rFonts w:eastAsiaTheme="minorEastAsia" w:cs="Times New Roman"/>
        </w:rPr>
        <w:tab/>
        <w:t xml:space="preserve">    Eq.6</w:t>
      </w:r>
    </w:p>
    <w:p w14:paraId="21E35EBD" w14:textId="77777777" w:rsidR="00F00AB0" w:rsidRPr="00083462" w:rsidRDefault="00F00AB0" w:rsidP="00083462">
      <w:pPr>
        <w:ind w:firstLine="720"/>
        <w:jc w:val="both"/>
        <w:rPr>
          <w:rFonts w:cs="Times New Roman"/>
        </w:rPr>
      </w:pPr>
      <w:r w:rsidRPr="00083462">
        <w:rPr>
          <w:rFonts w:cs="Times New Roman"/>
        </w:rPr>
        <w:t xml:space="preserve">Where </w:t>
      </w:r>
      <m:oMath>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sub>
            <m:r>
              <w:rPr>
                <w:rFonts w:ascii="Cambria Math" w:hAnsi="Cambria Math" w:cs="Times New Roman"/>
              </w:rPr>
              <m:t>GF-5</m:t>
            </m:r>
          </m:sub>
        </m:sSub>
      </m:oMath>
      <w:r w:rsidRPr="00083462">
        <w:rPr>
          <w:rFonts w:cs="Times New Roman"/>
        </w:rPr>
        <w:t xml:space="preserve"> is the transferred field-obtained spectra from the GF-5 AHSI imagery after DS. Mor</w:t>
      </w:r>
      <w:r w:rsidR="00083462" w:rsidRPr="00083462">
        <w:rPr>
          <w:rFonts w:cs="Times New Roman"/>
        </w:rPr>
        <w:t>e details concerning equation (6</w:t>
      </w:r>
      <w:r w:rsidRPr="00083462">
        <w:rPr>
          <w:rFonts w:cs="Times New Roman"/>
        </w:rPr>
        <w:t xml:space="preserve">) can be found in the published literature </w:t>
      </w:r>
      <w:r w:rsidR="00230B40" w:rsidRPr="00083462">
        <w:rPr>
          <w:rFonts w:cs="Times New Roman"/>
        </w:rPr>
        <w:fldChar w:fldCharType="begin" w:fldLock="1"/>
      </w:r>
      <w:r w:rsidR="008B64AA">
        <w:rPr>
          <w:rFonts w:cs="Times New Roman"/>
        </w:rPr>
        <w:instrText>ADDIN CSL_CITATION {"citationItems":[{"id":"ITEM-1","itemData":{"DOI":"10.1111/ejss.12271","ISSN":"13652389","abstract":"We investigated the use of piecewise direct standardization (PDS) to remove the effects of water and other environmental factors from proximally sensed (field) visible-near infrared (vis-NIR) spectra. Our hypothesis was that the PDS-standardized field spectra can be used to predict soil carbon effectively with calibrations derived from existing spectroscopic databases of spectra recorded in the laboratory on dried, ground and sieved samples. In our experiments we used field spectra recorded in situ with a portable spectrometer at 124 sites in 11 paddy fields in Zhejiang Province, China. We sampled the soil at these same sites, recorded their spectra in the laboratory and measured their soil organic carbon (SOC) contents with a conventional laboratory technique. Two-thirds of the samples were used to relate the laboratory spectra to SOC by partial least squares regression (PLSR), and the remaining one-third was used as an independent validation dataset. We selected a representative set of samples from corresponding field and laboratory spectra that we could use as the PDS transfer set. Piecewise direct standardization was used to relate each wavelength in the laboratory spectra to the corresponding wavelength and its neighbours in the field spectra. The field spectra of the validation samples were then corrected with PDS so that they acquired the characteristics of the spectra measured under laboratory conditions. The approach was evaluated by (i) quantifying the similarity between the PDS-standardized spectra and their corresponding laboratory spectra, (ii) measuring the accuracy of their SOC predictions on the independent validation dataset and (iii) comparing these results with those of direct standardization (DS). Both PDS and DS led to considerable improvements in the predictions of SOC (R2=0.71, R2=0.60, respectively), compared with those with original field spectra (R2=0.03). However, fewer transfer samples were needed with PDS to obtain similar results.","author":[{"dropping-particle":"","family":"Ji","given":"W.","non-dropping-particle":"","parse-names":false,"suffix":""},{"dropping-particle":"","family":"Viscarra Rossel","given":"R. A.","non-dropping-particle":"","parse-names":false,"suffix":""},{"dropping-particle":"","family":"Shi","given":"Z.","non-dropping-particle":"","parse-names":false,"suffix":""}],"container-title":"European Journal of Soil Science","id":"ITEM-1","issue":"4","issued":{"date-parts":[["2015"]]},"page":"670-678","title":"Improved estimates of organic carbon using proximally sensed vis-NIR spectra corrected by piecewise direct standardization","type":"article-journal","volume":"66"},"uris":["http://www.mendeley.com/documents/?uuid=d30b47f5-9e52-40f1-98b8-289d31fcba26"]}],"mendeley":{"formattedCitation":"[209]","plainTextFormattedCitation":"[209]","previouslyFormattedCitation":"[209]"},"properties":{"noteIndex":0},"schema":"https://github.com/citation-style-language/schema/raw/master/csl-citation.json"}</w:instrText>
      </w:r>
      <w:r w:rsidR="00230B40" w:rsidRPr="00083462">
        <w:rPr>
          <w:rFonts w:cs="Times New Roman"/>
        </w:rPr>
        <w:fldChar w:fldCharType="separate"/>
      </w:r>
      <w:r w:rsidR="008D1F9D" w:rsidRPr="008D1F9D">
        <w:rPr>
          <w:rFonts w:cs="Times New Roman"/>
          <w:noProof/>
        </w:rPr>
        <w:t>[209]</w:t>
      </w:r>
      <w:r w:rsidR="00230B40" w:rsidRPr="00083462">
        <w:rPr>
          <w:rFonts w:cs="Times New Roman"/>
        </w:rPr>
        <w:fldChar w:fldCharType="end"/>
      </w:r>
      <w:r w:rsidRPr="00083462">
        <w:rPr>
          <w:rFonts w:cs="Times New Roman"/>
        </w:rPr>
        <w:t xml:space="preserve">. Additionally, the performance of the DS algorithm can be affected by the representativeness and the number of transfer samples. Hence, the Kennard–Stone algorithm was used to choose a series of transfer sets with different numbers of samples (t = 10, 20, 30, 40, 50, 60, 70, 80, 90, 100, and 110) from the whole dataset for testing the effects of transfer samples on the performance of the DS algorithm </w:t>
      </w:r>
      <w:r w:rsidR="00230B40" w:rsidRPr="00083462">
        <w:rPr>
          <w:rFonts w:cs="Times New Roman"/>
        </w:rPr>
        <w:fldChar w:fldCharType="begin" w:fldLock="1"/>
      </w:r>
      <w:r w:rsidR="008B64AA">
        <w:rPr>
          <w:rFonts w:cs="Times New Roman"/>
        </w:rPr>
        <w:instrText>ADDIN CSL_CITATION {"citationItems":[{"id":"ITEM-1","itemData":{"DOI":"10.1016/j.scitotenv.2019.134890","ISSN":"18791026","PMID":"31726405","abstract":"Benefiting from the advantages of a wide spatial sampling range and strong continuity, hyperspectral analysis provides a potential way to detect heavy metals in soil. However, it is still a great challenge to identify the spectral response characteristics of heavy metals from naturally polluted soil samples. This paper innovatively produces near standard soil samples for exploring the exact spectral response of cadmium (Cd) in soil and presents a novel method by combining the direct standardization (DS) and Spiking algorithms for integrating multisource spectra to improve the accuracy of Cd concentration estimation. A total of 46 naturally polluted soil samples were collected from a known Cd-contaminated mining area in Xiangjiang River Basin, China. The soil spectra of the naturally polluted soil samples were synchronously measured in the field. Moreover, clean soils with low heavy metal contaminants were collected to produce 65 near standard soil samples with known Cd levels. Then, the spectra and Cd concentrations of all 111 soil samples were measured under laboratory conditions. The principle component stepwise regression (PCSR) analysis results illustrated that the reflectance at all the wavelengths (380–2460 nm) is indicative of the differences in the soil Cd concentrations. Among these, the sensitivity of the spectral reflectance is the strongest at approximately 400 nm, 1000 nm and above 2300 nm. Additionally, the integrated multisource spectra significantly improved the accuracy of soil Cd concentration estimation (coefficient of determination, R2 = 0.96; root mean square error, RMSE = 0.29; ratio of prediction to deviation, RPD = 1.21) when 30 transfer samples and 15 training samples were simultaneously implemented in the combined DS and Spiking algorithm. This will provide a feasible scheme for exploration of spectral response characteristics of multiple soil heavy metals, and highlight the potential of developing low-level and satellite remote sensing on a large scale.","author":[{"dropping-particle":"","family":"Zou","given":"Bin","non-dropping-particle":"","parse-names":false,"suffix":""},{"dropping-particle":"","family":"Jiang","given":"Xiaolu","non-dropping-particle":"","parse-names":false,"suffix":""},{"dropping-particle":"","family":"Feng","given":"Huihui","non-dropping-particle":"","parse-names":false,"suffix":""},{"dropping-particle":"","family":"Tu","given":"Yulong","non-dropping-particle":"","parse-names":false,"suffix":""},{"dropping-particle":"","family":"Tao","given":"Chao","non-dropping-particle":"","parse-names":false,"suffix":""}],"container-title":"Science of the Total Environment","id":"ITEM-1","issued":{"date-parts":[["2020"]]},"title":"Multisource spectral-integrated estimation of cadmium concentrations in soil using a direct standardization and Spiking algorithm","type":"article-journal","volume":"701"},"uris":["http://www.mendeley.com/documents/?uuid=1234a1cd-22bc-44e1-be46-9693b89df212"]}],"mendeley":{"formattedCitation":"[210]","plainTextFormattedCitation":"[210]","previouslyFormattedCitation":"[210]"},"properties":{"noteIndex":0},"schema":"https://github.com/citation-style-language/schema/raw/master/csl-citation.json"}</w:instrText>
      </w:r>
      <w:r w:rsidR="00230B40" w:rsidRPr="00083462">
        <w:rPr>
          <w:rFonts w:cs="Times New Roman"/>
        </w:rPr>
        <w:fldChar w:fldCharType="separate"/>
      </w:r>
      <w:r w:rsidR="008D1F9D" w:rsidRPr="008D1F9D">
        <w:rPr>
          <w:rFonts w:cs="Times New Roman"/>
          <w:noProof/>
        </w:rPr>
        <w:t>[210]</w:t>
      </w:r>
      <w:r w:rsidR="00230B40" w:rsidRPr="00083462">
        <w:rPr>
          <w:rFonts w:cs="Times New Roman"/>
        </w:rPr>
        <w:fldChar w:fldCharType="end"/>
      </w:r>
      <w:r w:rsidRPr="00083462">
        <w:rPr>
          <w:rFonts w:cs="Times New Roman"/>
        </w:rPr>
        <w:t>. One key point needs to be indicated that the spectral wavelength of laboratory-measured spectra must be selected for matching the corresponding spectral bands of GF-5 AHSI imagery before conducting the DS algorithm. The performance of DS was assessed by calculating the spectral angles mapper (θ) between the DS-transferred field spectra and their corresponding lab</w:t>
      </w:r>
      <w:r w:rsidR="00083462" w:rsidRPr="00083462">
        <w:rPr>
          <w:rFonts w:cs="Times New Roman"/>
        </w:rPr>
        <w:t>oratory-measured spectra Eq. (7</w:t>
      </w:r>
      <w:r w:rsidRPr="00083462">
        <w:rPr>
          <w:rFonts w:cs="Times New Roman"/>
        </w:rPr>
        <w:t>)</w:t>
      </w:r>
      <w:r w:rsidR="00230B40" w:rsidRPr="00083462">
        <w:rPr>
          <w:rFonts w:cs="Times New Roman"/>
        </w:rPr>
        <w:fldChar w:fldCharType="begin" w:fldLock="1"/>
      </w:r>
      <w:r w:rsidR="008B64AA">
        <w:rPr>
          <w:rFonts w:cs="Times New Roman"/>
        </w:rPr>
        <w:instrText>ADDIN CSL_CITATION {"citationItems":[{"id":"ITEM-1","itemData":{"DOI":"10.1007/978-981-10-6029-8","ISBN":"9789811060298","abstract":"This book reviews the progresses and achievements made in the past 20 years of research on soil pollution and remediation in China, and presents 50 review and research articles from all over China, including Hong Kong and Taiwan. The authors include scientists, engineers, entrepreneurs and managers from 26 universities, 18 institutes, 4 leading enterprises and 2 government environmental protection departments. The contents cover fundamental research on soil pollution and remediation, technical development, project demonstration, policy and governance. The polluted soil/site types include farmland, industrial sites, mining areas and oilfields, with heavy metals (cadmium, arsenic, copper, chromium, mercury, lead, zinc, nickel, etc.), organic pollutants (PAHs, PCBs, organochlorine pesticides, phthalate esters, halogenated hydrocarbons, etc.), and metal-organic mixed pollutants. The remediation techniques mainly include physical and chemical remediation (thermal desorption, soil vapor extraction, in situ advanced chemical oxidation, solidification and stabilization), phytoremediation (phytostabilization, phytoextraction by hyperaccumulators, phyto-prevention by low accumulation plants), bioremediation (microbial adsorption and immobilization, microbial degradation, microbe-enhanced phytoremediation), and combined remediation merging multiple technologies. The governance and policy section mainly explores laws and regulations, criteria and standards, financial guarantees and the industrial market for soil environment and pollution prevention.","author":[{"dropping-particle":"","family":"Luo","given":"Yongming","non-dropping-particle":"","parse-names":false,"suffix":""},{"dropping-particle":"","family":"Tu","given":"Chen","non-dropping-particle":"","parse-names":false,"suffix":""}],"container-title":"Twenty Years of Research and Development on Soil Pollution and Remediation in China","id":"ITEM-1","issued":{"date-parts":[["2018"]]},"number-of-pages":"1-818","title":"Twenty years of research and development on soil pollution and remediation in China","type":"book"},"uris":["http://www.mendeley.com/documents/?uuid=f5a97e14-bede-4359-b0ac-4169b6f8dfe6"]},{"id":"ITEM-2","itemData":{"DOI":"10.1111/ejss.12271","ISSN":"13652389","abstract":"We investigated the use of piecewise direct standardization (PDS) to remove the effects of water and other environmental factors from proximally sensed (field) visible-near infrared (vis-NIR) spectra. Our hypothesis was that the PDS-standardized field spectra can be used to predict soil carbon effectively with calibrations derived from existing spectroscopic databases of spectra recorded in the laboratory on dried, ground and sieved samples. In our experiments we used field spectra recorded in situ with a portable spectrometer at 124 sites in 11 paddy fields in Zhejiang Province, China. We sampled the soil at these same sites, recorded their spectra in the laboratory and measured their soil organic carbon (SOC) contents with a conventional laboratory technique. Two-thirds of the samples were used to relate the laboratory spectra to SOC by partial least squares regression (PLSR), and the remaining one-third was used as an independent validation dataset. We selected a representative set of samples from corresponding field and laboratory spectra that we could use as the PDS transfer set. Piecewise direct standardization was used to relate each wavelength in the laboratory spectra to the corresponding wavelength and its neighbours in the field spectra. The field spectra of the validation samples were then corrected with PDS so that they acquired the characteristics of the spectra measured under laboratory conditions. The approach was evaluated by (i) quantifying the similarity between the PDS-standardized spectra and their corresponding laboratory spectra, (ii) measuring the accuracy of their SOC predictions on the independent validation dataset and (iii) comparing these results with those of direct standardization (DS). Both PDS and DS led to considerable improvements in the predictions of SOC (R2=0.71, R2=0.60, respectively), compared with those with original field spectra (R2=0.03). However, fewer transfer samples were needed with PDS to obtain similar results.","author":[{"dropping-particle":"","family":"Ji","given":"W.","non-dropping-particle":"","parse-names":false,"suffix":""},{"dropping-particle":"","family":"Viscarra Rossel","given":"R. A.","non-dropping-particle":"","parse-names":false,"suffix":""},{"dropping-particle":"","family":"Shi","given":"Z.","non-dropping-particle":"","parse-names":false,"suffix":""}],"container-title":"European Journal of Soil Science","id":"ITEM-2","issue":"4","issued":{"date-parts":[["2015"]]},"page":"670-678","title":"Improved estimates of organic carbon using proximally sensed vis-NIR spectra corrected by piecewise direct standardization","type":"article-journal","volume":"66"},"uris":["http://www.mendeley.com/documents/?uuid=d30b47f5-9e52-40f1-98b8-289d31fcba26"]}],"mendeley":{"formattedCitation":"[209], [211]","plainTextFormattedCitation":"[209], [211]","previouslyFormattedCitation":"[209], [211]"},"properties":{"noteIndex":0},"schema":"https://github.com/citation-style-language/schema/raw/master/csl-citation.json"}</w:instrText>
      </w:r>
      <w:r w:rsidR="00230B40" w:rsidRPr="00083462">
        <w:rPr>
          <w:rFonts w:cs="Times New Roman"/>
        </w:rPr>
        <w:fldChar w:fldCharType="separate"/>
      </w:r>
      <w:r w:rsidR="008D1F9D" w:rsidRPr="008D1F9D">
        <w:rPr>
          <w:rFonts w:cs="Times New Roman"/>
          <w:noProof/>
        </w:rPr>
        <w:t>[209], [211]</w:t>
      </w:r>
      <w:r w:rsidR="00230B40" w:rsidRPr="00083462">
        <w:rPr>
          <w:rFonts w:cs="Times New Roman"/>
        </w:rPr>
        <w:fldChar w:fldCharType="end"/>
      </w:r>
      <w:r w:rsidRPr="00083462">
        <w:rPr>
          <w:rFonts w:cs="Times New Roman"/>
        </w:rPr>
        <w:t>.</w:t>
      </w:r>
    </w:p>
    <w:p w14:paraId="2AB641B8" w14:textId="77777777" w:rsidR="00F00AB0" w:rsidRPr="00083462" w:rsidRDefault="00083462" w:rsidP="00083462">
      <w:pPr>
        <w:ind w:firstLine="720"/>
        <w:jc w:val="both"/>
        <w:rPr>
          <w:rFonts w:cs="Times New Roman"/>
        </w:rPr>
      </w:pPr>
      <m:oMath>
        <m:r>
          <w:rPr>
            <w:rFonts w:ascii="Cambria Math" w:hAnsi="Cambria Math" w:cs="Times New Roman"/>
          </w:rPr>
          <m:t>θ=arccos</m:t>
        </m:r>
        <m:f>
          <m:fPr>
            <m:ctrlPr>
              <w:rPr>
                <w:rFonts w:ascii="Cambria Math" w:hAnsi="Cambria Math" w:cs="Times New Roman"/>
                <w:i/>
              </w:rPr>
            </m:ctrlPr>
          </m:fPr>
          <m:num>
            <m:nary>
              <m:naryPr>
                <m:chr m:val="∑"/>
                <m:limLoc m:val="subSup"/>
                <m:ctrlPr>
                  <w:rPr>
                    <w:rFonts w:ascii="Cambria Math" w:hAnsi="Cambria Math" w:cs="Times New Roman"/>
                    <w:i/>
                  </w:rPr>
                </m:ctrlPr>
              </m:naryPr>
              <m:sub>
                <m:r>
                  <w:rPr>
                    <w:rFonts w:ascii="Cambria Math" w:hAnsi="Cambria Math" w:cs="Times New Roman"/>
                  </w:rPr>
                  <m:t>n</m:t>
                </m:r>
              </m:sub>
              <m:sup>
                <m:r>
                  <w:rPr>
                    <w:rFonts w:ascii="Cambria Math" w:hAnsi="Cambria Math" w:cs="Times New Roman"/>
                  </w:rPr>
                  <m:t>i</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F</m:t>
                    </m:r>
                  </m:sub>
                </m:sSub>
              </m:e>
            </m:nary>
          </m:num>
          <m:den>
            <m:rad>
              <m:radPr>
                <m:degHide m:val="1"/>
                <m:ctrlPr>
                  <w:rPr>
                    <w:rFonts w:ascii="Cambria Math" w:hAnsi="Cambria Math" w:cs="Times New Roman"/>
                    <w:i/>
                  </w:rPr>
                </m:ctrlPr>
              </m:radPr>
              <m:deg/>
              <m:e>
                <m:nary>
                  <m:naryPr>
                    <m:chr m:val="∑"/>
                    <m:limLoc m:val="subSup"/>
                    <m:ctrlPr>
                      <w:rPr>
                        <w:rFonts w:ascii="Cambria Math" w:hAnsi="Cambria Math" w:cs="Times New Roman"/>
                        <w:i/>
                      </w:rPr>
                    </m:ctrlPr>
                  </m:naryPr>
                  <m:sub>
                    <m:r>
                      <w:rPr>
                        <w:rFonts w:ascii="Cambria Math" w:hAnsi="Cambria Math" w:cs="Times New Roman"/>
                      </w:rPr>
                      <m:t>n</m:t>
                    </m:r>
                  </m:sub>
                  <m:sup>
                    <m:r>
                      <w:rPr>
                        <w:rFonts w:ascii="Cambria Math" w:hAnsi="Cambria Math" w:cs="Times New Roman"/>
                      </w:rPr>
                      <m:t>i</m:t>
                    </m:r>
                  </m:sup>
                  <m:e>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e>
                      <m:sub>
                        <m:r>
                          <w:rPr>
                            <w:rFonts w:ascii="Cambria Math" w:hAnsi="Cambria Math" w:cs="Times New Roman"/>
                          </w:rPr>
                          <m:t>L</m:t>
                        </m:r>
                      </m:sub>
                    </m:sSub>
                  </m:e>
                </m:nary>
              </m:e>
            </m:rad>
            <m:rad>
              <m:radPr>
                <m:degHide m:val="1"/>
                <m:ctrlPr>
                  <w:rPr>
                    <w:rFonts w:ascii="Cambria Math" w:hAnsi="Cambria Math" w:cs="Times New Roman"/>
                    <w:i/>
                  </w:rPr>
                </m:ctrlPr>
              </m:radPr>
              <m:deg/>
              <m:e>
                <m:nary>
                  <m:naryPr>
                    <m:chr m:val="∑"/>
                    <m:limLoc m:val="subSup"/>
                    <m:ctrlPr>
                      <w:rPr>
                        <w:rFonts w:ascii="Cambria Math" w:hAnsi="Cambria Math" w:cs="Times New Roman"/>
                        <w:i/>
                      </w:rPr>
                    </m:ctrlPr>
                  </m:naryPr>
                  <m:sub>
                    <m:r>
                      <w:rPr>
                        <w:rFonts w:ascii="Cambria Math" w:hAnsi="Cambria Math" w:cs="Times New Roman"/>
                      </w:rPr>
                      <m:t>n</m:t>
                    </m:r>
                  </m:sub>
                  <m:sup>
                    <m:r>
                      <w:rPr>
                        <w:rFonts w:ascii="Cambria Math" w:hAnsi="Cambria Math" w:cs="Times New Roman"/>
                      </w:rPr>
                      <m:t>i</m:t>
                    </m:r>
                  </m:sup>
                  <m:e>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e>
                      <m:sub>
                        <m:r>
                          <w:rPr>
                            <w:rFonts w:ascii="Cambria Math" w:hAnsi="Cambria Math" w:cs="Times New Roman"/>
                          </w:rPr>
                          <m:t>F</m:t>
                        </m:r>
                      </m:sub>
                    </m:sSub>
                  </m:e>
                </m:nary>
              </m:e>
            </m:rad>
          </m:den>
        </m:f>
      </m:oMath>
      <w:r w:rsidRPr="00083462">
        <w:rPr>
          <w:rFonts w:eastAsiaTheme="minorEastAsia" w:cs="Times New Roman"/>
        </w:rPr>
        <w:tab/>
      </w:r>
      <w:r w:rsidRPr="00083462">
        <w:rPr>
          <w:rFonts w:eastAsiaTheme="minorEastAsia" w:cs="Times New Roman"/>
        </w:rPr>
        <w:tab/>
      </w:r>
      <w:r w:rsidRPr="00083462">
        <w:rPr>
          <w:rFonts w:eastAsiaTheme="minorEastAsia" w:cs="Times New Roman"/>
        </w:rPr>
        <w:tab/>
      </w:r>
      <w:r w:rsidRPr="00083462">
        <w:rPr>
          <w:rFonts w:eastAsiaTheme="minorEastAsia" w:cs="Times New Roman"/>
        </w:rPr>
        <w:tab/>
      </w:r>
      <w:r w:rsidRPr="00083462">
        <w:rPr>
          <w:rFonts w:eastAsiaTheme="minorEastAsia" w:cs="Times New Roman"/>
        </w:rPr>
        <w:tab/>
      </w:r>
      <w:r w:rsidRPr="00083462">
        <w:rPr>
          <w:rFonts w:eastAsiaTheme="minorEastAsia" w:cs="Times New Roman"/>
        </w:rPr>
        <w:tab/>
      </w:r>
      <w:r w:rsidRPr="00083462">
        <w:rPr>
          <w:rFonts w:eastAsiaTheme="minorEastAsia" w:cs="Times New Roman"/>
        </w:rPr>
        <w:tab/>
        <w:t xml:space="preserve">    Eq.7</w:t>
      </w:r>
    </w:p>
    <w:p w14:paraId="2D03E724" w14:textId="77777777" w:rsidR="00F00AB0" w:rsidRPr="00083462" w:rsidRDefault="00F00AB0" w:rsidP="00083462">
      <w:pPr>
        <w:ind w:firstLine="720"/>
        <w:jc w:val="both"/>
        <w:rPr>
          <w:rFonts w:cs="Times New Roman"/>
        </w:rPr>
      </w:pPr>
      <w:r w:rsidRPr="00083462">
        <w:rPr>
          <w:rFonts w:cs="Times New Roman"/>
        </w:rPr>
        <w:t xml:space="preserve">Where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L</m:t>
            </m:r>
          </m:sub>
        </m:sSub>
      </m:oMath>
      <w:r w:rsidRPr="00083462">
        <w:rPr>
          <w:rFonts w:cs="Times New Roman"/>
        </w:rPr>
        <w:t xml:space="preserve"> 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F</m:t>
            </m:r>
          </m:sub>
        </m:sSub>
      </m:oMath>
      <w:r w:rsidRPr="00083462">
        <w:rPr>
          <w:rFonts w:cs="Times New Roman"/>
        </w:rPr>
        <w:t xml:space="preserve"> denote the spectral responses of laboratory and field spectra at each wavelength, i and n denote the total number of wavelengths. In this paper, n = 299. Each pixel of GF-5 AHSI imagery was transferred by the optimum DS algorithm. </w:t>
      </w:r>
    </w:p>
    <w:p w14:paraId="09C72BDE" w14:textId="77777777" w:rsidR="00F00AB0" w:rsidRPr="00083462" w:rsidRDefault="00F00AB0" w:rsidP="00FA7CDC">
      <w:pPr>
        <w:autoSpaceDE w:val="0"/>
        <w:autoSpaceDN w:val="0"/>
        <w:adjustRightInd w:val="0"/>
        <w:spacing w:after="0" w:line="240" w:lineRule="auto"/>
        <w:ind w:firstLine="720"/>
        <w:jc w:val="both"/>
        <w:rPr>
          <w:rFonts w:cs="Times New Roman"/>
        </w:rPr>
      </w:pPr>
      <w:r w:rsidRPr="00083462">
        <w:rPr>
          <w:rFonts w:cs="Times New Roman"/>
        </w:rPr>
        <w:t xml:space="preserve">Furthermore, preprocessing of the hyperspectral satellite data is necessary to reduce noise and data redundancy, reducing the error caused by external influences. Geometric correction involves distortions caused by errors such as the satellite’s positioning on its orbit and angle changes due to Earth’s rotation. NASA performs most base-level geometric processing before releasing Hyperion datasets publicly </w:t>
      </w:r>
      <w:r w:rsidR="00FA7CDC" w:rsidRPr="00083462">
        <w:rPr>
          <w:rFonts w:cs="Times New Roman"/>
        </w:rPr>
        <w:fldChar w:fldCharType="begin" w:fldLock="1"/>
      </w:r>
      <w:r w:rsidR="008B64AA">
        <w:rPr>
          <w:rFonts w:cs="Times New Roman"/>
        </w:rPr>
        <w:instrText>ADDIN CSL_CITATION {"citationItems":[{"id":"ITEM-1","itemData":{"DOI":"10.1109/igarss.2001.978176","abstract":"The end-to-end calibration plan for the Hyperion EO-1 hyperspectral payload is presented. The ground calibration is traceable to a set of three high quantum efficiency p-n silicon photodiode trap detectors the responsivities of which are traceable absolutely to solid state silicon diode physical laws. An independent crosscheck of the radiance of the Calibration Panel Assembly used to flood the Hyperion instrument in field and aperture was made with a transfer radiometer developed at TRW. On-orbit measurements of the sun's irradiance as it illuminates a painted panel inside the instrument cover are compared to the radiance scale developed during ground calibration. In addition, an on-orbit calibration lamp source is observed to trace the ground calibration constants determined on the ground to the solar calibration determination. Reference is made to a ground truth campaign at Lake Frome, Australia and a Landsat radiometric comparison.","author":[{"dropping-particle":"","family":"Jarecke","given":"P.","non-dropping-particle":"","parse-names":false,"suffix":""},{"dropping-particle":"","family":"Yokoyama","given":"K.","non-dropping-particle":"","parse-names":false,"suffix":""},{"dropping-particle":"","family":"Barry","given":"P.","non-dropping-particle":"","parse-names":false,"suffix":""}],"container-title":"International Geoscience and Remote Sensing Symposium (IGARSS)","id":"ITEM-1","issued":{"date-parts":[["2001"]]},"note":"33","page":"2825-2827","title":"On-orbit radiometric calibration the Hyperion instrument","type":"article-journal","volume":"6"},"uris":["http://www.mendeley.com/documents/?uuid=f64813e4-8589-4ce8-98e5-7ef6c13fa238"]}],"mendeley":{"formattedCitation":"[212]","plainTextFormattedCitation":"[212]","previouslyFormattedCitation":"[212]"},"properties":{"noteIndex":0},"schema":"https://github.com/citation-style-language/schema/raw/master/csl-citation.json"}</w:instrText>
      </w:r>
      <w:r w:rsidR="00FA7CDC" w:rsidRPr="00083462">
        <w:rPr>
          <w:rFonts w:cs="Times New Roman"/>
        </w:rPr>
        <w:fldChar w:fldCharType="separate"/>
      </w:r>
      <w:r w:rsidR="008D1F9D" w:rsidRPr="008D1F9D">
        <w:rPr>
          <w:rFonts w:cs="Times New Roman"/>
          <w:noProof/>
        </w:rPr>
        <w:t>[212]</w:t>
      </w:r>
      <w:r w:rsidR="00FA7CDC" w:rsidRPr="00083462">
        <w:rPr>
          <w:rFonts w:cs="Times New Roman"/>
        </w:rPr>
        <w:fldChar w:fldCharType="end"/>
      </w:r>
      <w:r w:rsidRPr="00083462">
        <w:rPr>
          <w:rFonts w:cs="Times New Roman"/>
        </w:rPr>
        <w:t xml:space="preserve">. NASA’s provided datasets contain hyperspectral values in a 2D format, with swaths angled away from geographic north while measuring regions (due to Earth’s rotation). Given the latitude-longitude coordinates of the four corners, a linear interpolation approach was used to determine the specific swath pixel containing the desired latitude-longitudinal location. As the geographical scale of each individual swath (averaging approximately 1.3 degrees of latitude and 0.4 degrees of longitude) is relatively small, linear interpolation provides very reasonable approximations. Next, to correct for problematic atmospheric conditions, the default numerical radiance values were converted into reflectance values using the well-known formula </w:t>
      </w:r>
      <w:r w:rsidR="00FA7CDC" w:rsidRPr="00083462">
        <w:rPr>
          <w:rFonts w:cs="Times New Roman"/>
        </w:rPr>
        <w:fldChar w:fldCharType="begin" w:fldLock="1"/>
      </w:r>
      <w:r w:rsidR="008B64AA">
        <w:rPr>
          <w:rFonts w:cs="Times New Roman"/>
        </w:rPr>
        <w:instrText>ADDIN CSL_CITATION {"citationItems":[{"id":"ITEM-1","itemData":{"DOI":"10.1109/TGRS.2003.813206","ISSN":"01962892","abstract":"The benefits of Hyperion hyperspectral data to agriculture have been studied at sites in the Coleambally Irrigation Area of Australia. Hyperion can provide effective measures of agricultural performance through the use of established spectral indexes if systematic and random noise is managed. The noise management strategy includes recognition of \"bad\" pixels, reducing the effects of vertical striping, and compensation for atmospheric effects in the data. It also aims to reduce compounding of these effects by image processing. As the noise structure is different for Hyperion's two spectrometers, noise reduction methods are best applied to each separately. Results show that a local destriping algorithm reduces striping noise without introducing unwanted effects in the image. They also show how data smoothing can clean the data and how careful selection of stable Hyperion bands can minimize residual atmospheric effects following atmospheric correction. Comparing hyperspectral indexes derived from Hyperion with the same indexes derived from ground-measured spectra allowed us to assess some of these impacts on the preprocessing options. It has been concluded that preprocessing, which includes fixing bad and outlier pixels, local destriping, atmospheric correction, and minimum noise fraction smoothing, provides improved results. If these or equivalent pre-processing steps are followed, it is feasible to develop a consistent and standardized time series of data that is compatible with field-scale and airborne measured indexes. Red-edge and leaf chlorophyll indexes based on the preprocessed data are shown to distinguish different levels of stress induced by water restrictions.","author":[{"dropping-particle":"","family":"Datt","given":"Bisun","non-dropping-particle":"","parse-names":false,"suffix":""},{"dropping-particle":"","family":"McVicar","given":"Tim R.","non-dropping-particle":"","parse-names":false,"suffix":""},{"dropping-particle":"","family":"Niel","given":"Tom G.","non-dropping-particle":"Van","parse-names":false,"suffix":""},{"dropping-particle":"","family":"Jupp","given":"David L.B.","non-dropping-particle":"","parse-names":false,"suffix":""},{"dropping-particle":"","family":"Pearlman","given":"Jay S.","non-dropping-particle":"","parse-names":false,"suffix":""}],"container-title":"IEEE Transactions on Geoscience and Remote Sensing","id":"ITEM-1","issue":"6 PART I","issued":{"date-parts":[["2003"]]},"note":"34","page":"1246-1259","title":"Preprocessing EO-1 Hyperion hyperspectral data to support the application of agricultural indexes","type":"article-journal","volume":"41"},"uris":["http://www.mendeley.com/documents/?uuid=b877bc41-f3a0-4233-924d-6d093b281b1c"]}],"mendeley":{"formattedCitation":"[213]","plainTextFormattedCitation":"[213]","previouslyFormattedCitation":"[213]"},"properties":{"noteIndex":0},"schema":"https://github.com/citation-style-language/schema/raw/master/csl-citation.json"}</w:instrText>
      </w:r>
      <w:r w:rsidR="00FA7CDC" w:rsidRPr="00083462">
        <w:rPr>
          <w:rFonts w:cs="Times New Roman"/>
        </w:rPr>
        <w:fldChar w:fldCharType="separate"/>
      </w:r>
      <w:r w:rsidR="008D1F9D" w:rsidRPr="008D1F9D">
        <w:rPr>
          <w:rFonts w:cs="Times New Roman"/>
          <w:noProof/>
        </w:rPr>
        <w:t>[213]</w:t>
      </w:r>
      <w:r w:rsidR="00FA7CDC" w:rsidRPr="00083462">
        <w:rPr>
          <w:rFonts w:cs="Times New Roman"/>
        </w:rPr>
        <w:fldChar w:fldCharType="end"/>
      </w:r>
      <w:r w:rsidR="00FA7CDC" w:rsidRPr="00083462">
        <w:rPr>
          <w:rFonts w:cs="Times New Roman"/>
        </w:rPr>
        <w:t>:</w:t>
      </w:r>
    </w:p>
    <w:p w14:paraId="38EAAAAE" w14:textId="77777777" w:rsidR="00083462" w:rsidRPr="00083462" w:rsidRDefault="00083462" w:rsidP="00FA7CDC">
      <w:pPr>
        <w:autoSpaceDE w:val="0"/>
        <w:autoSpaceDN w:val="0"/>
        <w:adjustRightInd w:val="0"/>
        <w:spacing w:after="0" w:line="240" w:lineRule="auto"/>
        <w:ind w:firstLine="720"/>
        <w:jc w:val="both"/>
        <w:rPr>
          <w:rFonts w:cs="Times New Roman"/>
        </w:rPr>
      </w:pPr>
    </w:p>
    <w:p w14:paraId="1DA2B68C" w14:textId="77777777" w:rsidR="00083462" w:rsidRPr="00083462" w:rsidRDefault="00083462" w:rsidP="00083462">
      <w:pPr>
        <w:autoSpaceDE w:val="0"/>
        <w:autoSpaceDN w:val="0"/>
        <w:adjustRightInd w:val="0"/>
        <w:spacing w:after="0" w:line="240" w:lineRule="auto"/>
        <w:ind w:firstLine="720"/>
        <w:jc w:val="both"/>
        <w:rPr>
          <w:rFonts w:cs="Times New Roman"/>
        </w:rPr>
      </w:pPr>
      <m:oMath>
        <m:r>
          <w:rPr>
            <w:rFonts w:ascii="Cambria Math" w:hAnsi="Cambria Math" w:cs="Times New Roman"/>
          </w:rPr>
          <m:t xml:space="preserve">ρρ= </m:t>
        </m:r>
        <m:f>
          <m:fPr>
            <m:ctrlPr>
              <w:rPr>
                <w:rFonts w:ascii="Cambria Math" w:hAnsi="Cambria Math" w:cs="Times New Roman"/>
                <w:i/>
              </w:rPr>
            </m:ctrlPr>
          </m:fPr>
          <m:num>
            <m:r>
              <w:rPr>
                <w:rFonts w:ascii="Cambria Math" w:hAnsi="Cambria Math" w:cs="Times New Roman"/>
              </w:rPr>
              <m:t>π</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λ</m:t>
                </m:r>
              </m:sub>
            </m:sSub>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num>
          <m:den>
            <m:r>
              <w:rPr>
                <w:rFonts w:ascii="Cambria Math" w:hAnsi="Cambria Math" w:cs="Times New Roman"/>
              </w:rPr>
              <m:t>cos</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s</m:t>
                </m:r>
              </m:sub>
            </m:sSub>
            <m:r>
              <w:rPr>
                <w:rFonts w:ascii="Cambria Math" w:hAnsi="Cambria Math" w:cs="Times New Roman"/>
              </w:rPr>
              <m:t>∙ESU</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λ</m:t>
                    </m:r>
                  </m:sub>
                </m:sSub>
              </m:e>
              <m:sup>
                <m:r>
                  <w:rPr>
                    <w:rFonts w:ascii="Cambria Math" w:hAnsi="Cambria Math" w:cs="Times New Roman"/>
                  </w:rPr>
                  <m:t>'</m:t>
                </m:r>
              </m:sup>
            </m:sSup>
          </m:den>
        </m:f>
      </m:oMath>
      <w:r w:rsidRPr="00083462">
        <w:rPr>
          <w:rFonts w:eastAsiaTheme="minorEastAsia" w:cs="Times New Roman"/>
        </w:rPr>
        <w:tab/>
      </w:r>
      <w:r w:rsidRPr="00083462">
        <w:rPr>
          <w:rFonts w:eastAsiaTheme="minorEastAsia" w:cs="Times New Roman"/>
        </w:rPr>
        <w:tab/>
      </w:r>
      <w:r w:rsidRPr="00083462">
        <w:rPr>
          <w:rFonts w:eastAsiaTheme="minorEastAsia" w:cs="Times New Roman"/>
        </w:rPr>
        <w:tab/>
      </w:r>
      <w:r w:rsidRPr="00083462">
        <w:rPr>
          <w:rFonts w:eastAsiaTheme="minorEastAsia" w:cs="Times New Roman"/>
        </w:rPr>
        <w:tab/>
      </w:r>
      <w:r w:rsidRPr="00083462">
        <w:rPr>
          <w:rFonts w:eastAsiaTheme="minorEastAsia" w:cs="Times New Roman"/>
        </w:rPr>
        <w:tab/>
      </w:r>
      <w:r w:rsidRPr="00083462">
        <w:rPr>
          <w:rFonts w:eastAsiaTheme="minorEastAsia" w:cs="Times New Roman"/>
        </w:rPr>
        <w:tab/>
      </w:r>
      <w:r w:rsidRPr="00083462">
        <w:rPr>
          <w:rFonts w:eastAsiaTheme="minorEastAsia" w:cs="Times New Roman"/>
        </w:rPr>
        <w:tab/>
        <w:t xml:space="preserve">                  Eq.8</w:t>
      </w:r>
    </w:p>
    <w:p w14:paraId="0641CA77" w14:textId="77777777" w:rsidR="00F00AB0" w:rsidRPr="00083462" w:rsidRDefault="00F00AB0" w:rsidP="00F00AB0">
      <w:pPr>
        <w:autoSpaceDE w:val="0"/>
        <w:autoSpaceDN w:val="0"/>
        <w:adjustRightInd w:val="0"/>
        <w:spacing w:after="0" w:line="240" w:lineRule="auto"/>
        <w:jc w:val="center"/>
        <w:rPr>
          <w:rFonts w:cs="Times New Roman"/>
        </w:rPr>
      </w:pPr>
    </w:p>
    <w:p w14:paraId="2500F426" w14:textId="77777777" w:rsidR="00F00AB0" w:rsidRPr="00083462" w:rsidRDefault="00F00AB0" w:rsidP="00FA7CDC">
      <w:pPr>
        <w:autoSpaceDE w:val="0"/>
        <w:autoSpaceDN w:val="0"/>
        <w:adjustRightInd w:val="0"/>
        <w:spacing w:after="0" w:line="240" w:lineRule="auto"/>
        <w:ind w:firstLine="720"/>
        <w:jc w:val="both"/>
        <w:rPr>
          <w:rFonts w:cs="Times New Roman"/>
          <w:rtl/>
        </w:rPr>
      </w:pPr>
      <w:r w:rsidRPr="00083462">
        <w:rPr>
          <w:rFonts w:cs="Times New Roman"/>
        </w:rPr>
        <w:t xml:space="preserve">where </w:t>
      </w:r>
      <m:oMath>
        <m:r>
          <w:rPr>
            <w:rFonts w:ascii="Cambria Math" w:hAnsi="Cambria Math" w:cs="Times New Roman"/>
          </w:rPr>
          <m:t>ρρ</m:t>
        </m:r>
      </m:oMath>
      <w:r w:rsidRPr="00083462">
        <w:rPr>
          <w:rFonts w:cs="Times New Roman"/>
        </w:rPr>
        <w:t xml:space="preserve"> is reflectance,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λ</m:t>
            </m:r>
          </m:sub>
        </m:sSub>
      </m:oMath>
      <w:r w:rsidRPr="00083462">
        <w:rPr>
          <w:rFonts w:cs="Times New Roman"/>
        </w:rPr>
        <w:t xml:space="preserve"> is the spectral radiance at the sensor’s aperture, d is the Earth– Sun distance in astronomical units (AU), </w:t>
      </w:r>
      <m:oMath>
        <m:sSub>
          <m:sSubPr>
            <m:ctrlPr>
              <w:rPr>
                <w:rFonts w:ascii="Cambria Math" w:hAnsi="Cambria Math" w:cs="Times New Roman"/>
                <w:i/>
              </w:rPr>
            </m:ctrlPr>
          </m:sSubPr>
          <m:e>
            <m:r>
              <w:rPr>
                <w:rFonts w:ascii="Cambria Math" w:hAnsi="Cambria Math" w:cs="Times New Roman"/>
              </w:rPr>
              <m:t>ESUN</m:t>
            </m:r>
          </m:e>
          <m:sub>
            <m:r>
              <w:rPr>
                <w:rFonts w:ascii="Cambria Math" w:hAnsi="Cambria Math" w:cs="Times New Roman"/>
              </w:rPr>
              <m:t>λ</m:t>
            </m:r>
          </m:sub>
        </m:sSub>
      </m:oMath>
      <w:r w:rsidRPr="00083462">
        <w:rPr>
          <w:rFonts w:cs="Times New Roman"/>
        </w:rPr>
        <w:t xml:space="preserve"> is the mean solar exo-atmospheric irradiance (provided by NASA), and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s</m:t>
            </m:r>
          </m:sub>
        </m:sSub>
      </m:oMath>
      <w:r w:rsidRPr="00083462">
        <w:rPr>
          <w:rFonts w:cs="Times New Roman"/>
        </w:rPr>
        <w:t xml:space="preserve"> is the solar inclination angle in degrees. As reflectance measures the ratio of the amount of light leaving a target location to the amount of light striking the target, the conversion helps minimize the effects of atmospheric scattering, varying Earth–Sun distances, and solar elevation at time of measurement. Next, potentially troubling Hyperion bands are identified and filtered out based on past literature and basic atmospheric principles </w:t>
      </w:r>
      <w:r w:rsidR="00FA7CDC" w:rsidRPr="00083462">
        <w:rPr>
          <w:rFonts w:cs="Times New Roman"/>
        </w:rPr>
        <w:fldChar w:fldCharType="begin" w:fldLock="1"/>
      </w:r>
      <w:r w:rsidR="008B64AA">
        <w:rPr>
          <w:rFonts w:cs="Times New Roman"/>
        </w:rPr>
        <w:instrText>ADDIN CSL_CITATION {"citationItems":[{"id":"ITEM-1","itemData":{"DOI":"10.1109/TGRS.2003.813206","ISSN":"01962892","abstract":"The benefits of Hyperion hyperspectral data to agriculture have been studied at sites in the Coleambally Irrigation Area of Australia. Hyperion can provide effective measures of agricultural performance through the use of established spectral indexes if systematic and random noise is managed. The noise management strategy includes recognition of \"bad\" pixels, reducing the effects of vertical striping, and compensation for atmospheric effects in the data. It also aims to reduce compounding of these effects by image processing. As the noise structure is different for Hyperion's two spectrometers, noise reduction methods are best applied to each separately. Results show that a local destriping algorithm reduces striping noise without introducing unwanted effects in the image. They also show how data smoothing can clean the data and how careful selection of stable Hyperion bands can minimize residual atmospheric effects following atmospheric correction. Comparing hyperspectral indexes derived from Hyperion with the same indexes derived from ground-measured spectra allowed us to assess some of these impacts on the preprocessing options. It has been concluded that preprocessing, which includes fixing bad and outlier pixels, local destriping, atmospheric correction, and minimum noise fraction smoothing, provides improved results. If these or equivalent pre-processing steps are followed, it is feasible to develop a consistent and standardized time series of data that is compatible with field-scale and airborne measured indexes. Red-edge and leaf chlorophyll indexes based on the preprocessed data are shown to distinguish different levels of stress induced by water restrictions.","author":[{"dropping-particle":"","family":"Datt","given":"Bisun","non-dropping-particle":"","parse-names":false,"suffix":""},{"dropping-particle":"","family":"McVicar","given":"Tim R.","non-dropping-particle":"","parse-names":false,"suffix":""},{"dropping-particle":"","family":"Niel","given":"Tom G.","non-dropping-particle":"Van","parse-names":false,"suffix":""},{"dropping-particle":"","family":"Jupp","given":"David L.B.","non-dropping-particle":"","parse-names":false,"suffix":""},{"dropping-particle":"","family":"Pearlman","given":"Jay S.","non-dropping-particle":"","parse-names":false,"suffix":""}],"container-title":"IEEE Transactions on Geoscience and Remote Sensing","id":"ITEM-1","issue":"6 PART I","issued":{"date-parts":[["2003"]]},"note":"34","page":"1246-1259","title":"Preprocessing EO-1 Hyperion hyperspectral data to support the application of agricultural indexes","type":"article-journal","volume":"41"},"uris":["http://www.mendeley.com/documents/?uuid=b877bc41-f3a0-4233-924d-6d093b281b1c"]}],"mendeley":{"formattedCitation":"[213]","plainTextFormattedCitation":"[213]","previouslyFormattedCitation":"[213]"},"properties":{"noteIndex":0},"schema":"https://github.com/citation-style-language/schema/raw/master/csl-citation.json"}</w:instrText>
      </w:r>
      <w:r w:rsidR="00FA7CDC" w:rsidRPr="00083462">
        <w:rPr>
          <w:rFonts w:cs="Times New Roman"/>
        </w:rPr>
        <w:fldChar w:fldCharType="separate"/>
      </w:r>
      <w:r w:rsidR="008D1F9D" w:rsidRPr="008D1F9D">
        <w:rPr>
          <w:rFonts w:cs="Times New Roman"/>
          <w:noProof/>
        </w:rPr>
        <w:t>[213]</w:t>
      </w:r>
      <w:r w:rsidR="00FA7CDC" w:rsidRPr="00083462">
        <w:rPr>
          <w:rFonts w:cs="Times New Roman"/>
        </w:rPr>
        <w:fldChar w:fldCharType="end"/>
      </w:r>
      <w:r w:rsidR="00FA7CDC" w:rsidRPr="00083462">
        <w:rPr>
          <w:rFonts w:cs="Times New Roman"/>
        </w:rPr>
        <w:fldChar w:fldCharType="begin" w:fldLock="1"/>
      </w:r>
      <w:r w:rsidR="008B64AA">
        <w:rPr>
          <w:rFonts w:cs="Times New Roman"/>
        </w:rPr>
        <w:instrText>ADDIN CSL_CITATION {"citationItems":[{"id":"ITEM-1","itemData":{"DOI":"10.1117/12.813253","ISSN":"0277786X","abstract":"With the advantage of image-spectrum integration and quantitative analysis, space-borne hyperspectral remote sensing technique was increasingly applied in ground object identification and information extraction at coastal region to solve the difficulty for field observation and sampling. In order to deeply excavate the embedded spectral information for different features in coastal area, the preprocessing process of hyperspectral image was essential and necessary. So taking Hyperion hyperspectral image as example dataset, the objective of this article is to study and build a doable flowchart for Hyperion image preprocessing to get the reflectance image of coastal region for further study and use. The processes include: (1) bad lines fixing; (2) vertical stripes removing; (3) atmospheric correction; (4) geometric correction and (5) tidal flat area separation from vegetation and water body. Related algorithms and parameters were also discussed in detail. © 2008 SPIE.","author":[{"dropping-particle":"","family":"Li","given":"Huan","non-dropping-particle":"","parse-names":false,"suffix":""},{"dropping-particle":"","family":"Zhang","given":"Dong","non-dropping-particle":"","parse-names":false,"suffix":""},{"dropping-particle":"","family":"Zhang","given":"Ying","non-dropping-particle":"","parse-names":false,"suffix":""},{"dropping-particle":"","family":"Xu","given":"Yong","non-dropping-particle":"","parse-names":false,"suffix":""}],"container-title":"Geoinformatics 2008 and Joint Conference on GIS and Built Environment: Classification of Remote Sensing Images","id":"ITEM-1","issued":{"date-parts":[["2008"]]},"note":"35","page":"71471G","title":"Research of image preprocessing methods for EO-1 Hyperion hyperspectral data in tidal flat area","type":"article-journal","volume":"7147"},"uris":["http://www.mendeley.com/documents/?uuid=d77ae0c9-7c09-4732-9465-d7634ababade"]}],"mendeley":{"formattedCitation":"[214]","plainTextFormattedCitation":"[214]","previouslyFormattedCitation":"[214]"},"properties":{"noteIndex":0},"schema":"https://github.com/citation-style-language/schema/raw/master/csl-citation.json"}</w:instrText>
      </w:r>
      <w:r w:rsidR="00FA7CDC" w:rsidRPr="00083462">
        <w:rPr>
          <w:rFonts w:cs="Times New Roman"/>
        </w:rPr>
        <w:fldChar w:fldCharType="separate"/>
      </w:r>
      <w:r w:rsidR="008D1F9D" w:rsidRPr="008D1F9D">
        <w:rPr>
          <w:rFonts w:cs="Times New Roman"/>
          <w:noProof/>
        </w:rPr>
        <w:t>[214]</w:t>
      </w:r>
      <w:r w:rsidR="00FA7CDC" w:rsidRPr="00083462">
        <w:rPr>
          <w:rFonts w:cs="Times New Roman"/>
        </w:rPr>
        <w:fldChar w:fldCharType="end"/>
      </w:r>
      <w:r w:rsidRPr="00083462">
        <w:rPr>
          <w:rFonts w:cs="Times New Roman"/>
        </w:rPr>
        <w:t>. The Hyperion Visible-Near</w:t>
      </w:r>
      <w:r w:rsidR="00083462" w:rsidRPr="00083462">
        <w:rPr>
          <w:rFonts w:cs="Times New Roman"/>
        </w:rPr>
        <w:t>-</w:t>
      </w:r>
      <w:r w:rsidRPr="00083462">
        <w:rPr>
          <w:rFonts w:cs="Times New Roman"/>
        </w:rPr>
        <w:t>Infrared (400–1100 nm) sensor makes up 70 of the 242 hyperspectral bands, with the other 172 composed from the Short-wave Infrared (1100–2500 nm) sensor. Due to low sensitivity regions and overlap between the two sensors, bands 1 to 7, 58 to 78, and 224 to242 are removed from the dataset. Atmospheric water vapor bands, which absorb almost all relevant solar radiation, and bands likely to contain unstable atmospheric effects are further removed. The final subset consists of 155 bands: 10 to 57 (448–926 nm), 81 to 97 (953–1114 nm), 101 to 119 (1155–1336 nm), 134 to 164 (1488–1790 nm), and 182 to 221 (1972–2365 nm).</w:t>
      </w:r>
    </w:p>
    <w:p w14:paraId="30A32322" w14:textId="77777777" w:rsidR="00F00AB0" w:rsidRDefault="00F00AB0" w:rsidP="003C50CC">
      <w:pPr>
        <w:autoSpaceDE w:val="0"/>
        <w:autoSpaceDN w:val="0"/>
        <w:adjustRightInd w:val="0"/>
        <w:spacing w:after="0" w:line="240" w:lineRule="auto"/>
        <w:ind w:firstLine="720"/>
        <w:jc w:val="both"/>
        <w:rPr>
          <w:rFonts w:cs="Times New Roman"/>
        </w:rPr>
      </w:pPr>
      <w:r w:rsidRPr="00083462">
        <w:rPr>
          <w:rFonts w:cs="Times New Roman"/>
        </w:rPr>
        <w:lastRenderedPageBreak/>
        <w:t>Noise reduction with SD transformation is the most effective likely because it can highlight</w:t>
      </w:r>
      <w:r w:rsidRPr="00083462">
        <w:rPr>
          <w:rFonts w:cs="Times New Roman"/>
          <w:rtl/>
        </w:rPr>
        <w:t xml:space="preserve"> </w:t>
      </w:r>
      <w:r w:rsidRPr="00083462">
        <w:rPr>
          <w:rFonts w:cs="Times New Roman"/>
        </w:rPr>
        <w:t xml:space="preserve">otherwise hard to discern absorption features of spectral curves </w:t>
      </w:r>
      <w:r w:rsidR="00FA7CDC" w:rsidRPr="00083462">
        <w:rPr>
          <w:rFonts w:cs="Times New Roman"/>
        </w:rPr>
        <w:fldChar w:fldCharType="begin" w:fldLock="1"/>
      </w:r>
      <w:r w:rsidR="004B640A">
        <w:rPr>
          <w:rFonts w:cs="Times New Roman"/>
        </w:rPr>
        <w:instrText>ADDIN CSL_CITATION {"citationItems":[{"id":"ITEM-1","itemData":{"DOI":"10.1007/s11356-020-08807-z","ISSN":"16147499","PMID":"32329007","abstract":"High mercury (Hg) affects biochemical-physiological characteristics of plant leaves such as leaf chlorophyll, causing refractive discontinuity and modifications in leaf spectra. Furthermore, the hyperspectroscopy provides a potential tool for fast non-destructive estimation of leaf Hg. However, there are few studies that have investigated Hg for wetland plants via hyperspectral inversion. In this study, reeds (Phragmites australis) leaf Hg concentration and hyperspectra were measured under different soil Hg treatment. Hg-sensitive parameters were identified by basic spectral transformations and continuous wavelet transformation (CWT). Inversion models were developed using stepwise multiple linear regressions (SMLR), partial least square regression (PLSR), and random forest (RF) to estimate leaf Hg. The results indicated that CWT improved the correlation of hyperspectra and leaf Hg by 0.020–0.227, and R2 of the CWT-related model increased by 0.0557–0.2441. In addition, Hg-sensitive bands were predominant at 600–750 (visible region) and 1500–2300 nm (mid-infrared), and Hg might modify leaves spectra primarily by affecting chlorophyll and water contents. Of the studied models, SMLR using normalized transformation (NR) and CWT (NR-CWT-SMLR) model (R2 = 0.8594, RMSE = 0.0961) and RF using NR and CWT (NR-CWT-RF) model (R2 = 0.8560, RMSE = 0.1062) suited for leaf Hg inversion. For Hg content &lt; 1.0 mg kg−1, the former model was more reliable and accurate. This study provided a method for the estimation of Hg contamination in wetland plant and indicated that model-based hyperspectral inversion was feasible for fast and non-destructive monitoring.","author":[{"dropping-particle":"","family":"Liu","given":"Weiwei","non-dropping-particle":"","parse-names":false,"suffix":""},{"dropping-particle":"","family":"Li","given":"Mengjie","non-dropping-particle":"","parse-names":false,"suffix":""},{"dropping-particle":"","family":"Zhang","given":"Manyin","non-dropping-particle":"","parse-names":false,"suffix":""},{"dropping-particle":"","family":"Long","given":"Songyuan","non-dropping-particle":"","parse-names":false,"suffix":""},{"dropping-particle":"","family":"Guo","given":"Ziliang","non-dropping-particle":"","parse-names":false,"suffix":""},{"dropping-particle":"","family":"Wang","given":"Henian","non-dropping-particle":"","parse-names":false,"suffix":""},{"dropping-particle":"","family":"Li","given":"Wei","non-dropping-particle":"","parse-names":false,"suffix":""},{"dropping-particle":"","family":"Wang","given":"Daan","non-dropping-particle":"","parse-names":false,"suffix":""},{"dropping-particle":"","family":"Hu","given":"Yukun","non-dropping-particle":"","parse-names":false,"suffix":""},{"dropping-particle":"","family":"Wei","given":"Yuanyun","non-dropping-particle":"","parse-names":false,"suffix":""},{"dropping-particle":"","family":"Yang","given":"Si","non-dropping-particle":"","parse-names":false,"suffix":""}],"container-title":"Environmental Science and Pollution Research","id":"ITEM-1","issue":"18","issued":{"date-parts":[["2020"]]},"note":"52","page":"22935-22945","title":"Hyperspectral inversion of mercury in reed leaves under different levels of soil mercury contamination","type":"article-journal","volume":"27"},"uris":["http://www.mendeley.com/documents/?uuid=38e05efd-eeda-449f-b5eb-e40d3644c92e"]}],"mendeley":{"formattedCitation":"[161]","plainTextFormattedCitation":"[161]","previouslyFormattedCitation":"[161]"},"properties":{"noteIndex":0},"schema":"https://github.com/citation-style-language/schema/raw/master/csl-citation.json"}</w:instrText>
      </w:r>
      <w:r w:rsidR="00FA7CDC" w:rsidRPr="00083462">
        <w:rPr>
          <w:rFonts w:cs="Times New Roman"/>
        </w:rPr>
        <w:fldChar w:fldCharType="separate"/>
      </w:r>
      <w:r w:rsidR="00792D1D" w:rsidRPr="00792D1D">
        <w:rPr>
          <w:rFonts w:cs="Times New Roman"/>
          <w:noProof/>
        </w:rPr>
        <w:t>[161]</w:t>
      </w:r>
      <w:r w:rsidR="00FA7CDC" w:rsidRPr="00083462">
        <w:rPr>
          <w:rFonts w:cs="Times New Roman"/>
        </w:rPr>
        <w:fldChar w:fldCharType="end"/>
      </w:r>
      <w:r w:rsidR="00FA7CDC" w:rsidRPr="00083462">
        <w:rPr>
          <w:rFonts w:cs="Times New Roman"/>
        </w:rPr>
        <w:t xml:space="preserve">. </w:t>
      </w:r>
      <w:r w:rsidRPr="00083462">
        <w:rPr>
          <w:rFonts w:cs="Times New Roman"/>
        </w:rPr>
        <w:t>Furthermore,</w:t>
      </w:r>
      <w:r w:rsidRPr="00083462">
        <w:rPr>
          <w:rFonts w:cs="Times New Roman"/>
          <w:rtl/>
        </w:rPr>
        <w:t xml:space="preserve"> </w:t>
      </w:r>
      <w:r w:rsidRPr="00083462">
        <w:rPr>
          <w:rFonts w:cs="Times New Roman"/>
        </w:rPr>
        <w:t>taking two derivatives allows for the clearer differences to be observed between spectral reflectance</w:t>
      </w:r>
      <w:r w:rsidRPr="00083462">
        <w:rPr>
          <w:rFonts w:cs="Times New Roman"/>
          <w:rtl/>
        </w:rPr>
        <w:t xml:space="preserve"> </w:t>
      </w:r>
      <w:r w:rsidRPr="00083462">
        <w:rPr>
          <w:rFonts w:cs="Times New Roman"/>
        </w:rPr>
        <w:t>of indicative bands with different arsenic contents, which served to increase model</w:t>
      </w:r>
      <w:r w:rsidRPr="00083462">
        <w:rPr>
          <w:rFonts w:cs="Times New Roman"/>
          <w:rtl/>
        </w:rPr>
        <w:t xml:space="preserve"> </w:t>
      </w:r>
      <w:r w:rsidRPr="00083462">
        <w:rPr>
          <w:rFonts w:cs="Times New Roman"/>
        </w:rPr>
        <w:t>accuracies more than the other kinds of transformations.</w:t>
      </w:r>
      <w:r w:rsidR="00FA7CDC" w:rsidRPr="00083462">
        <w:rPr>
          <w:rFonts w:cs="Times New Roman"/>
        </w:rPr>
        <w:fldChar w:fldCharType="begin" w:fldLock="1"/>
      </w:r>
      <w:r w:rsidR="004B640A">
        <w:rPr>
          <w:rFonts w:cs="Times New Roman"/>
        </w:rPr>
        <w:instrText>ADDIN CSL_CITATION {"citationItems":[{"id":"ITEM-1","itemData":{"DOI":"10.3390/toxics9120333","ISSN":"23056304","abstract":"Arsenic, a potent carcinogen and neurotoxin, affects over 200 million people globally. Current detection methods are laborious, expensive, and unscalable, being difficult to implement in developing regions and during crises such as COVID-19. This study attempts to determine if a relationship exists between soil’s hyperspectral data and arsenic concentration using NASA’s Hyperion satellite. It is the first arsenic study to use satellite-based hyperspectral data and apply a classification approach. Four regression machine learning models are tested to determine this correlation in soil with bare land cover. Raw data are converted to reflectance, problematic atmospheric influences are removed, characteristic wavelengths are selected, and four noise reduction algorithms are tested. The combination of data augmentation, Genetic Algorithm, Second Derivative Transformation, and Random Forest regression (R2 = 0.840 and normalized root mean squared error (re-scaled to [0,1]) = 0.122) shows strong correlation, performing better than past models despite using noisier satellite data (versus lab-processed samples). Three binary classification machine learning models are then applied to identify high-risk shrub-covered regions in ten U.S. states, achieving strong accuracy (=0.693) and F1-score (=0.728). Overall, these results suggest that such a methodology is practical and can provide a sustainable alternative to arsenic contamination detection.","author":[{"dropping-particle":"","family":"Agrawal","given":"Ayush","non-dropping-particle":"","parse-names":false,"suffix":""},{"dropping-particle":"","family":"Petersen","given":"Mark R.","non-dropping-particle":"","parse-names":false,"suffix":""}],"container-title":"Toxics","id":"ITEM-1","issue":"12","issued":{"date-parts":[["2021"]]},"title":"Detecting arsenic contamination using satellite imagery and machine learning","type":"article-journal","volume":"9"},"uris":["http://www.mendeley.com/documents/?uuid=5e9fb460-e8a8-4685-ad84-cd1d79784031"]}],"mendeley":{"formattedCitation":"[166]","plainTextFormattedCitation":"[166]","previouslyFormattedCitation":"[166]"},"properties":{"noteIndex":0},"schema":"https://github.com/citation-style-language/schema/raw/master/csl-citation.json"}</w:instrText>
      </w:r>
      <w:r w:rsidR="00FA7CDC" w:rsidRPr="00083462">
        <w:rPr>
          <w:rFonts w:cs="Times New Roman"/>
        </w:rPr>
        <w:fldChar w:fldCharType="separate"/>
      </w:r>
      <w:r w:rsidR="00792D1D" w:rsidRPr="00792D1D">
        <w:rPr>
          <w:rFonts w:cs="Times New Roman"/>
          <w:noProof/>
        </w:rPr>
        <w:t>[166]</w:t>
      </w:r>
      <w:r w:rsidR="00FA7CDC" w:rsidRPr="00083462">
        <w:rPr>
          <w:rFonts w:cs="Times New Roman"/>
        </w:rPr>
        <w:fldChar w:fldCharType="end"/>
      </w:r>
    </w:p>
    <w:p w14:paraId="7D879435" w14:textId="77777777" w:rsidR="003C50CC" w:rsidRPr="003C50CC" w:rsidRDefault="003C50CC" w:rsidP="003C50CC">
      <w:pPr>
        <w:autoSpaceDE w:val="0"/>
        <w:autoSpaceDN w:val="0"/>
        <w:adjustRightInd w:val="0"/>
        <w:spacing w:after="0" w:line="240" w:lineRule="auto"/>
        <w:ind w:firstLine="720"/>
        <w:jc w:val="both"/>
        <w:rPr>
          <w:rFonts w:cs="Times New Roman"/>
        </w:rPr>
      </w:pPr>
    </w:p>
    <w:p w14:paraId="554DB2AF" w14:textId="77777777" w:rsidR="00F00AB0" w:rsidRPr="00E34345" w:rsidRDefault="00083462" w:rsidP="00083462">
      <w:pPr>
        <w:spacing w:after="0"/>
        <w:ind w:firstLine="720"/>
        <w:jc w:val="center"/>
        <w:rPr>
          <w:rFonts w:cs="Times New Roman"/>
          <w:sz w:val="18"/>
          <w:szCs w:val="18"/>
        </w:rPr>
      </w:pPr>
      <w:r w:rsidRPr="00E34345">
        <w:rPr>
          <w:rFonts w:cs="Times New Roman"/>
          <w:sz w:val="18"/>
          <w:szCs w:val="18"/>
        </w:rPr>
        <w:t>Table 4</w:t>
      </w:r>
      <w:r w:rsidR="00F00AB0" w:rsidRPr="00E34345">
        <w:rPr>
          <w:rFonts w:cs="Times New Roman"/>
          <w:sz w:val="18"/>
          <w:szCs w:val="18"/>
        </w:rPr>
        <w:t>. Spectral transformation methods</w:t>
      </w:r>
    </w:p>
    <w:tbl>
      <w:tblPr>
        <w:tblStyle w:val="TableGrid"/>
        <w:tblW w:w="0" w:type="auto"/>
        <w:jc w:val="center"/>
        <w:tblLook w:val="04A0" w:firstRow="1" w:lastRow="0" w:firstColumn="1" w:lastColumn="0" w:noHBand="0" w:noVBand="1"/>
      </w:tblPr>
      <w:tblGrid>
        <w:gridCol w:w="2835"/>
        <w:gridCol w:w="5811"/>
      </w:tblGrid>
      <w:tr w:rsidR="00083462" w:rsidRPr="00083462" w14:paraId="24696B2B" w14:textId="77777777" w:rsidTr="00E34345">
        <w:trPr>
          <w:jc w:val="center"/>
        </w:trPr>
        <w:tc>
          <w:tcPr>
            <w:tcW w:w="2835" w:type="dxa"/>
            <w:vAlign w:val="center"/>
          </w:tcPr>
          <w:p w14:paraId="20CCC01D" w14:textId="77777777" w:rsidR="00F00AB0" w:rsidRPr="00E34345" w:rsidRDefault="00F00AB0" w:rsidP="00083462">
            <w:pPr>
              <w:rPr>
                <w:rFonts w:cs="Times New Roman"/>
                <w:b/>
                <w:bCs/>
                <w:sz w:val="16"/>
                <w:szCs w:val="16"/>
              </w:rPr>
            </w:pPr>
            <w:r w:rsidRPr="00E34345">
              <w:rPr>
                <w:rFonts w:cs="Times New Roman"/>
                <w:b/>
                <w:bCs/>
                <w:sz w:val="16"/>
                <w:szCs w:val="16"/>
              </w:rPr>
              <w:t>Name</w:t>
            </w:r>
          </w:p>
        </w:tc>
        <w:tc>
          <w:tcPr>
            <w:tcW w:w="5811" w:type="dxa"/>
            <w:vAlign w:val="center"/>
          </w:tcPr>
          <w:p w14:paraId="69F2D886" w14:textId="77777777" w:rsidR="00F00AB0" w:rsidRPr="00E34345" w:rsidRDefault="00F00AB0" w:rsidP="00083462">
            <w:pPr>
              <w:rPr>
                <w:rFonts w:cs="Times New Roman"/>
                <w:b/>
                <w:bCs/>
                <w:sz w:val="16"/>
                <w:szCs w:val="16"/>
              </w:rPr>
            </w:pPr>
            <w:r w:rsidRPr="00E34345">
              <w:rPr>
                <w:rFonts w:cs="Times New Roman"/>
                <w:b/>
                <w:bCs/>
                <w:sz w:val="16"/>
                <w:szCs w:val="16"/>
              </w:rPr>
              <w:t>Objective</w:t>
            </w:r>
          </w:p>
        </w:tc>
      </w:tr>
      <w:tr w:rsidR="00083462" w:rsidRPr="00083462" w14:paraId="6C6E90D8" w14:textId="77777777" w:rsidTr="00E34345">
        <w:trPr>
          <w:jc w:val="center"/>
        </w:trPr>
        <w:tc>
          <w:tcPr>
            <w:tcW w:w="2835" w:type="dxa"/>
            <w:vAlign w:val="center"/>
          </w:tcPr>
          <w:p w14:paraId="7B4105F7" w14:textId="77777777" w:rsidR="00F00AB0" w:rsidRPr="00E34345" w:rsidRDefault="00F00AB0" w:rsidP="00083462">
            <w:pPr>
              <w:rPr>
                <w:rFonts w:cs="Times New Roman"/>
                <w:sz w:val="16"/>
                <w:szCs w:val="16"/>
              </w:rPr>
            </w:pPr>
            <w:r w:rsidRPr="00E34345">
              <w:rPr>
                <w:rFonts w:cs="Times New Roman"/>
                <w:sz w:val="16"/>
                <w:szCs w:val="16"/>
              </w:rPr>
              <w:t>Mean Centering</w:t>
            </w:r>
          </w:p>
        </w:tc>
        <w:tc>
          <w:tcPr>
            <w:tcW w:w="5811" w:type="dxa"/>
            <w:vAlign w:val="center"/>
          </w:tcPr>
          <w:p w14:paraId="088EE186" w14:textId="77777777" w:rsidR="00F00AB0" w:rsidRPr="00E34345" w:rsidRDefault="00F00AB0" w:rsidP="00083462">
            <w:pPr>
              <w:rPr>
                <w:rFonts w:cs="Times New Roman"/>
                <w:sz w:val="16"/>
                <w:szCs w:val="16"/>
              </w:rPr>
            </w:pPr>
            <w:r w:rsidRPr="00E34345">
              <w:rPr>
                <w:rFonts w:cs="Times New Roman"/>
                <w:sz w:val="16"/>
                <w:szCs w:val="16"/>
              </w:rPr>
              <w:t>Eliminate the absolute absorption value of the spectrum, increase the difference between the sample spectra, and improve the robustness and prediction ability of the model</w:t>
            </w:r>
          </w:p>
        </w:tc>
      </w:tr>
      <w:tr w:rsidR="00083462" w:rsidRPr="00083462" w14:paraId="6EDBB4C0" w14:textId="77777777" w:rsidTr="00E34345">
        <w:trPr>
          <w:jc w:val="center"/>
        </w:trPr>
        <w:tc>
          <w:tcPr>
            <w:tcW w:w="2835" w:type="dxa"/>
            <w:vAlign w:val="center"/>
          </w:tcPr>
          <w:p w14:paraId="68B78D07" w14:textId="77777777" w:rsidR="00F00AB0" w:rsidRPr="00E34345" w:rsidRDefault="00F00AB0" w:rsidP="00083462">
            <w:pPr>
              <w:rPr>
                <w:rFonts w:cs="Times New Roman"/>
                <w:sz w:val="16"/>
                <w:szCs w:val="16"/>
              </w:rPr>
            </w:pPr>
            <w:r w:rsidRPr="00E34345">
              <w:rPr>
                <w:rFonts w:cs="Times New Roman"/>
                <w:sz w:val="16"/>
                <w:szCs w:val="16"/>
              </w:rPr>
              <w:t>Orthogonal signal correction</w:t>
            </w:r>
          </w:p>
        </w:tc>
        <w:tc>
          <w:tcPr>
            <w:tcW w:w="5811" w:type="dxa"/>
            <w:vAlign w:val="center"/>
          </w:tcPr>
          <w:p w14:paraId="64AA285F" w14:textId="77777777" w:rsidR="00F00AB0" w:rsidRPr="00E34345" w:rsidRDefault="00F00AB0" w:rsidP="00083462">
            <w:pPr>
              <w:rPr>
                <w:rFonts w:cs="Times New Roman"/>
                <w:sz w:val="16"/>
                <w:szCs w:val="16"/>
              </w:rPr>
            </w:pPr>
            <w:r w:rsidRPr="00E34345">
              <w:rPr>
                <w:rFonts w:cs="Times New Roman"/>
                <w:sz w:val="16"/>
                <w:szCs w:val="16"/>
              </w:rPr>
              <w:t>Filter out signals that are not related to the concentration of the target pollutant in the spectrum</w:t>
            </w:r>
          </w:p>
        </w:tc>
      </w:tr>
      <w:tr w:rsidR="00083462" w:rsidRPr="00083462" w14:paraId="2A802FEF" w14:textId="77777777" w:rsidTr="00E34345">
        <w:trPr>
          <w:jc w:val="center"/>
        </w:trPr>
        <w:tc>
          <w:tcPr>
            <w:tcW w:w="2835" w:type="dxa"/>
            <w:vAlign w:val="center"/>
          </w:tcPr>
          <w:p w14:paraId="7DB22DB2" w14:textId="77777777" w:rsidR="00F00AB0" w:rsidRPr="00E34345" w:rsidRDefault="00F00AB0" w:rsidP="00083462">
            <w:pPr>
              <w:rPr>
                <w:rFonts w:cs="Times New Roman"/>
                <w:sz w:val="16"/>
                <w:szCs w:val="16"/>
              </w:rPr>
            </w:pPr>
            <w:r w:rsidRPr="00E34345">
              <w:rPr>
                <w:rFonts w:cs="Times New Roman"/>
                <w:sz w:val="16"/>
                <w:szCs w:val="16"/>
              </w:rPr>
              <w:t>Standard Normal Variate (SNV)</w:t>
            </w:r>
          </w:p>
        </w:tc>
        <w:tc>
          <w:tcPr>
            <w:tcW w:w="5811" w:type="dxa"/>
            <w:vAlign w:val="center"/>
          </w:tcPr>
          <w:p w14:paraId="379000EC" w14:textId="77777777" w:rsidR="00F00AB0" w:rsidRPr="00E34345" w:rsidRDefault="00F00AB0" w:rsidP="00083462">
            <w:pPr>
              <w:rPr>
                <w:rFonts w:cs="Times New Roman"/>
                <w:sz w:val="16"/>
                <w:szCs w:val="16"/>
              </w:rPr>
            </w:pPr>
            <w:r w:rsidRPr="00E34345">
              <w:rPr>
                <w:rFonts w:cs="Times New Roman"/>
                <w:sz w:val="16"/>
                <w:szCs w:val="16"/>
              </w:rPr>
              <w:t>Eliminate spectral errors caused by solid particle size surface scattering</w:t>
            </w:r>
          </w:p>
        </w:tc>
      </w:tr>
      <w:tr w:rsidR="00083462" w:rsidRPr="00083462" w14:paraId="37DA34CA" w14:textId="77777777" w:rsidTr="00E34345">
        <w:trPr>
          <w:jc w:val="center"/>
        </w:trPr>
        <w:tc>
          <w:tcPr>
            <w:tcW w:w="2835" w:type="dxa"/>
            <w:vAlign w:val="center"/>
          </w:tcPr>
          <w:p w14:paraId="12BBA145" w14:textId="77777777" w:rsidR="00F00AB0" w:rsidRPr="00E34345" w:rsidRDefault="00F00AB0" w:rsidP="00083462">
            <w:pPr>
              <w:rPr>
                <w:rFonts w:cs="Times New Roman"/>
                <w:sz w:val="16"/>
                <w:szCs w:val="16"/>
              </w:rPr>
            </w:pPr>
            <w:r w:rsidRPr="00E34345">
              <w:rPr>
                <w:rFonts w:cs="Times New Roman"/>
                <w:sz w:val="16"/>
                <w:szCs w:val="16"/>
              </w:rPr>
              <w:t>Multiplicative Scatter Correlation (MSC)</w:t>
            </w:r>
          </w:p>
        </w:tc>
        <w:tc>
          <w:tcPr>
            <w:tcW w:w="5811" w:type="dxa"/>
            <w:vAlign w:val="center"/>
          </w:tcPr>
          <w:p w14:paraId="43268572" w14:textId="77777777" w:rsidR="00F00AB0" w:rsidRPr="00E34345" w:rsidRDefault="00F00AB0" w:rsidP="00083462">
            <w:pPr>
              <w:rPr>
                <w:rFonts w:cs="Times New Roman"/>
                <w:sz w:val="16"/>
                <w:szCs w:val="16"/>
              </w:rPr>
            </w:pPr>
            <w:r w:rsidRPr="00E34345">
              <w:rPr>
                <w:rFonts w:cs="Times New Roman"/>
                <w:sz w:val="16"/>
                <w:szCs w:val="16"/>
              </w:rPr>
              <w:t>MSC can correct for certain errors caused by light scattering [26].</w:t>
            </w:r>
          </w:p>
        </w:tc>
      </w:tr>
      <w:tr w:rsidR="00083462" w:rsidRPr="00083462" w14:paraId="789A55D8" w14:textId="77777777" w:rsidTr="00E34345">
        <w:trPr>
          <w:jc w:val="center"/>
        </w:trPr>
        <w:tc>
          <w:tcPr>
            <w:tcW w:w="2835" w:type="dxa"/>
            <w:vAlign w:val="center"/>
          </w:tcPr>
          <w:p w14:paraId="49280312" w14:textId="77777777" w:rsidR="00F00AB0" w:rsidRPr="00E34345" w:rsidRDefault="00F00AB0" w:rsidP="00083462">
            <w:pPr>
              <w:rPr>
                <w:rFonts w:cs="Times New Roman"/>
                <w:sz w:val="16"/>
                <w:szCs w:val="16"/>
              </w:rPr>
            </w:pPr>
            <w:r w:rsidRPr="00E34345">
              <w:rPr>
                <w:rFonts w:cs="Times New Roman"/>
                <w:sz w:val="16"/>
                <w:szCs w:val="16"/>
              </w:rPr>
              <w:t>Savitzky–Golay (SG) smoothing filter</w:t>
            </w:r>
          </w:p>
        </w:tc>
        <w:tc>
          <w:tcPr>
            <w:tcW w:w="5811" w:type="dxa"/>
            <w:vAlign w:val="center"/>
          </w:tcPr>
          <w:p w14:paraId="1F0AB3A4" w14:textId="77777777" w:rsidR="00F00AB0" w:rsidRPr="00E34345" w:rsidRDefault="00F00AB0" w:rsidP="00083462">
            <w:pPr>
              <w:rPr>
                <w:rFonts w:cs="Times New Roman"/>
                <w:sz w:val="16"/>
                <w:szCs w:val="16"/>
              </w:rPr>
            </w:pPr>
            <w:r w:rsidRPr="00E34345">
              <w:rPr>
                <w:rFonts w:cs="Times New Roman"/>
                <w:sz w:val="16"/>
                <w:szCs w:val="16"/>
              </w:rPr>
              <w:t>SG smoothing allows for the improvement of the accuracy of noisy synthetic data without losing important baseline trends [37,38].</w:t>
            </w:r>
          </w:p>
        </w:tc>
      </w:tr>
      <w:tr w:rsidR="00083462" w:rsidRPr="00083462" w14:paraId="12BC06B5" w14:textId="77777777" w:rsidTr="00E34345">
        <w:trPr>
          <w:jc w:val="center"/>
        </w:trPr>
        <w:tc>
          <w:tcPr>
            <w:tcW w:w="2835" w:type="dxa"/>
            <w:vAlign w:val="center"/>
          </w:tcPr>
          <w:p w14:paraId="53DC334F" w14:textId="77777777" w:rsidR="00F00AB0" w:rsidRPr="00E34345" w:rsidRDefault="00F00AB0" w:rsidP="00083462">
            <w:pPr>
              <w:rPr>
                <w:rFonts w:cs="Times New Roman"/>
                <w:sz w:val="16"/>
                <w:szCs w:val="16"/>
              </w:rPr>
            </w:pPr>
            <w:r w:rsidRPr="00E34345">
              <w:rPr>
                <w:rFonts w:cs="Times New Roman"/>
                <w:sz w:val="16"/>
                <w:szCs w:val="16"/>
              </w:rPr>
              <w:t>First Derivative Transformation (FD)</w:t>
            </w:r>
          </w:p>
        </w:tc>
        <w:tc>
          <w:tcPr>
            <w:tcW w:w="5811" w:type="dxa"/>
            <w:vAlign w:val="center"/>
          </w:tcPr>
          <w:p w14:paraId="41A930A5" w14:textId="77777777" w:rsidR="00F00AB0" w:rsidRPr="00E34345" w:rsidRDefault="00F00AB0" w:rsidP="00083462">
            <w:pPr>
              <w:rPr>
                <w:rFonts w:cs="Times New Roman"/>
                <w:sz w:val="16"/>
                <w:szCs w:val="16"/>
              </w:rPr>
            </w:pPr>
            <w:r w:rsidRPr="00E34345">
              <w:rPr>
                <w:rFonts w:cs="Times New Roman"/>
                <w:sz w:val="16"/>
                <w:szCs w:val="16"/>
              </w:rPr>
              <w:t>Correct the spectral baseline, eliminate interference from other backgrounds, and improve spectral resolution.</w:t>
            </w:r>
          </w:p>
        </w:tc>
      </w:tr>
      <w:tr w:rsidR="00083462" w:rsidRPr="00083462" w14:paraId="1545C66B" w14:textId="77777777" w:rsidTr="00E34345">
        <w:trPr>
          <w:jc w:val="center"/>
        </w:trPr>
        <w:tc>
          <w:tcPr>
            <w:tcW w:w="2835" w:type="dxa"/>
            <w:vAlign w:val="center"/>
          </w:tcPr>
          <w:p w14:paraId="5259FC49" w14:textId="77777777" w:rsidR="00F00AB0" w:rsidRPr="00E34345" w:rsidRDefault="00F00AB0" w:rsidP="00083462">
            <w:pPr>
              <w:rPr>
                <w:rFonts w:cs="Times New Roman"/>
                <w:sz w:val="16"/>
                <w:szCs w:val="16"/>
              </w:rPr>
            </w:pPr>
            <w:r w:rsidRPr="00E34345">
              <w:rPr>
                <w:rFonts w:cs="Times New Roman"/>
                <w:sz w:val="16"/>
                <w:szCs w:val="16"/>
              </w:rPr>
              <w:t>Second Derivative Transformation (SD)</w:t>
            </w:r>
          </w:p>
        </w:tc>
        <w:tc>
          <w:tcPr>
            <w:tcW w:w="5811" w:type="dxa"/>
            <w:vAlign w:val="center"/>
          </w:tcPr>
          <w:p w14:paraId="61304EA4" w14:textId="77777777" w:rsidR="00F00AB0" w:rsidRPr="00E34345" w:rsidRDefault="00F00AB0" w:rsidP="00083462">
            <w:pPr>
              <w:rPr>
                <w:rFonts w:cs="Times New Roman"/>
                <w:sz w:val="16"/>
                <w:szCs w:val="16"/>
              </w:rPr>
            </w:pPr>
            <w:r w:rsidRPr="00E34345">
              <w:rPr>
                <w:rFonts w:cs="Times New Roman"/>
                <w:sz w:val="16"/>
                <w:szCs w:val="16"/>
              </w:rPr>
              <w:t>SD magnifies smaller differences between wavelengths and reduces some sources of random error caused by external factors through this focus on differences.</w:t>
            </w:r>
          </w:p>
        </w:tc>
      </w:tr>
      <w:tr w:rsidR="00083462" w:rsidRPr="00083462" w14:paraId="43EA8CD0" w14:textId="77777777" w:rsidTr="00E34345">
        <w:trPr>
          <w:jc w:val="center"/>
        </w:trPr>
        <w:tc>
          <w:tcPr>
            <w:tcW w:w="2835" w:type="dxa"/>
            <w:vAlign w:val="center"/>
          </w:tcPr>
          <w:p w14:paraId="30D9AC5F" w14:textId="77777777" w:rsidR="00F00AB0" w:rsidRPr="00E34345" w:rsidRDefault="00F00AB0" w:rsidP="00083462">
            <w:pPr>
              <w:rPr>
                <w:rFonts w:cs="Times New Roman"/>
                <w:sz w:val="16"/>
                <w:szCs w:val="16"/>
              </w:rPr>
            </w:pPr>
            <w:r w:rsidRPr="00E34345">
              <w:rPr>
                <w:rFonts w:cs="Times New Roman"/>
                <w:sz w:val="16"/>
                <w:szCs w:val="16"/>
              </w:rPr>
              <w:t>continuous wavelet transform (CWT)</w:t>
            </w:r>
          </w:p>
        </w:tc>
        <w:tc>
          <w:tcPr>
            <w:tcW w:w="5811" w:type="dxa"/>
            <w:vAlign w:val="center"/>
          </w:tcPr>
          <w:p w14:paraId="29B68684" w14:textId="77777777" w:rsidR="00F00AB0" w:rsidRPr="00E34345" w:rsidRDefault="00F00AB0" w:rsidP="00083462">
            <w:pPr>
              <w:rPr>
                <w:rFonts w:cs="Times New Roman"/>
                <w:sz w:val="16"/>
                <w:szCs w:val="16"/>
              </w:rPr>
            </w:pPr>
            <w:r w:rsidRPr="00E34345">
              <w:rPr>
                <w:rFonts w:cs="Times New Roman"/>
                <w:sz w:val="16"/>
                <w:szCs w:val="16"/>
              </w:rPr>
              <w:t>intensifying significantly spectral responses of GF-5 AHSI images</w:t>
            </w:r>
          </w:p>
          <w:p w14:paraId="5A532CCD" w14:textId="77777777" w:rsidR="00F00AB0" w:rsidRPr="00E34345" w:rsidRDefault="00F00AB0" w:rsidP="00083462">
            <w:pPr>
              <w:rPr>
                <w:rFonts w:cs="Times New Roman"/>
                <w:sz w:val="16"/>
                <w:szCs w:val="16"/>
              </w:rPr>
            </w:pPr>
            <w:r w:rsidRPr="00E34345">
              <w:rPr>
                <w:rFonts w:cs="Times New Roman"/>
                <w:sz w:val="16"/>
                <w:szCs w:val="16"/>
              </w:rPr>
              <w:t>at a variety of decomposing scales</w:t>
            </w:r>
          </w:p>
        </w:tc>
      </w:tr>
      <w:tr w:rsidR="00083462" w:rsidRPr="00083462" w14:paraId="32EA3F1C" w14:textId="77777777" w:rsidTr="00E34345">
        <w:trPr>
          <w:jc w:val="center"/>
        </w:trPr>
        <w:tc>
          <w:tcPr>
            <w:tcW w:w="2835" w:type="dxa"/>
            <w:vAlign w:val="center"/>
          </w:tcPr>
          <w:p w14:paraId="1828E753" w14:textId="77777777" w:rsidR="00F00AB0" w:rsidRPr="00E34345" w:rsidRDefault="00F00AB0" w:rsidP="00083462">
            <w:pPr>
              <w:rPr>
                <w:rFonts w:cs="Times New Roman"/>
                <w:sz w:val="16"/>
                <w:szCs w:val="16"/>
              </w:rPr>
            </w:pPr>
            <w:r w:rsidRPr="00E34345">
              <w:rPr>
                <w:rFonts w:cs="Times New Roman"/>
                <w:sz w:val="16"/>
                <w:szCs w:val="16"/>
              </w:rPr>
              <w:t>Image processing</w:t>
            </w:r>
          </w:p>
        </w:tc>
        <w:tc>
          <w:tcPr>
            <w:tcW w:w="5811" w:type="dxa"/>
            <w:vAlign w:val="center"/>
          </w:tcPr>
          <w:p w14:paraId="743F13DF" w14:textId="77777777" w:rsidR="00F00AB0" w:rsidRPr="00E34345" w:rsidRDefault="00F00AB0" w:rsidP="00083462">
            <w:pPr>
              <w:rPr>
                <w:rFonts w:cs="Times New Roman"/>
                <w:sz w:val="16"/>
                <w:szCs w:val="16"/>
              </w:rPr>
            </w:pPr>
            <w:r w:rsidRPr="00E34345">
              <w:rPr>
                <w:rFonts w:cs="Times New Roman"/>
                <w:sz w:val="16"/>
                <w:szCs w:val="16"/>
              </w:rPr>
              <w:t>fast line of sight atmospheric analysis of spectral hypercubes (FLAASH) algorithm was employed to correct the atmospheric effects</w:t>
            </w:r>
          </w:p>
        </w:tc>
      </w:tr>
    </w:tbl>
    <w:p w14:paraId="5F83DAA1" w14:textId="77777777" w:rsidR="0032780A" w:rsidRPr="00083462" w:rsidRDefault="0032780A" w:rsidP="00C4635C">
      <w:pPr>
        <w:jc w:val="both"/>
        <w:rPr>
          <w:rFonts w:ascii="Times New Roman" w:hAnsi="Times New Roman" w:cs="Times New Roman"/>
          <w:b/>
          <w:bCs/>
          <w:sz w:val="20"/>
          <w:szCs w:val="20"/>
        </w:rPr>
      </w:pPr>
    </w:p>
    <w:p w14:paraId="60673AF0" w14:textId="77777777" w:rsidR="0032780A" w:rsidRPr="00083462" w:rsidRDefault="0032780A" w:rsidP="004E7AA9">
      <w:pPr>
        <w:pStyle w:val="ListParagraph"/>
        <w:numPr>
          <w:ilvl w:val="1"/>
          <w:numId w:val="6"/>
        </w:numPr>
        <w:jc w:val="both"/>
        <w:rPr>
          <w:rFonts w:ascii="Times New Roman" w:hAnsi="Times New Roman" w:cs="Times New Roman"/>
          <w:b/>
          <w:bCs/>
          <w:sz w:val="20"/>
          <w:szCs w:val="20"/>
        </w:rPr>
      </w:pPr>
      <w:r w:rsidRPr="00083462">
        <w:rPr>
          <w:rFonts w:ascii="Times New Roman" w:hAnsi="Times New Roman" w:cs="Times New Roman"/>
          <w:b/>
          <w:bCs/>
          <w:sz w:val="20"/>
          <w:szCs w:val="20"/>
        </w:rPr>
        <w:t>Variable construction</w:t>
      </w:r>
    </w:p>
    <w:p w14:paraId="734CEAF7" w14:textId="77777777" w:rsidR="0011094E" w:rsidRPr="00083462" w:rsidRDefault="0011094E" w:rsidP="00420BB9">
      <w:pPr>
        <w:ind w:left="360"/>
        <w:jc w:val="both"/>
        <w:rPr>
          <w:rFonts w:ascii="Times New Roman" w:hAnsi="Times New Roman" w:cs="Times New Roman"/>
          <w:b/>
          <w:bCs/>
          <w:sz w:val="20"/>
          <w:szCs w:val="20"/>
        </w:rPr>
      </w:pPr>
      <w:r w:rsidRPr="00083462">
        <w:t xml:space="preserve">Variables can be classified as two types: 1) raw or preprocessed spectral feature bands; 2) combined spectral data. The first type provides the most representative information and higher model quality. There are two methods for selecting feature bands: 1) linear regression; or 2) PCA. For linear regression, reflectance correlation coefficients are calculated, with the bands of highest value used as feature variables. The magnitude of correlation coefficients can depend on the pre-processing method applied </w:t>
      </w:r>
      <w:r w:rsidR="00420BB9" w:rsidRPr="00083462">
        <w:fldChar w:fldCharType="begin" w:fldLock="1"/>
      </w:r>
      <w:r w:rsidR="008B64AA">
        <w:instrText>ADDIN CSL_CITATION {"citationItems":[{"id":"ITEM-1","itemData":{"DOI":"10.1007/s12524-016-0648-4","ISSN":"09743006","abstract":"Heavy-metal-contaminated soil is a critical environmental issue in suburban regions. This paper focuses on utilizing field spectroscopy to predict the heavy metal contents in soil for two suburban areas in the Jiangning District (JN) and the Baguazhou District (BGZ) in China. The relationship between the surface soil heavy metal contents and spectral features was investigated through statistical modeling. Spectral features of several spectral techniques, including reflectance spectra (RF), the logarithm of reciprocal spectra (LG) and continuum-removal spectra (CR), were employed to establish and calibrate models regarding to Cd, Hg and Pb contents. The optimal bands for each spectral feature were first selected based on the spectra of soil samples with artificially added heavy metals using stepwise multiple linear regressions. With the chosen bands, the average predictive accuracies of the cross-validation, using the coefficient of determination R2, for estimating the heavy metal contents in the two field regions were 0.816, 0.796 and 0.652 for Cd; 0.787, 0.888 and 0.832 for Pb; and 0.906 and 0.867 for Hg based on partial least squares regression. Results show that better prediction accuracies were obtained for Cd and Hg, while the poorest prediction was obtained for Pb. Moreover, the performances of the LG and CR models were better than that of the RF model for Pb and Hg, indicating that LG and CR can provide alternative features in determining heavy metal contents. Overall, it’s concluded that Cd, Hg and Pb contents can be assessed using remote-sensing spectroscopy with reasonable accuracy, especially when combined with library and field-collected spectra.","author":[{"dropping-particle":"","family":"Liu","given":"Kai","non-dropping-particle":"","parse-names":false,"suffix":""},{"dropping-particle":"","family":"Zhao","given":"Dong","non-dropping-particle":"","parse-names":false,"suffix":""},{"dropping-particle":"","family":"Fang","given":"Jun yong","non-dropping-particle":"","parse-names":false,"suffix":""},{"dropping-particle":"","family":"Zhang","given":"Xia","non-dropping-particle":"","parse-names":false,"suffix":""},{"dropping-particle":"","family":"Zhang","given":"Qing yun","non-dropping-particle":"","parse-names":false,"suffix":""},{"dropping-particle":"","family":"Li","given":"Xue ke","non-dropping-particle":"","parse-names":false,"suffix":""}],"container-title":"Journal of the Indian Society of Remote Sensing","id":"ITEM-1","issue":"5","issued":{"date-parts":[["2017"]]},"page":"805-813","title":"Estimation of Heavy-Metal Contamination in Soil Using Remote Sensing Spectroscopy and a Statistical Approach","type":"article-journal","volume":"45"},"uris":["http://www.mendeley.com/documents/?uuid=f6f3b644-b5e8-4636-807d-9945b1445c2c"]}],"mendeley":{"formattedCitation":"[204]","plainTextFormattedCitation":"[204]","previouslyFormattedCitation":"[204]"},"properties":{"noteIndex":0},"schema":"https://github.com/citation-style-language/schema/raw/master/csl-citation.json"}</w:instrText>
      </w:r>
      <w:r w:rsidR="00420BB9" w:rsidRPr="00083462">
        <w:fldChar w:fldCharType="separate"/>
      </w:r>
      <w:r w:rsidR="008D1F9D" w:rsidRPr="008D1F9D">
        <w:rPr>
          <w:noProof/>
        </w:rPr>
        <w:t>[204]</w:t>
      </w:r>
      <w:r w:rsidR="00420BB9" w:rsidRPr="00083462">
        <w:fldChar w:fldCharType="end"/>
      </w:r>
      <w:r w:rsidRPr="00083462">
        <w:t xml:space="preserve">. In PCA, uncorrelated principal variables are extracted explaining the highest variance. Calibration models such as PCR and PSLR are constructed based on principal components. Other prediction methods also use principal components as prediction variables (e.g. RF) </w:t>
      </w:r>
      <w:r w:rsidR="00420BB9" w:rsidRPr="00083462">
        <w:fldChar w:fldCharType="begin" w:fldLock="1"/>
      </w:r>
      <w:r w:rsidR="004B640A">
        <w:instrText>ADDIN CSL_CITATION {"citationItems":[{"id":"ITEM-1","itemData":{"DOI":"10.1016/j.scitotenv.2017.10.323","ISSN":"18791026","PMID":"29127788","abstract":"Visible and near infrared spectrometry (vis-NIRS) coupled with data mining techniques can offer fast and cost-effective quantitative measurement of total petroleum hydrocarbons (TPH) in contaminated soils. Literature showed however significant differences in the performance on the vis-NIRS between linear and non-linear calibration methods. This study compared the performance of linear partial least squares regression (PLSR) with a nonlinear random forest (RF) regression for the calibration of vis-NIRS when analysing TPH in soils. 88 soil samples (3 uncontaminated and 85 contaminated) collected from three sites located in the Niger Delta were scanned using an analytical spectral device (ASD) spectrophotometer (350–2500 nm) in diffuse reflectance mode. Sequential ultrasonic solvent extraction-gas chromatography (SUSE-GC) was used as reference quantification method for TPH which equal to the sum of aliphatic and aromatic fractions ranging between C10 and C35. Prior to model development, spectra were subjected to pre-processing including noise cut, maximum normalization, first derivative and smoothing. Then 65 samples were selected as calibration set and the remaining 20 samples as validation set. Both vis-NIR spectrometry and gas chromatography profiles of the 85 soil samples were subjected to RF and PLSR with leave-one-out cross-validation (LOOCV) for the calibration models. Results showed that RF calibration model with a coefficient of determination (R2) of 0.85, a root means square error of prediction (RMSEP) 68.43 mg kg− 1, and a residual prediction deviation (RPD) of 2.61 outperformed PLSR (R2 = 0.63, RMSEP = 107.54 mg kg− 1 and RDP = 2.55) in cross-validation. These results indicate that RF modelling approach is accounting for the nonlinearity of the soil spectral responses hence, providing significantly higher prediction accuracy compared to the linear PLSR. It is recommended to adopt the vis-NIRS coupled with RF modelling approach as a portable and cost effective method for the rapid quantification of TPH in soils.","author":[{"dropping-particle":"","family":"Douglas","given":"R. K.","non-dropping-particle":"","parse-names":false,"suffix":""},{"dropping-particle":"","family":"Nawar","given":"S.","non-dropping-particle":"","parse-names":false,"suffix":""},{"dropping-particle":"","family":"Alamar","given":"M. C.","non-dropping-particle":"","parse-names":false,"suffix":""},{"dropping-particle":"","family":"Mouazen","given":"A. M.","non-dropping-particle":"","parse-names":false,"suffix":""},{"dropping-particle":"","family":"Coulon","given":"F.","non-dropping-particle":"","parse-names":false,"suffix":""}],"container-title":"Science of the Total Environment","id":"ITEM-1","issued":{"date-parts":[["2018"]]},"page":"147-155","title":"Rapid prediction of total petroleum hydrocarbons concentration in contaminated soil using vis-NIR spectroscopy and regression techniques","type":"article-journal","volume":"616-617"},"uris":["http://www.mendeley.com/documents/?uuid=d0dd0d6e-60e4-42c7-9164-faa0e4247d01"]}],"mendeley":{"formattedCitation":"[144]","plainTextFormattedCitation":"[144]","previouslyFormattedCitation":"[144]"},"properties":{"noteIndex":0},"schema":"https://github.com/citation-style-language/schema/raw/master/csl-citation.json"}</w:instrText>
      </w:r>
      <w:r w:rsidR="00420BB9" w:rsidRPr="00083462">
        <w:fldChar w:fldCharType="separate"/>
      </w:r>
      <w:r w:rsidR="00792D1D" w:rsidRPr="00792D1D">
        <w:rPr>
          <w:noProof/>
        </w:rPr>
        <w:t>[144]</w:t>
      </w:r>
      <w:r w:rsidR="00420BB9" w:rsidRPr="00083462">
        <w:fldChar w:fldCharType="end"/>
      </w:r>
      <w:r w:rsidRPr="00083462">
        <w:t xml:space="preserve">. The number of feature bands used for modeling can range from one to hundreds </w:t>
      </w:r>
      <w:r w:rsidR="00420BB9" w:rsidRPr="00083462">
        <w:fldChar w:fldCharType="begin" w:fldLock="1"/>
      </w:r>
      <w:r w:rsidR="004B640A">
        <w:instrText>ADDIN CSL_CITATION {"citationItems":[{"id":"ITEM-1","itemData":{"DOI":"10.3390/su11020419","ISSN":"20711050","abstract":"Soil heavy metals affect human life and the environment, and thus, it is very necessary to monitor their contents. Substantial research has been conducted to estimate and map soil heavy metals in large areas using hyperspectral data and machine learning methods (such as neural network), however, lower estimation accuracy is often obtained. In order to improve the estimation accuracy, in this study, a back propagation neural network (BPNN) was combined with the particle swarm optimization (PSO), which led to an integrated PSO-BPNN method used to estimate the contents of soil heavy metals: Cd, Hg, and As. This study was conducted in Guangdong, China, based on the soil heavy metal contents and hyperspectral data collected from 90 soil samples. The prediction accuracies from BPNN and PSO-BPNN were compared using field observations. The results showed that, 1) the sample averages of Cd, Hg, and As were 0.174 mg/kg, 0.132 mg/kg, and 9.761 mg/kg, respectively, with the corresponding maximum values of 0.570 mg/kg, 0.310 mg/kg, and 68.600 mg/kg being higher than the environment baseline values; 2) the transformed and combined spectral variables had higher correlations with the contents of the soil heavy metals than the original spectral data; 3) PSO-BPNN significantly improved the estimation accuracy of the soil heavy metal contents, with the decrease in the mean relative error (MRE) and relative root mean square error (RRMSE) by 68% to 71%, and 64% to 67%, respectively. This indicated that the PSO-BPNN provided great potential to estimate the soil heavy metal contents; and 4) with the PSO-BPNN, the Cd content could also be mapped using HuanJing-1A Hyperspectral Imager (HSI) data with a RRMSE value of 36%, implying that the PSO-BPNN method could be utilized to map the heavy metal content in soil, using both field spectral data and hyperspectral imagery for the large area.","author":[{"dropping-particle":"","family":"Liu","given":"Piao","non-dropping-particle":"","parse-names":false,"suffix":""},{"dropping-particle":"","family":"Liu","given":"Zhenhua","non-dropping-particle":"","parse-names":false,"suffix":""},{"dropping-particle":"","family":"Hu","given":"Yueming","non-dropping-particle":"","parse-names":false,"suffix":""},{"dropping-particle":"","family":"Shi","given":"Zhou","non-dropping-particle":"","parse-names":false,"suffix":""},{"dropping-particle":"","family":"Pan","given":"Yuchun","non-dropping-particle":"","parse-names":false,"suffix":""},{"dropping-particle":"","family":"Wang","given":"Lu","non-dropping-particle":"","parse-names":false,"suffix":""},{"dropping-particle":"","family":"Wang","given":"Guangxing","non-dropping-particle":"","parse-names":false,"suffix":""}],"container-title":"Sustainability (Switzerland)","id":"ITEM-1","issue":"2","issued":{"date-parts":[["2019"]]},"title":"Integrating a hybrid back propagation neural network and particle swarm optimization for estimating soil heavy metal contents using hyperspectral data","type":"article-journal","volume":"11"},"uris":["http://www.mendeley.com/documents/?uuid=c2ad6317-4251-415d-91ff-65d54c626168"]}],"mendeley":{"formattedCitation":"[149]","plainTextFormattedCitation":"[149]","previouslyFormattedCitation":"[149]"},"properties":{"noteIndex":0},"schema":"https://github.com/citation-style-language/schema/raw/master/csl-citation.json"}</w:instrText>
      </w:r>
      <w:r w:rsidR="00420BB9" w:rsidRPr="00083462">
        <w:fldChar w:fldCharType="separate"/>
      </w:r>
      <w:r w:rsidR="00792D1D" w:rsidRPr="00792D1D">
        <w:rPr>
          <w:noProof/>
        </w:rPr>
        <w:t>[149]</w:t>
      </w:r>
      <w:r w:rsidR="00420BB9" w:rsidRPr="00083462">
        <w:fldChar w:fldCharType="end"/>
      </w:r>
      <w:r w:rsidRPr="00083462">
        <w:t xml:space="preserve">. Calibration R2 values will tend to increase as the number of feature variable increases, but overfitting may occur at higher numbers. As a rule of thumb, the optimal number of variables is around one third of the number of samples. Combined spectral data can also serve as variables. For this, correlation analysis can be used to select the most effective combination. Liu et al. </w:t>
      </w:r>
      <w:r w:rsidR="00420BB9" w:rsidRPr="00083462">
        <w:fldChar w:fldCharType="begin" w:fldLock="1"/>
      </w:r>
      <w:r w:rsidR="004B640A">
        <w:instrText>ADDIN CSL_CITATION {"citationItems":[{"id":"ITEM-1","itemData":{"DOI":"10.3390/su11020419","ISSN":"20711050","abstract":"Soil heavy metals affect human life and the environment, and thus, it is very necessary to monitor their contents. Substantial research has been conducted to estimate and map soil heavy metals in large areas using hyperspectral data and machine learning methods (such as neural network), however, lower estimation accuracy is often obtained. In order to improve the estimation accuracy, in this study, a back propagation neural network (BPNN) was combined with the particle swarm optimization (PSO), which led to an integrated PSO-BPNN method used to estimate the contents of soil heavy metals: Cd, Hg, and As. This study was conducted in Guangdong, China, based on the soil heavy metal contents and hyperspectral data collected from 90 soil samples. The prediction accuracies from BPNN and PSO-BPNN were compared using field observations. The results showed that, 1) the sample averages of Cd, Hg, and As were 0.174 mg/kg, 0.132 mg/kg, and 9.761 mg/kg, respectively, with the corresponding maximum values of 0.570 mg/kg, 0.310 mg/kg, and 68.600 mg/kg being higher than the environment baseline values; 2) the transformed and combined spectral variables had higher correlations with the contents of the soil heavy metals than the original spectral data; 3) PSO-BPNN significantly improved the estimation accuracy of the soil heavy metal contents, with the decrease in the mean relative error (MRE) and relative root mean square error (RRMSE) by 68% to 71%, and 64% to 67%, respectively. This indicated that the PSO-BPNN provided great potential to estimate the soil heavy metal contents; and 4) with the PSO-BPNN, the Cd content could also be mapped using HuanJing-1A Hyperspectral Imager (HSI) data with a RRMSE value of 36%, implying that the PSO-BPNN method could be utilized to map the heavy metal content in soil, using both field spectral data and hyperspectral imagery for the large area.","author":[{"dropping-particle":"","family":"Liu","given":"Piao","non-dropping-particle":"","parse-names":false,"suffix":""},{"dropping-particle":"","family":"Liu","given":"Zhenhua","non-dropping-particle":"","parse-names":false,"suffix":""},{"dropping-particle":"","family":"Hu","given":"Yueming","non-dropping-particle":"","parse-names":false,"suffix":""},{"dropping-particle":"","family":"Shi","given":"Zhou","non-dropping-particle":"","parse-names":false,"suffix":""},{"dropping-particle":"","family":"Pan","given":"Yuchun","non-dropping-particle":"","parse-names":false,"suffix":""},{"dropping-particle":"","family":"Wang","given":"Lu","non-dropping-particle":"","parse-names":false,"suffix":""},{"dropping-particle":"","family":"Wang","given":"Guangxing","non-dropping-particle":"","parse-names":false,"suffix":""}],"container-title":"Sustainability (Switzerland)","id":"ITEM-1","issue":"2","issued":{"date-parts":[["2019"]]},"title":"Integrating a hybrid back propagation neural network and particle swarm optimization for estimating soil heavy metal contents using hyperspectral data","type":"article-journal","volume":"11"},"uris":["http://www.mendeley.com/documents/?uuid=c2ad6317-4251-415d-91ff-65d54c626168"]}],"mendeley":{"formattedCitation":"[149]","plainTextFormattedCitation":"[149]","previouslyFormattedCitation":"[149]"},"properties":{"noteIndex":0},"schema":"https://github.com/citation-style-language/schema/raw/master/csl-citation.json"}</w:instrText>
      </w:r>
      <w:r w:rsidR="00420BB9" w:rsidRPr="00083462">
        <w:fldChar w:fldCharType="separate"/>
      </w:r>
      <w:r w:rsidR="00792D1D" w:rsidRPr="00792D1D">
        <w:rPr>
          <w:noProof/>
        </w:rPr>
        <w:t>[149]</w:t>
      </w:r>
      <w:r w:rsidR="00420BB9" w:rsidRPr="00083462">
        <w:fldChar w:fldCharType="end"/>
      </w:r>
      <w:r w:rsidRPr="00083462">
        <w:t xml:space="preserve"> selected two combinations of spectral data to predict Cd, Hg and As levels in soil. Some commonly used spectral indexes for vegetation, such as the normalized difference vegetation index (NDVI) and the infrared percentage vegetation index (IPVI), have been identified as efficient predictors when using vegetation reflectance data </w:t>
      </w:r>
      <w:r w:rsidR="00420BB9" w:rsidRPr="00083462">
        <w:fldChar w:fldCharType="begin" w:fldLock="1"/>
      </w:r>
      <w:r w:rsidR="00455936">
        <w:instrText>ADDIN CSL_CITATION {"citationItems":[{"id":"ITEM-1","itemData":{"DOI":"10.1016/j.jhazmat.2013.11.059","ISSN":"18733336","PMID":"24361494","abstract":"Soil contamination by heavy metals is an increasingly important problem worldwide. Quick and reliable access to heavy metal concentration data is crucial for soil monitoring and remediation. Visible and near-infrared reflectance spectroscopy, which is known as a noninvasive, cost-effective, and environmentally friendly technique, has potential for the simultaneous estimation of the various heavy metal concentrations in soil. Moreover, it provides a valid alternative method for the estimation of heavy metal concentrations over large areas and long periods of time. This paper reviews the state of the art and presents the mechanisms, data, and methods for the estimation of heavy metal concentrations by the use of visible and near-infrared reflectance spectroscopy. The challenges facing the application of hyperspectral images in mapping soil contamination over large areas are also discussed. © 2013.","author":[{"dropping-particle":"","family":"Shi","given":"Tiezhu","non-dropping-particle":"","parse-names":false,"suffix":""},{"dropping-particle":"","family":"Chen","given":"Yiyun","non-dropping-particle":"","parse-names":false,"suffix":""},{"dropping-particle":"","family":"Liu","given":"Yaolin","non-dropping-particle":"","parse-names":false,"suffix":""},{"dropping-particle":"","family":"Wu","given":"Guofeng","non-dropping-particle":"","parse-names":false,"suffix":""}],"container-title":"Journal of Hazardous Materials","id":"ITEM-1","issued":{"date-parts":[["2014"]]},"page":"166-176","title":"Visible and near-infrared reflectance spectroscopy-An alternative for monitoring soil contamination by heavy metals","type":"article-journal","volume":"265"},"uris":["http://www.mendeley.com/documents/?uuid=8745ba50-d063-4c56-80eb-4fc5ef0751d7"]}],"mendeley":{"formattedCitation":"[52]","plainTextFormattedCitation":"[52]","previouslyFormattedCitation":"[52]"},"properties":{"noteIndex":0},"schema":"https://github.com/citation-style-language/schema/raw/master/csl-citation.json"}</w:instrText>
      </w:r>
      <w:r w:rsidR="00420BB9" w:rsidRPr="00083462">
        <w:fldChar w:fldCharType="separate"/>
      </w:r>
      <w:r w:rsidR="00601B2A" w:rsidRPr="00601B2A">
        <w:rPr>
          <w:noProof/>
        </w:rPr>
        <w:t>[52]</w:t>
      </w:r>
      <w:r w:rsidR="00420BB9" w:rsidRPr="00083462">
        <w:fldChar w:fldCharType="end"/>
      </w:r>
      <w:r w:rsidRPr="00083462">
        <w:t xml:space="preserve">. For example, Shi et al. </w:t>
      </w:r>
      <w:r w:rsidR="00420BB9" w:rsidRPr="00083462">
        <w:fldChar w:fldCharType="begin" w:fldLock="1"/>
      </w:r>
      <w:r w:rsidR="00455936">
        <w:instrText>ADDIN CSL_CITATION {"citationItems":[{"id":"ITEM-1","itemData":{"DOI":"10.1016/j.jhazmat.2016.01.022","ISSN":"18733336","PMID":"26844405","abstract":"This study systematically analyzed the performance of multivariate hyperspectral vegetation indices of rice (Oryza sativa L.) in estimating the arsenic content in agricultural soils. Field canopy reflectance spectra was obtained in the jointing-booting growth stage of rice. Newly developed and published multivariate vegetation indices were initially calculated to estimate soil arsenic content. The well-performing vegetation indices were then selected using successive projections algorithm (SPA), and the SPA selected vegetation indices were adopted to calibrate a multiple linear regression model for estimating soil arsenic content. Results showed that a three-band vegetation index (R716 - R568)/(R552 - R568) performed best in the newly developed vegetation indices in estimating soil arsenic content. The photochemical reflectance index (PRI) and red edge position (REP) performed well in the published vegetation indices. Moreover, the linear combination of two vegetation indices ((R716 - R568)/(R552 - R568) and REP) selected using SPA improved the estimation of soil arsenic content. These results indicated that the newly developed three-band vegetation index (R716 - R568)/(R552 - R568) might be recommended as an indicator for estimating soil arsenic content in the study area. PRI and REP could be used as universal vegetation indices for monitoring soil arsenic contamination.","author":[{"dropping-particle":"","family":"Shi","given":"Tiezhu","non-dropping-particle":"","parse-names":false,"suffix":""},{"dropping-particle":"","family":"Liu","given":"Huizeng","non-dropping-particle":"","parse-names":false,"suffix":""},{"dropping-particle":"","family":"Chen","given":"Yiyun","non-dropping-particle":"","parse-names":false,"suffix":""},{"dropping-particle":"","family":"Wang","given":"Junjie","non-dropping-particle":"","parse-names":false,"suffix":""},{"dropping-particle":"","family":"Wu","given":"Guofeng","non-dropping-particle":"","parse-names":false,"suffix":""}],"container-title":"Journal of Hazardous Materials","id":"ITEM-1","issued":{"date-parts":[["2016"]]},"page":"243-252","title":"Estimation of arsenic in agricultural soils using hyperspectral vegetation indices of rice","type":"article-journal","volume":"308"},"uris":["http://www.mendeley.com/documents/?uuid=f91c284c-b0b2-4180-9f43-3b3dcf198508"]}],"mendeley":{"formattedCitation":"[50]","plainTextFormattedCitation":"[50]","previouslyFormattedCitation":"[50]"},"properties":{"noteIndex":0},"schema":"https://github.com/citation-style-language/schema/raw/master/csl-citation.json"}</w:instrText>
      </w:r>
      <w:r w:rsidR="00420BB9" w:rsidRPr="00083462">
        <w:fldChar w:fldCharType="separate"/>
      </w:r>
      <w:r w:rsidR="00601B2A" w:rsidRPr="00601B2A">
        <w:rPr>
          <w:noProof/>
        </w:rPr>
        <w:t>[50]</w:t>
      </w:r>
      <w:r w:rsidR="00420BB9" w:rsidRPr="00083462">
        <w:fldChar w:fldCharType="end"/>
      </w:r>
      <w:r w:rsidR="00420BB9" w:rsidRPr="00083462">
        <w:t xml:space="preserve"> </w:t>
      </w:r>
      <w:r w:rsidRPr="00083462">
        <w:t>employed different vegetation indices to predict As levels (R2 = 0.75).</w:t>
      </w:r>
    </w:p>
    <w:p w14:paraId="68DF0781" w14:textId="77777777" w:rsidR="0032780A" w:rsidRPr="00083462" w:rsidRDefault="0032780A" w:rsidP="004E7AA9">
      <w:pPr>
        <w:pStyle w:val="ListParagraph"/>
        <w:numPr>
          <w:ilvl w:val="1"/>
          <w:numId w:val="6"/>
        </w:numPr>
        <w:jc w:val="both"/>
        <w:rPr>
          <w:rFonts w:ascii="Times New Roman" w:hAnsi="Times New Roman" w:cs="Times New Roman"/>
          <w:b/>
          <w:bCs/>
          <w:sz w:val="20"/>
          <w:szCs w:val="20"/>
        </w:rPr>
      </w:pPr>
      <w:r w:rsidRPr="00083462">
        <w:rPr>
          <w:rFonts w:ascii="Times New Roman" w:hAnsi="Times New Roman" w:cs="Times New Roman"/>
          <w:b/>
          <w:bCs/>
          <w:sz w:val="20"/>
          <w:szCs w:val="20"/>
        </w:rPr>
        <w:t>Model selection</w:t>
      </w:r>
    </w:p>
    <w:p w14:paraId="4F2FD0C8" w14:textId="77777777" w:rsidR="0011094E" w:rsidRPr="00083462" w:rsidRDefault="0011094E" w:rsidP="00083462">
      <w:pPr>
        <w:autoSpaceDE w:val="0"/>
        <w:autoSpaceDN w:val="0"/>
        <w:adjustRightInd w:val="0"/>
        <w:spacing w:after="0" w:line="240" w:lineRule="auto"/>
        <w:ind w:left="360" w:firstLine="360"/>
        <w:jc w:val="both"/>
      </w:pPr>
      <w:r w:rsidRPr="00083462">
        <w:t xml:space="preserve">Various models for interpreting spectral data were introduced in </w:t>
      </w:r>
      <w:r w:rsidR="00083462" w:rsidRPr="00083462">
        <w:t>the previous sections</w:t>
      </w:r>
      <w:r w:rsidRPr="00083462">
        <w:t xml:space="preserve">. The model function should be considered firstly in model selection. If the underlying relationship is non-linear, algorithms such as PSR, neural network, RF should be used. PLSR and stepwise regression could help to diminish the risk of collinearity </w:t>
      </w:r>
      <w:r w:rsidR="006C12E2" w:rsidRPr="00083462">
        <w:fldChar w:fldCharType="begin" w:fldLock="1"/>
      </w:r>
      <w:r w:rsidR="004B640A">
        <w:instrText>ADDIN CSL_CITATION {"citationItems":[{"id":"ITEM-1","itemData":{"DOI":"10.1016/j.envpol.2015.07.009","ISSN":"18736424","PMID":"26188912","abstract":"Abstract Soil heavy metal pollution due to long-term sewage irrigation is a serious environmental problem in many irrigation areas in northern China. Quickly identifying its pollution status is an important basis for remediation. Visible-near-infrared reflectance spectroscopy (VNIRS) provides a useful tool. In a case study, 76 soil samples were collected and their reflectance spectra were used to estimate cadmium (Cd) concentration by partial least squares regression (PLSR) and back propagation neural network (BPNN). To reduce noise, six pre-treatments were compared, in which orthogonal signal correction (OSC) was first used in soil Cd estimation. Spectral analysis and geostatistics were combined to identify Cd pollution hotspots. Results showed that Cd was accumulated in topsoil at the study area. OSC can effectively remove irrelevant information to improve prediction accuracy. More accurate estimation was achieved by applying a BPNN. Soil Cd pollution hotspots could be identified by interpolating the predicted values obtained from spectral estimates.","author":[{"dropping-particle":"","family":"Chen","given":"Tao","non-dropping-particle":"","parse-names":false,"suffix":""},{"dropping-particle":"","family":"Chang","given":"Qingrui","non-dropping-particle":"","parse-names":false,"suffix":""},{"dropping-particle":"","family":"Clevers","given":"J. G.P.W.","non-dropping-particle":"","parse-names":false,"suffix":""},{"dropping-particle":"","family":"Kooistra","given":"L.","non-dropping-particle":"","parse-names":false,"suffix":""}],"container-title":"Environmental Pollution","id":"ITEM-1","issued":{"date-parts":[["2015"]]},"page":"217-226","title":"Rapid identification of soil cadmium pollution risk at regional scale based on visible and near-infrared spectroscopy","type":"article-journal","volume":"206"},"uris":["http://www.mendeley.com/documents/?uuid=14c01787-c140-4e3c-9c06-6cdd5bc48f6e"]},{"id":"ITEM-2","itemData":{"DOI":"10.1016/j.envpol.2014.03.005","ISSN":"18736424","PMID":"24686115","abstract":"This pilot study compared penalized spline regression (PSR) and random forest (RF) regression using visible and near-infrared diffuse reflectance spectroscopy (VisNIR DRS) derived spectra of 164 petroleum contaminated soils after two different spectral pretreatments [first derivative (FD) and standard normal variate (SNV) followed by detrending] for rapid quantification of soil petroleum contamination. Additionally, a new analytical approach was proposed for the recovery of the pure spectral and concentration profiles of n-hexane present in the unresolved mixture of petroleum contaminated soils using multivariate curve resolution alternating least squares (MCR-ALS). The PSR model using FD spectra (r2 = 0.87, RMSE = 0.580 log10 mg kg-1, and residual prediction deviation = 2.78) outperformed all other models tested. Quantitative results obtained by MCR-ALS for n-hexane in presence of interferences (r2 = 0.65 and RMSE 0.261 log10 mg kg-1) were comparable to those obtained using FD (PSR) model. Furthermore, MCR ALS was able to recover pure spectra of n-hexane. ©2014 Elsevier Ltd. All rights reserved.","author":[{"dropping-particle":"","family":"Chakraborty","given":"Somsubhra","non-dropping-particle":"","parse-names":false,"suffix":""},{"dropping-particle":"","family":"Weindorf","given":"David C.","non-dropping-particle":"","parse-names":false,"suffix":""},{"dropping-particle":"","family":"Li","given":"Bin","non-dropping-particle":"","parse-names":false,"suffix":""},{"dropping-particle":"","family":"Ali","given":"Md Nasim","non-dropping-particle":"","parse-names":false,"suffix":""},{"dropping-particle":"","family":"Majumdar","given":"K.","non-dropping-particle":"","parse-names":false,"suffix":""},{"dropping-particle":"","family":"Ray","given":"D. P.","non-dropping-particle":"","parse-names":false,"suffix":""}],"container-title":"Environmental Pollution","id":"ITEM-2","issued":{"date-parts":[["2014"]]},"page":"10-18","title":"Analysis of petroleum contaminated soils by spectral modeling and pure response profile recovery of n-hexane","type":"article-journal","volume":"190"},"uris":["http://www.mendeley.com/documents/?uuid=3e512744-179a-4631-b95d-80f94351b689"]}],"mendeley":{"formattedCitation":"[75], [141]","plainTextFormattedCitation":"[75], [141]","previouslyFormattedCitation":"[75], [141]"},"properties":{"noteIndex":0},"schema":"https://github.com/citation-style-language/schema/raw/master/csl-citation.json"}</w:instrText>
      </w:r>
      <w:r w:rsidR="006C12E2" w:rsidRPr="00083462">
        <w:fldChar w:fldCharType="separate"/>
      </w:r>
      <w:r w:rsidR="00792D1D" w:rsidRPr="00792D1D">
        <w:rPr>
          <w:noProof/>
        </w:rPr>
        <w:t>[75], [141]</w:t>
      </w:r>
      <w:r w:rsidR="006C12E2" w:rsidRPr="00083462">
        <w:fldChar w:fldCharType="end"/>
      </w:r>
      <w:r w:rsidRPr="00083462">
        <w:t xml:space="preserve">. In </w:t>
      </w:r>
      <w:r w:rsidR="006C12E2" w:rsidRPr="00083462">
        <w:fldChar w:fldCharType="begin" w:fldLock="1"/>
      </w:r>
      <w:r w:rsidR="00EB4555">
        <w:instrText>ADDIN CSL_CITATION {"citationItems":[{"id":"ITEM-1","itemData":{"DOI":"10.1016/j.ejrs.2021.03.002","ISSN":"20902476","abstract":"The pollution of heavy metals is considered as one of the main problems of using wastewater for irrigation purposes. Frequent experimental measurements, time, and cost are essential for evaluating the pollution of heavy metals in a large area. Thus, using satellite images and establishing a relationship between the images and concentration of heavy metals can be regarded as a solution for estimating the polluted area. In this study, the image of the Sentinel-2 satellite was used to evaluate the heavy metals pollution of the area irrigated with wastewater in south of Tehran. For this aim, 30 soil-surface samples irrigated with raw wastewater were collected in the area. After preparing the samples, the concentration of Pb, Cu, and Ni was determined using atomic absorption spectroscopy. Then, the relationship between the heavy metal concentration, reflection on the bands or rating of the bands at the corresponding sampling points was determined by applying the stepwise regression method. In addition, the developed models were applied to the satellite image for zoning the heavy metal concentrations in the studied area. Finally, the accuracy of the developed models was examined by Root-Mean-Square Error (RMSE) and Pearson correlation coefficients. The results indicated that the amounts of RMSE for the equations of Pb, Cu, and Ni were 1.90, 2.54, and 1.59 respectively, while the amounts of R were 0.81, 0.75, and 0.73 for these metals representing a promising match between the predicted and measured results of the models.","author":[{"dropping-particle":"","family":"Mirzaei","given":"Farhad","non-dropping-particle":"","parse-names":false,"suffix":""},{"dropping-particle":"","family":"Abbasi","given":"Yasser","non-dropping-particle":"","parse-names":false,"suffix":""},{"dropping-particle":"","family":"Sohrabi","given":"Teymour","non-dropping-particle":"","parse-names":false,"suffix":""}],"container-title":"Egyptian Journal of Remote Sensing and Space Science","id":"ITEM-1","issue":"3","issued":{"date-parts":[["2021"]]},"page":"537-546","title":"Modeling the distribution of heavy metals in lands irrigated by wastewater using satellite images of Sentinel-2","type":"article-journal","volume":"24"},"uris":["http://www.mendeley.com/documents/?uuid=44ea086b-ec0c-43fa-953f-8638d9547a2b"]}],"mendeley":{"formattedCitation":"[157]","plainTextFormattedCitation":"[157]","previouslyFormattedCitation":"[157]"},"properties":{"noteIndex":0},"schema":"https://github.com/citation-style-language/schema/raw/master/csl-citation.json"}</w:instrText>
      </w:r>
      <w:r w:rsidR="006C12E2" w:rsidRPr="00083462">
        <w:fldChar w:fldCharType="separate"/>
      </w:r>
      <w:r w:rsidR="004B640A" w:rsidRPr="004B640A">
        <w:rPr>
          <w:noProof/>
        </w:rPr>
        <w:t>[157]</w:t>
      </w:r>
      <w:r w:rsidR="006C12E2" w:rsidRPr="00083462">
        <w:fldChar w:fldCharType="end"/>
      </w:r>
      <w:r w:rsidRPr="00083462">
        <w:t xml:space="preserve">, linear regression (stepwise) in SPSS software was used to predict the concentration of heavy elements in the soil based on the amount of reflection in the satellite image multivariate. Stepwise regression is a method for analyzing the relationship between independent variables and dependent variables. Model parameters should be considered carefully to avoid overfitting. For instance, in the neural network algorithm, the number of neurons in each hidden layer, the number of hidden lays and the selection of propagation functions can influence model accuracy. Overfitting can occur if the model is too complex. Models with different combinations of parameters should be built, tested and compared. Additionally, models can be optimized with other advanced algorithms, including the genetic, particle swarm optimization, least absolute shrinkage and selection operator algorithms </w:t>
      </w:r>
      <w:r w:rsidR="006C12E2" w:rsidRPr="00083462">
        <w:fldChar w:fldCharType="begin" w:fldLock="1"/>
      </w:r>
      <w:r w:rsidR="004B640A">
        <w:instrText>ADDIN CSL_CITATION {"citationItems":[{"id":"ITEM-1","itemData":{"DOI":"10.1016/j.geoderma.2013.10.024","ISSN":"00167061","abstract":"In order to monitor the accumulation of heavy metals effectively and avoid the damage to the health of agricultural soils, a promising approach is to predict low concentrations of heavy metals in soils using visible and near-infrared (VNIR) reflectance spectroscopy coupled with calibration techniques. This study aimed to (i) compare the performance of a combination of partial least squares regression with genetic algorithm (GA-PLSR) against a general PLSR for predicting low concentrations of four heavy metals (i.e., As, Pb, Zn and Cu) in agricultural soils; (ii) explore the transferability of GA-PLSR models defined on one subset of land-use types to the other types; and (iii) to investigate the predictive mechanism for the prediction of the metals. One hundred soil samples were collected in the field locating at Yixing in China, and VNIR reflectance (350-2500. nm) spectra were measured in a laboratory. With the entire soil samples, GA-PLSR and PLSR models were calibrated for the four heavy metals using a leave-one-out cross-validation procedure. The GA-PLSR models achieved better cross-validated accuracies than the PLSR models. For the transferability of GA-PLSR models, the soil samples were divided into three pairs of training sets and test sets from different land-use types. Three GA-PLSR models defined on the training sets had good transferability to the test sets, but nine GA-PLSR models were not successful. As for the predictive mechanism, besides the widely-used correlation analysis between OM and the metals, the relationship between the content of OM and the prediction accuracy of the metals was investigated and the similarity of the important wavelengths for OM and the metals was compared. The three methods verified that OM had a significant correlation with the predictions of the spectrally-featureless metals (Pb, Zn and Cu) from VNIR reflectance. We conclude that GA-PLSR modeling has a better capability for the prediction of the low heavy metal concentrations from VNIR reflectance, and it has a potential of transferability between different land-use types, and its accuracy is fundamentally influenced by OM. © 2013 Elsevier B.V.","author":[{"dropping-particle":"","family":"Wang","given":"Junjie","non-dropping-particle":"","parse-names":false,"suffix":""},{"dropping-particle":"","family":"Cui","given":"Lijuan","non-dropping-particle":"","parse-names":false,"suffix":""},{"dropping-particle":"","family":"Gao","given":"Wenxiu","non-dropping-particle":"","parse-names":false,"suffix":""},{"dropping-particle":"","family":"Shi","given":"Tiezhu","non-dropping-particle":"","parse-names":false,"suffix":""},{"dropping-particle":"","family":"Chen","given":"Yiyun","non-dropping-particle":"","parse-names":false,"suffix":""},{"dropping-particle":"","family":"Gao","given":"Yin","non-dropping-particle":"","parse-names":false,"suffix":""}],"container-title":"Geoderma","id":"ITEM-1","issued":{"date-parts":[["2014"]]},"page":"1-9","title":"Prediction of low heavy metal concentrations in agricultural soils using visible and near-infrared reflectance spectroscopy","type":"article-journal","volume":"216"},"uris":["http://www.mendeley.com/documents/?uuid=1c0e5ff6-7a4f-431c-b9fb-686529440983"]},{"id":"ITEM-2","itemData":{"DOI":"10.3390/rs11121464","ISSN":"20724292","abstract":"Quickly and effciently monitoring soil heavy metal content is crucial for protecting the natural environment and for human health. Estimating heavy metal content in soils using hyperspectral data is a cost-effcient method but challenging due to the effects of complex landscapes and soil properties. One of the challenges is how to make a lab-derived model based on soil samples applicable to mapping the contents of heavy metals in soil using air-borne or space-borne hyperspectral imagery at a regional scale. For this purpose, our study proposed a novel method using hyperspectral data from soil samples and the HuanJing-1A (HJ-1A) HyperSpectral Imager (HSI). In this method, estimation models were first developed using optimal relevant spectral variables from dry soil spectral reflectance (DSSR) data and field observations of soil heavy metal content. The relationship of the ratio of DSSR to moisture soil spectral reflectance (MSSR) with soil moisture content was then derived, which built up the linkage of DSSR with MSSR and provided the potential of applying the models developed in the laboratory to map soil heavy metal content at a regional scale using hyperspectral imagery. The optimal relevant spectral variables were obtained by combining the Boruta algorithm with a stepwise regression and variance inflation factor. This method was developed, validated, and applied to estimate the content of heavy metals in soil (As, Cd, and Hg) in Guangdong, China, and the Conghua district of Guangzhou city. The results showed that based on the validation datasets, the content of Cd could be reliably estimated and mapped by the proposed method, with relative root mean square error (RMSE) values of 17.41% for the point measurements of soil samples from Guangdong province and 17.10% for the Conghua district at the regional scale, while the content of heavy metals As and Hg in soil were relatively diffcult to predict with the relative RMSE values of 32.27% and 28.72% at the soil sample level and 51.55% and 36.34% at the regional scale. Moreover, the relationship of the DSSR/MSSR ratio with soil moisture content varied greatly before the wavelength of 1029 nm and became stable after that, which linked DSSR with MSSR and provided the possibility of applying the DSSR-based models to map the soil heavy metal content at the regional scale using the HJ-1A images. In addition, it was found that overall there were only a few soil samples with the content of heavy metals exceeding …","author":[{"dropping-particle":"","family":"Liu","given":"Zhenhua","non-dropping-particle":"","parse-names":false,"suffix":""},{"dropping-particle":"","family":"Lu","given":"Ying","non-dropping-particle":"","parse-names":false,"suffix":""},{"dropping-particle":"","family":"Peng","given":"Yiping","non-dropping-particle":"","parse-names":false,"suffix":""},{"dropping-particle":"","family":"Zhao","given":"Li","non-dropping-particle":"","parse-names":false,"suffix":""},{"dropping-particle":"","family":"Wang","given":"Guangxing","non-dropping-particle":"","parse-names":false,"suffix":""},{"dropping-particle":"","family":"Hu","given":"Yueming","non-dropping-particle":"","parse-names":false,"suffix":""}],"container-title":"Remote Sensing","id":"ITEM-2","issue":"12","issued":{"date-parts":[["2019"]]},"title":"Estimation of soil heavy metal content using hyperspectral data","type":"article-journal","volume":"11"},"uris":["http://www.mendeley.com/documents/?uuid=5d45a1b5-0a72-4638-9a04-619aa0926c92"]}],"mendeley":{"formattedCitation":"[63], [173]","plainTextFormattedCitation":"[63], [173]","previouslyFormattedCitation":"[63], [173]"},"properties":{"noteIndex":0},"schema":"https://github.com/citation-style-language/schema/raw/master/csl-citation.json"}</w:instrText>
      </w:r>
      <w:r w:rsidR="006C12E2" w:rsidRPr="00083462">
        <w:fldChar w:fldCharType="separate"/>
      </w:r>
      <w:r w:rsidR="00792D1D" w:rsidRPr="00792D1D">
        <w:rPr>
          <w:noProof/>
        </w:rPr>
        <w:t>[63], [173]</w:t>
      </w:r>
      <w:r w:rsidR="006C12E2" w:rsidRPr="00083462">
        <w:fldChar w:fldCharType="end"/>
      </w:r>
      <w:r w:rsidRPr="00083462">
        <w:t>. Such algorithms help improve solution searching and avoid the problem of overfitting.</w:t>
      </w:r>
    </w:p>
    <w:p w14:paraId="7869583A" w14:textId="77777777" w:rsidR="0011094E" w:rsidRDefault="0011094E" w:rsidP="003C50CC">
      <w:pPr>
        <w:autoSpaceDE w:val="0"/>
        <w:autoSpaceDN w:val="0"/>
        <w:adjustRightInd w:val="0"/>
        <w:spacing w:after="0" w:line="240" w:lineRule="auto"/>
        <w:ind w:left="360" w:firstLine="720"/>
        <w:jc w:val="both"/>
      </w:pPr>
      <w:r w:rsidRPr="00083462">
        <w:t>Linking heavy metal contents to spectral absorption using MSLR and other linear regressions has been utilized by several researchers, leading to the predictio</w:t>
      </w:r>
      <w:r w:rsidR="008D1F9D">
        <w:t xml:space="preserve">n of models with high accuracy </w:t>
      </w:r>
      <w:r w:rsidR="008D1F9D">
        <w:fldChar w:fldCharType="begin" w:fldLock="1"/>
      </w:r>
      <w:r w:rsidR="008D1F9D">
        <w:instrText>ADDIN CSL_CITATION {"citationItems":[{"id":"ITEM-1","itemData":{"DOI":"10.1016/j.clay.2011.09.010","ISSN":"01691317","abstract":"The correlations between six toxic elements (Cd, Cr, Pb, Cu, Hg and As) and soil diffuse reflectance spectra within the visible and near-infrared (Vis/NIR, 400-2500nm) and the mid-infrared (MIR, 4000-400cm -1) regions were studied to assess their binding forms and predict their concentrations. Based on the correlation patterns with spectra reflectance, the six potentially toxic elements studied could be categorised into two groups. The first group (Cr, Cu and As) have stronger negative correlation coefficients with the spectral bands attributed to the absorption features of iron oxides, clays and organic matter, suggesting they are strongly bound to these soil constituents. The second group (Cd, Pb and Hg) only display a significant correlation with the spectral region related to organic matter, indicating that binding with organic matter is important for these metals. Univariate models were built using spectral bands with highest correlation coefficients for these elements. In contrast, partial least-square (PLS) regression models were also constructed for avoiding colinearity. Overall, univariate and PLS models for the Vis/NIR spectra showed better prediction capabilities than the corresponding MIR spectra, and are feasible to predict the toxic metals levels in agricultural soils. © 2010 Elsevier B.V.","author":[{"dropping-particle":"","family":"Song","given":"Yinxian","non-dropping-particle":"","parse-names":false,"suffix":""},{"dropping-particle":"","family":"Li","given":"Fengling","non-dropping-particle":"","parse-names":false,"suffix":""},{"dropping-particle":"","family":"Yang","given":"Zhongfang","non-dropping-particle":"","parse-names":false,"suffix":""},{"dropping-particle":"","family":"Ayoko","given":"Godwin A.","non-dropping-particle":"","parse-names":false,"suffix":""},{"dropping-particle":"","family":"Frost","given":"Ray L.","non-dropping-particle":"","parse-names":false,"suffix":""},{"dropping-particle":"","family":"Ji","given":"Junfeng","non-dropping-particle":"","parse-names":false,"suffix":""}],"container-title":"Applied Clay Science","id":"ITEM-1","issued":{"date-parts":[["2012"]]},"note":"blue: 49","page":"75-83","title":"Diffuse reflectance spectroscopy for monitoring potentially toxic elements in the agricultural soils of Changjiang River Delta, China","type":"article-journal","volume":"64"},"uris":["http://www.mendeley.com/documents/?uuid=5862d816-e4e3-4578-afb6-a16183e9a468"]}],"mendeley":{"formattedCitation":"[21]","plainTextFormattedCitation":"[21]","previouslyFormattedCitation":"[21]"},"properties":{"noteIndex":0},"schema":"https://github.com/citation-style-language/schema/raw/master/csl-citation.json"}</w:instrText>
      </w:r>
      <w:r w:rsidR="008D1F9D">
        <w:fldChar w:fldCharType="separate"/>
      </w:r>
      <w:r w:rsidR="008D1F9D" w:rsidRPr="008D1F9D">
        <w:rPr>
          <w:noProof/>
        </w:rPr>
        <w:t>[21]</w:t>
      </w:r>
      <w:r w:rsidR="008D1F9D">
        <w:fldChar w:fldCharType="end"/>
      </w:r>
      <w:r w:rsidR="008D1F9D">
        <w:t xml:space="preserve"> </w:t>
      </w:r>
      <w:r w:rsidR="00AE38C5" w:rsidRPr="00083462">
        <w:fldChar w:fldCharType="begin" w:fldLock="1"/>
      </w:r>
      <w:r w:rsidR="008B64AA">
        <w:instrText>ADDIN CSL_CITATION {"citationItems":[{"id":"ITEM-1","itemData":{"DOI":"10.1016/j.rse.2008.03.017","ISSN":"00344257","abstract":"The aim of this study is to derive parameters from spectral variations associated with heavy metals in soil and to explore the possibility of extending the use of these parameters to hyperspectral images and to map the distribution of areas affected by heavy metals on HyMAP data. Variations in the spectral absorption features of lattice OH and oxygen on the mineral surface due to the combination of different heavy metals were linked to actual concentrations of heavy metals. The ratio of 610 to 500 nm (R610,500 nm) in the visible and near-infrared (VNIR) range, absorption area at 2200 nm (Area2200 nm), and asymmetry of the absorption feature at 2200 nm (Asym2200 nm) showed significant correlations with concentrations of Pb, Zn, and As, respectively. The resulting spectral gradient maps showed similar spatial patterns to geochemical gradient maps. The ground-derived spectral parameters showed a reliable quantitative relationship with heavy metal levels based on multiple linear regression. To examine the feasibility to applying these parameters to a HyMAP image, image-derived spectral parameters were compared with ground-derived parameters in terms of R2, one-way ANOVA, and spatial patterns in the gradient map. The R1344,778 nm and Area2200 nm parameters showed a weak relationship between the two datasets (R2 &gt; 0.5), and populations of spectral parameter values, Depth500 nm, R1344,778 nm, and Area2200 nm derived from the image pixels were comparable with those of ground-derived spectral parameters along a section of the stream channel. The pixels classified in the rule image of Depth500 nm, R1344,778 nm, and Area2200 nm derived from a HyMAP image showed similar spatial patterns to the gradient maps of ground-derived spectral parameters. The results indicate the potential applicability of the parameters derived from spectral absorption features in screening and mapping the distribution of heavy metals. Correcting for differences in spectral and spatial resolution between ground and image spectra should be considered for quantitative mapping and the retrieval of heavy metal concentrations from HyMAP images. © 2008 Elsevier Inc. All rights reserved.","author":[{"dropping-particle":"","family":"Choe","given":"Eunyoung","non-dropping-particle":"","parse-names":false,"suffix":""},{"dropping-particle":"","family":"Meer","given":"Freek","non-dropping-particle":"van der","parse-names":false,"suffix":""},{"dropping-particle":"","family":"Ruitenbeek","given":"Frank","non-dropping-particle":"van","parse-names":false,"suffix":""},{"dropping-particle":"","family":"Werff","given":"Harald","non-dropping-particle":"van der","parse-names":false,"suffix":""},{"dropping-particle":"","family":"Smeth","given":"Boudewijn","non-dropping-particle":"de","parse-names":false,"suffix":""},{"dropping-particle":"","family":"Kim","given":"Kyoung Woong","non-dropping-particle":"","parse-names":false,"suffix":""}],"container-title":"Remote Sensing of Environment","id":"ITEM-1","issue":"7","issued":{"date-parts":[["2008"]]},"page":"3222-3233","title":"Mapping of heavy metal pollution in stream sediments using combined geochemistry, field spectroscopy, and hyperspectral remote sensing: A case study of the Rodalquilar mining area, SE Spain","type":"article-journal","volume":"112"},"uris":["http://www.mendeley.com/documents/?uuid=95260c0d-530b-4c95-98f8-bf96be8e0ffb"]},{"id":"ITEM-2","itemData":{"DOI":"10.1021/es9005898","ISSN":"0013936X","PMID":"20000524","abstract":"Multivariate partial least-squares (PLS) calibration models have been developed for the spatial and seasonal simultaneous monitoring of 14 trace elements (Al, As, Cd, Co, Cr, Cu, Fe, Mg, Mn, Ni, Pb, Sn, V, and Zn) in sediments from 117 samples taken in the estuary of the Nerbioi-Ibaizabal River. Models were based on the chemometric treatment of diffuse reflectance near-infrared (NIR) and attenuated total reflectance (ATR) mid infrared (MIR) spectra, obtained from samples previously lyophilized and sieved with a particle size lower than 63 μ m. Vibrational spectra were scanned in both, NIR and MIR regions. Developed PLS models, based on the interaction between trace elements and organic mater provide good screening tools for the prediction of trace elements concentration in sediments. © 2009 American Chemical Society.","author":[{"dropping-particle":"","family":"Moros","given":"Javier","non-dropping-particle":"","parse-names":false,"suffix":""},{"dropping-particle":"","family":"Vallejuelo","given":"Silvia Fdez Ortiz","non-dropping-particle":"De","parse-names":false,"suffix":""},{"dropping-particle":"","family":"Gredilla","given":"Ainara","non-dropping-particle":"","parse-names":false,"suffix":""},{"dropping-particle":"","family":"Diego","given":"Alberto","non-dropping-particle":"De","parse-names":false,"suffix":""},{"dropping-particle":"","family":"Madariaga","given":"Juan Manuel","non-dropping-particle":"","parse-names":false,"suffix":""},{"dropping-particle":"","family":"Garrigues","given":"Salvador","non-dropping-particle":"","parse-names":false,"suffix":""},{"dropping-particle":"","family":"La Guardia","given":"Miguel","non-dropping-particle":"De","parse-names":false,"suffix":""}],"container-title":"Environmental Science and Technology","id":"ITEM-2","issue":"24","issued":{"date-parts":[["2009"]]},"page":"9314-9320","title":"Use of reflectance infrared spectroscopy for monitoring the metal content of the estuarine sediments of the Nerbioi-Ibaizabal River (Metropolitan Bilbao, Bay of Biscay, Basque Country)","type":"article-journal","volume":"43"},"uris":["http://www.mendeley.com/documents/?uuid=42e88f37-344e-4dc7-a554-6a83850ca5be"]},{"id":"ITEM-3","itemData":{"DOI":"10.4161/psb.6.2.14880","ISSN":"15592316","PMID":"21330784","abstract":"Plants can't move away and are therefore continuously confronted with unfavorable environmental conditions (such as soil salinity, drought, heat, cold, flooding and heavy metal contamination). Among heavy metals, cadmium (Cd) is a non-essential and toxic metal, rapidly taken up by roots and accumulated in various plant tissues which hamper the crop growth and productivity worldwide. Plants employ various strategies to counteract the inhibitory effect of Cd, among which nutrient management is one of a possible way to overcome Cd toxicity. Sulfur (S) uptake and assimilation are crucial for determining crop yield and resistance to Cd stress. Cd affects S assimilation pathway which leads to the activation of pathway responsible for the synthesis of cysteine (Cys), a precursor of glutathione (GSH) biosynthesis. GSH, a nonprotein thiol acts as an important antioxidant in mitigating Cd-induced oxidative stress. it also plays an important role in phytochelatins (PCs) synthesis, which has a proven role in Cd detoxification. Therefore, S assimilation is considered a crucial step for plant survival under Cd stress. The aim of this review is to discuss the regulatory mechanism of S uptake and assimilation, GSH and PC synthesis for Cd stress tolerance in crop plants. © 2011 Landes Bioscience.","author":[{"dropping-particle":"","family":"Gill","given":"Sarvajeet Singh","non-dropping-particle":"","parse-names":false,"suffix":""},{"dropping-particle":"","family":"Tuteja","given":"Narendra","non-dropping-particle":"","parse-names":false,"suffix":""}],"container-title":"Plant Signaling and Behavior","id":"ITEM-3","issue":"2","issued":{"date-parts":[["2011"]]},"page":"215-222","title":"Cadmium stress tolerance in crop plants: Probing the role of sulfur","type":"article-journal","volume":"6"},"uris":["http://www.mendeley.com/documents/?uuid=3573676e-0018-475d-8e8e-0be85a2348b5"]},{"id":"ITEM-4","itemData":{"DOI":"10.3390/ijerph9051874","ISSN":"16604601","PMID":"22754479","abstract":"Heavy metal pollution in soil is becoming a widely concerning environmental problem in China. The aim of this study is to integrate multiple sources of data, namely total Cu and Pb contents, digital elevation model (DEM) data, remote sensing image and interpreted land-use data, for mapping the spatial distribution of total Cu and Pb contamination in top soil along the Le'an River and its branches. Combined with geographical analyses and watershed delineation, the source and transportation route of pollutants are identified. Regions at high risk of Cu or Pb pollution are suggested. Results reveal that topography is the major factor that controls the spatial distribution of Cu and Pb. Watershed delineation shows evidence that the streamflow resulting from rainfall is the major carrier of metal pollutants. © 2012 by the authors; licensee MDPI, Basel, Switzerland.","author":[{"dropping-particle":"","family":"Chen","given":"Yiyun","non-dropping-particle":"","parse-names":false,"suffix":""},{"dropping-particle":"","family":"Liu","given":"Yaolin","non-dropping-particle":"","parse-names":false,"suffix":""},{"dropping-particle":"","family":"Liu","given":"Yanfang","non-dropping-particle":"","parse-names":false,"suffix":""},{"dropping-particle":"","family":"Lin","given":"Aiwen","non-dropping-particle":"","parse-names":false,"suffix":""},{"dropping-particle":"","family":"Kong","given":"Xuesong","non-dropping-particle":"","parse-names":false,"suffix":""},{"dropping-particle":"","family":"Liu","given":"Dianfeng","non-dropping-particle":"","parse-names":false,"suffix":""},{"dropping-particle":"","family":"Li","given":"Xiran","non-dropping-particle":"","parse-names":false,"suffix":""},{"dropping-particle":"","family":"Zhang","given":"Yang","non-dropping-particle":"","parse-names":false,"suffix":""},{"dropping-particle":"","family":"Gao","given":"Yin","non-dropping-particle":"","parse-names":false,"suffix":""},{"dropping-particle":"","family":"Wang","given":"Dun","non-dropping-particle":"","parse-names":false,"suffix":""}],"container-title":"International Journal of Environmental Research and Public Health","id":"ITEM-4","issue":"5","issued":{"date-parts":[["2012"]]},"page":"1874-1886","title":"Mapping of Cu and Pb contaminations in soil using combined geochemistry, topography, and remote sensing: A case study in the le'an river floodplain, China","type":"article-journal","volume":"9"},"uris":["http://www.mendeley.com/documents/?uuid=cea9573e-b7f2-4bb7-ac22-bbbeda566514"]},{"id":"ITEM-5","itemData":{"DOI":"10.1016/j.geoderma.2013.10.024","ISSN":"00167061","abstract":"In order to monitor the accumulation of heavy metals effectively and avoid the damage to the health of agricultural soils, a promising approach is to predict low concentrations of heavy metals in soils using visible and near-infrared (VNIR) reflectance spectroscopy coupled with calibration techniques. This study aimed to (i) compare the performance of a combination of partial least squares regression with genetic algorithm (GA-PLSR) against a general PLSR for predicting low concentrations of four heavy metals (i.e., As, Pb, Zn and Cu) in agricultural soils; (ii) explore the transferability of GA-PLSR models defined on one subset of land-use types to the other types; and (iii) to investigate the predictive mechanism for the prediction of the metals. One hundred soil samples were collected in the field locating at Yixing in China, and VNIR reflectance (350-2500. nm) spectra were measured in a laboratory. With the entire soil samples, GA-PLSR and PLSR models were calibrated for the four heavy metals using a leave-one-out cross-validation procedure. The GA-PLSR models achieved better cross-validated accuracies than the PLSR models. For the transferability of GA-PLSR models, the soil samples were divided into three pairs of training sets and test sets from different land-use types. Three GA-PLSR models defined on the training sets had good transferability to the test sets, but nine GA-PLSR models were not successful. As for the predictive mechanism, besides the widely-used correlation analysis between OM and the metals, the relationship between the content of OM and the prediction accuracy of the metals was investigated and the similarity of the important wavelengths for OM and the metals was compared. The three methods verified that OM had a significant correlation with the predictions of the spectrally-featureless metals (Pb, Zn and Cu) from VNIR reflectance. We conclude that GA-PLSR modeling has a better capability for the prediction of the low heavy metal concentrations from VNIR reflectance, and it has a potential of transferability between different land-use types, and its accuracy is fundamentally influenced by OM. © 2013 Elsevier B.V.","author":[{"dropping-particle":"","family":"Wang","given":"Junjie","non-dropping-particle":"","parse-names":false,"suffix":""},{"dropping-particle":"","family":"Cui","given":"Lijuan","non-dropping-particle":"","parse-names":false,"suffix":""},{"dropping-particle":"","family":"Gao","given":"Wenxiu","non-dropping-particle":"","parse-names":false,"suffix":""},{"dropping-particle":"","family":"Shi","given":"Tiezhu","non-dropping-particle":"","parse-names":false,"suffix":""},{"dropping-particle":"","family":"Chen","given":"Yiyun","non-dropping-particle":"","parse-names":false,"suffix":""},{"dropping-particle":"","family":"Gao","given":"Yin","non-dropping-particle":"","parse-names":false,"suffix":""}],"container-title":"Geoderma","id":"ITEM-5","issued":{"date-parts":[["2014"]]},"page":"1-9","title":"Prediction of low heavy metal concentrations in agricultural soils using visible and near-infrared reflectance spectroscopy","type":"article-journal","volume":"216"},"uris":["http://www.mendeley.com/documents/?uuid=0c27a82d-51bf-47e5-9aa4-bbf69a3d4dd3"]}],"mendeley":{"formattedCitation":"[61], [63], [215]–[217]","plainTextFormattedCitation":"[61], [63], [215]–[217]","previouslyFormattedCitation":"[61], [63], [215]–[217]"},"properties":{"noteIndex":0},"schema":"https://github.com/citation-style-language/schema/raw/master/csl-citation.json"}</w:instrText>
      </w:r>
      <w:r w:rsidR="00AE38C5" w:rsidRPr="00083462">
        <w:fldChar w:fldCharType="separate"/>
      </w:r>
      <w:r w:rsidR="008D1F9D" w:rsidRPr="008D1F9D">
        <w:rPr>
          <w:noProof/>
        </w:rPr>
        <w:t>[61], [63], [215]–[217]</w:t>
      </w:r>
      <w:r w:rsidR="00AE38C5" w:rsidRPr="00083462">
        <w:fldChar w:fldCharType="end"/>
      </w:r>
      <w:r w:rsidRPr="00083462">
        <w:t xml:space="preserve"> </w:t>
      </w:r>
      <w:r w:rsidRPr="00083462">
        <w:lastRenderedPageBreak/>
        <w:t>applied stepwise multiple linear regression (MSLR) for predicting As, Cd, Cu, Fe, Hg, Pb, Sb and Zn distribution and obtained the accurate models for most of the elements.</w:t>
      </w:r>
    </w:p>
    <w:p w14:paraId="7C6AA586" w14:textId="77777777" w:rsidR="003C50CC" w:rsidRPr="003C50CC" w:rsidRDefault="003C50CC" w:rsidP="003C50CC">
      <w:pPr>
        <w:autoSpaceDE w:val="0"/>
        <w:autoSpaceDN w:val="0"/>
        <w:adjustRightInd w:val="0"/>
        <w:spacing w:after="0" w:line="240" w:lineRule="auto"/>
        <w:ind w:left="360" w:firstLine="720"/>
        <w:jc w:val="both"/>
      </w:pPr>
    </w:p>
    <w:p w14:paraId="225CFAA5" w14:textId="77777777" w:rsidR="0032780A" w:rsidRPr="00542BD9" w:rsidRDefault="0032780A" w:rsidP="004E7AA9">
      <w:pPr>
        <w:pStyle w:val="ListParagraph"/>
        <w:numPr>
          <w:ilvl w:val="1"/>
          <w:numId w:val="6"/>
        </w:numPr>
        <w:jc w:val="both"/>
        <w:rPr>
          <w:rFonts w:ascii="Times New Roman" w:hAnsi="Times New Roman" w:cs="Times New Roman"/>
          <w:b/>
          <w:bCs/>
          <w:sz w:val="20"/>
          <w:szCs w:val="20"/>
        </w:rPr>
      </w:pPr>
      <w:r w:rsidRPr="00542BD9">
        <w:rPr>
          <w:rFonts w:ascii="Times New Roman" w:hAnsi="Times New Roman" w:cs="Times New Roman"/>
          <w:b/>
          <w:bCs/>
          <w:sz w:val="20"/>
          <w:szCs w:val="20"/>
        </w:rPr>
        <w:t>Model validation</w:t>
      </w:r>
    </w:p>
    <w:p w14:paraId="6408543F" w14:textId="77777777" w:rsidR="0011094E" w:rsidRPr="00542BD9" w:rsidRDefault="0011094E" w:rsidP="00DA0FD1">
      <w:pPr>
        <w:autoSpaceDE w:val="0"/>
        <w:autoSpaceDN w:val="0"/>
        <w:adjustRightInd w:val="0"/>
        <w:spacing w:after="0" w:line="240" w:lineRule="auto"/>
        <w:ind w:left="360" w:firstLine="720"/>
        <w:jc w:val="both"/>
      </w:pPr>
      <w:r w:rsidRPr="00542BD9">
        <w:t xml:space="preserve">Model validation is required to determine prediction error and evaluate model quality. After initial data pre-processing, it is useful to split the data into two separate sets: one set for model training and another for validation </w:t>
      </w:r>
      <w:r w:rsidR="00AE38C5" w:rsidRPr="00542BD9">
        <w:fldChar w:fldCharType="begin" w:fldLock="1"/>
      </w:r>
      <w:r w:rsidR="00455936">
        <w:instrText>ADDIN CSL_CITATION {"citationItems":[{"id":"ITEM-1","itemData":{"DOI":"10.1016/j.envpol.2014.05.022","ISSN":"18736424","PMID":"24951968","abstract":"In this study, we used data from spectroscopic models based on visible and near-infrared (vis-NIR; 350-2500 nm) diffuse reflectance spectroscopy to develop soil maps of polycyclic aromatic hydrocarbons (PAHs) and total toxicity equivalent concentrations (TTEC) of the PAH mixture. The TTEC maps were then used for hazard assessment of three petroleum release sites in the Niger Delta province of Nigeria (5.317°N, 6.467°E). As the paired t-test revealed, there were non-significant (p &gt; 0.05) differences between soil maps of PAH and TTEC developed with chemically measured and vis-NIR-predicted data. Comparison maps of PAH showed a slight to moderate agreement between measured and predicted data (Kappa coefficient = 0.19-0.56). Using proposed generic assessment criteria, hazard assessment showed that the degree of action for site-specific risk assessment and/or remediation is similar for both measurement methods. This demonstrates that the vis-NIR method may be useful for monitoring hydrocarbon contamination in a petroleum release site. © 2014 Elsevier Ltd. All rights reserved.","author":[{"dropping-particle":"","family":"Okparanma","given":"Reuben N.","non-dropping-particle":"","parse-names":false,"suffix":""},{"dropping-particle":"","family":"Coulon","given":"Frederic","non-dropping-particle":"","parse-names":false,"suffix":""},{"dropping-particle":"","family":"Mayr","given":"Thomas","non-dropping-particle":"","parse-names":false,"suffix":""},{"dropping-particle":"","family":"Mouazen","given":"Abdul M.","non-dropping-particle":"","parse-names":false,"suffix":""}],"container-title":"Environmental Pollution","id":"ITEM-1","issued":{"date-parts":[["2014"]]},"page":"162-170","title":"Mapping polycyclic aromatic hydrocarbon and total toxicity equivalent soil concentrations by visible and near-infrared spectroscopy","type":"article-journal","volume":"192"},"uris":["http://www.mendeley.com/documents/?uuid=7d2838c3-3b21-493e-9923-615e0d21e693"]}],"mendeley":{"formattedCitation":"[72]","plainTextFormattedCitation":"[72]","previouslyFormattedCitation":"[72]"},"properties":{"noteIndex":0},"schema":"https://github.com/citation-style-language/schema/raw/master/csl-citation.json"}</w:instrText>
      </w:r>
      <w:r w:rsidR="00AE38C5" w:rsidRPr="00542BD9">
        <w:fldChar w:fldCharType="separate"/>
      </w:r>
      <w:r w:rsidR="00601B2A" w:rsidRPr="00601B2A">
        <w:rPr>
          <w:noProof/>
        </w:rPr>
        <w:t>[72]</w:t>
      </w:r>
      <w:r w:rsidR="00AE38C5" w:rsidRPr="00542BD9">
        <w:fldChar w:fldCharType="end"/>
      </w:r>
      <w:r w:rsidRPr="00542BD9">
        <w:t>. Usually, around 70% of data is used for training and 30% for validation</w:t>
      </w:r>
      <w:r w:rsidR="00AE38C5" w:rsidRPr="00542BD9">
        <w:t xml:space="preserve">. </w:t>
      </w:r>
      <w:r w:rsidRPr="00542BD9">
        <w:t>Model performance can be evaluated systematically using cross validation techniques. In k-fold cross-validation, the data is randomly divided into k equal sized subsamples, with one subsample retained as v</w:t>
      </w:r>
      <w:r w:rsidR="00542BD9" w:rsidRPr="00542BD9">
        <w:t>alidation data. The remaining k-</w:t>
      </w:r>
      <w:r w:rsidRPr="00542BD9">
        <w:t xml:space="preserve">1 subsamples are used as training data. The process is repeated k times, with each subsample used once as the validation subset. The average error serves as the performance parameter </w:t>
      </w:r>
      <w:r w:rsidR="00AE38C5" w:rsidRPr="00542BD9">
        <w:fldChar w:fldCharType="begin" w:fldLock="1"/>
      </w:r>
      <w:r w:rsidR="00455936">
        <w:instrText>ADDIN CSL_CITATION {"citationItems":[{"id":"ITEM-1","itemData":{"DOI":"10.1016/j.scitotenv.2018.04.415","ISSN":"18791026","PMID":"29738893","abstract":"Regional-level information on heavy metal pollution in agro-ecosystems is essential for food security because excessive levels of heavy metals in crops may pose risks to humans. However, collecting this information over large areas is inherently costly. This paper investigates the possibility of applying multi-temporal Sentinel-2 satellite images to detect heavy metal-induced stress (i.e., Cd stress) in rice crops in four study areas in Zhuzhou City, Hunan Province, China. For this purpose, we compared seven Sentinel-2 images acquired in 2016 and 2017 with in situ measured hyper-spectral data, chlorophyll content, rice leaf area index, and heavy metal concentrations in soil collected from 2014 to 2017. Vegetation indices (VIs) related to red edge bands were referred to as the sensitive indicators for screening stressed rice from unstressed rice. The coefficients of spatio-temporal variation (CSTV) derived from the VIs allowed us to discriminate crops exposed to pollution from heavy metals as well as environmental stressors. The results indicate that (i) the red edge chlorophyll index, the red edge position index, and the normalized difference red edge 2 index derived from multi-temporal Sentinel-2 images were good indicators for screening stressed rice from unstressed rice; (ii) Rice under Cd stress remained stable with lower CSTV values of VIs overall growth stages in the experimental region, whereas rice under other stressors (i.e., pests and disease) showed abrupt changes at some growth stages and presented “hot spots” with greater CSTV values; and (iii) the proposed spatio-temporal anomaly detection method was successful at detecting rice under Cd stress; and CSTVs of rice VIs stabilized regardless of whether they were applied to consecutive growth stages or to two different crop years. This study suggests that regional heavy metal stress may be accurately detected using multi-temporal Sentinel-2 images, using VIs sensitive to the spatio-temporal characteristics of crops.","author":[{"dropping-particle":"","family":"Liu","given":"Meiling","non-dropping-particle":"","parse-names":false,"suffix":""},{"dropping-particle":"","family":"Wang","given":"Tiejun","non-dropping-particle":"","parse-names":false,"suffix":""},{"dropping-particle":"","family":"Skidmore","given":"Andrew K.","non-dropping-particle":"","parse-names":false,"suffix":""},{"dropping-particle":"","family":"Liu","given":"Xiangnan","non-dropping-particle":"","parse-names":false,"suffix":""}],"container-title":"Science of the Total Environment","id":"ITEM-1","issued":{"date-parts":[["2018"]]},"page":"18-29","publisher":"Elsevier B.V.","title":"Heavy metal-induced stress in rice crops detected using multi-temporal Sentinel-2 satellite images","type":"article-journal","volume":"637-638"},"uris":["http://www.mendeley.com/documents/?uuid=820a6290-9d77-4275-88b6-84d1f71d1868"]}],"mendeley":{"formattedCitation":"[55]","plainTextFormattedCitation":"[55]","previouslyFormattedCitation":"[55]"},"properties":{"noteIndex":0},"schema":"https://github.com/citation-style-language/schema/raw/master/csl-citation.json"}</w:instrText>
      </w:r>
      <w:r w:rsidR="00AE38C5" w:rsidRPr="00542BD9">
        <w:fldChar w:fldCharType="separate"/>
      </w:r>
      <w:r w:rsidR="00455936" w:rsidRPr="00455936">
        <w:rPr>
          <w:noProof/>
        </w:rPr>
        <w:t>[55]</w:t>
      </w:r>
      <w:r w:rsidR="00AE38C5" w:rsidRPr="00542BD9">
        <w:fldChar w:fldCharType="end"/>
      </w:r>
      <w:r w:rsidRPr="00542BD9">
        <w:t>. The leave</w:t>
      </w:r>
      <w:r w:rsidR="00542BD9" w:rsidRPr="00542BD9">
        <w:t>-</w:t>
      </w:r>
      <w:r w:rsidRPr="00542BD9">
        <w:t xml:space="preserve">one-out validation procedure is utilized when the number of available samples is small </w:t>
      </w:r>
      <w:r w:rsidR="00AE38C5" w:rsidRPr="00542BD9">
        <w:fldChar w:fldCharType="begin" w:fldLock="1"/>
      </w:r>
      <w:r w:rsidR="00601B2A">
        <w:instrText>ADDIN CSL_CITATION {"citationItems":[{"id":"ITEM-1","itemData":{"DOI":"10.1016/S1002-0160(09)60167-3","ISSN":"10020160","abstract":"Concentrations of Iron (Fe), As, and Cu in soil samples from the fields near the Baoshan Mine in Hunan Province, China, were analyzed and soil spectral reflectance was measured with an ASD FieldSpec FR spectroradiometer (Analytical Spectral Devices, Inc., USA) under laboratory condition. Partial least square regression (PLSR) models were constructed for predicting soil metal concentrations. The data pre-processing methods, first and second derivatives (FD and SD), baseline correction (BC), standard normal variate (SNV), multiplicative scatter correction (MSC), and continuum removal (CR), were used for the spectral reflectance data pretreatments. Then, the prediction results were evaluated by relative root mean square error (RRMSE) and coefficients of determination (R2). According to the criteria of minimal RRMSE and maximal R2, the PLSR models with the FD pretreatment (RRMSE = 0.24, R2 = 0.61), SNV pretreatment (RRMSE = 0.08, R2 = 0.78), and BC-pretreatment (RRMSE = 0.20, R2 = 0.41) were considered as the final models for predicting As, Fe, and Cu, respectively. Wavebands at around 460, 1 400, 1 900, and 2 200 nm were selected as important spectral variables to construct final models. In conclusion, concentrations of heavy metals in contaminated soils could be indirectly assessed by soil spectra according to the correlation between the spectrally featureless components and Fe; therefore, spectral reflectance would be an alternative tool for monitoring soil heavy metals contamination. © 2009 Soil Science Society of China.","author":[{"dropping-particle":"","family":"REN","given":"Hong Yan","non-dropping-particle":"","parse-names":false,"suffix":""},{"dropping-particle":"","family":"ZHUANG","given":"Da Fang","non-dropping-particle":"","parse-names":false,"suffix":""},{"dropping-particle":"","family":"SINGH","given":"A. N.","non-dropping-particle":"","parse-names":false,"suffix":""},{"dropping-particle":"","family":"PAN","given":"Jian Jun","non-dropping-particle":"","parse-names":false,"suffix":""},{"dropping-particle":"","family":"QIU","given":"Dong Sheng","non-dropping-particle":"","parse-names":false,"suffix":""},{"dropping-particle":"","family":"SHI","given":"Run He","non-dropping-particle":"","parse-names":false,"suffix":""}],"container-title":"Pedosphere","id":"ITEM-1","issue":"6","issued":{"date-parts":[["2009"]]},"note":"blue: 14","page":"719-726","title":"Estimation of As and Cu Contamination in Agricultural Soils Around a Mining Area by Reflectance Spectroscopy: A Case Study","type":"article-journal","volume":"19"},"uris":["http://www.mendeley.com/documents/?uuid=e8bd86b9-9998-4e81-85e2-9330a21f45a0"]}],"mendeley":{"formattedCitation":"[44]","plainTextFormattedCitation":"[44]","previouslyFormattedCitation":"[44]"},"properties":{"noteIndex":0},"schema":"https://github.com/citation-style-language/schema/raw/master/csl-citation.json"}</w:instrText>
      </w:r>
      <w:r w:rsidR="00AE38C5" w:rsidRPr="00542BD9">
        <w:fldChar w:fldCharType="separate"/>
      </w:r>
      <w:r w:rsidR="00DF45C3" w:rsidRPr="00DF45C3">
        <w:rPr>
          <w:noProof/>
        </w:rPr>
        <w:t>[44]</w:t>
      </w:r>
      <w:r w:rsidR="00AE38C5" w:rsidRPr="00542BD9">
        <w:fldChar w:fldCharType="end"/>
      </w:r>
      <w:r w:rsidRPr="00542BD9">
        <w:t xml:space="preserve">. In this approach, n-1 samples are adopted to train the model and the remaining sample used for validation. The procedure is repeated n times and the root mean square error of cross-validation (RMSECV) serves as the performance parameter. Kooistra et al. </w:t>
      </w:r>
      <w:r w:rsidR="00AE38C5" w:rsidRPr="00542BD9">
        <w:fldChar w:fldCharType="begin" w:fldLock="1"/>
      </w:r>
      <w:r w:rsidR="00DF45C3">
        <w:instrText>ADDIN CSL_CITATION {"citationItems":[{"id":"ITEM-1","itemData":{"DOI":"10.1016/S0003-2670(01)01265-X","ISSN":"00032670","abstract":"During the past decades, large amounts of diffuse cadmium (Cd) and zinc (Zn) contaminated soil material have been deposited in the floodplains of the river Rhine in the Netherlands. As spatial information on soil quality is required at different scale levels covering the whole area, characterisation exclusively based on soil sampling and analysis is time-consuming and very expensive. A quicker method is developed based on a multivariate calibration procedure using partial least squares (PLS) regression to establish a relationship between reflectance spectra in the visible-near-infrared (VNIR) region and spectrally active soil characteristics (organic matter and clay content) that are inter-correlated with concentration levels of Cd and Zn. Several spectral pre-processing methods (normalisation, multiplicative scatter correction (MSC), derivation, standard normal variate (SNV) transform) were employed to improve the robustness and performance of the calibration models. No pre-processing gave the best results for Cd and Zn with RMSECV equal to 0.676 and 80.97 mg kg-1, respectively. Application of the calibration models for soil quality characterisation in river floodplains is promising. The future possibilities of multivariate calibration and pre-processing in remote sensing have to be explored. © 2001 Elsevier Science B.V. All rights reserved.","author":[{"dropping-particle":"","family":"Kooistra","given":"L.","non-dropping-particle":"","parse-names":false,"suffix":""},{"dropping-particle":"","family":"Wehrens","given":"R.","non-dropping-particle":"","parse-names":false,"suffix":""},{"dropping-particle":"","family":"Leuven","given":"R. S.E.W.","non-dropping-particle":"","parse-names":false,"suffix":""},{"dropping-particle":"","family":"Buydens","given":"L. M.C.","non-dropping-particle":"","parse-names":false,"suffix":""}],"container-title":"Analytica Chimica Acta","id":"ITEM-1","issue":"1-2","issued":{"date-parts":[["2001"]]},"page":"97-105","title":"Possibilities of visible-near-infrared spectroscopy for the assessment of soil contamination in river floodplains","type":"article-journal","volume":"446"},"uris":["http://www.mendeley.com/documents/?uuid=c20bd557-fdb8-47ef-9ad8-122a4a4b0dd3"]}],"mendeley":{"formattedCitation":"[32]","plainTextFormattedCitation":"[32]","previouslyFormattedCitation":"[32]"},"properties":{"noteIndex":0},"schema":"https://github.com/citation-style-language/schema/raw/master/csl-citation.json"}</w:instrText>
      </w:r>
      <w:r w:rsidR="00AE38C5" w:rsidRPr="00542BD9">
        <w:fldChar w:fldCharType="separate"/>
      </w:r>
      <w:r w:rsidR="004437CD" w:rsidRPr="004437CD">
        <w:rPr>
          <w:noProof/>
        </w:rPr>
        <w:t>[32]</w:t>
      </w:r>
      <w:r w:rsidR="00AE38C5" w:rsidRPr="00542BD9">
        <w:fldChar w:fldCharType="end"/>
      </w:r>
      <w:r w:rsidRPr="00542BD9">
        <w:t>used the leave-one out approach to validate a PLS model with 69 samples.</w:t>
      </w:r>
    </w:p>
    <w:p w14:paraId="2E94D997" w14:textId="77777777" w:rsidR="0011094E" w:rsidRPr="00542BD9" w:rsidRDefault="0011094E" w:rsidP="00DE69D7">
      <w:pPr>
        <w:autoSpaceDE w:val="0"/>
        <w:autoSpaceDN w:val="0"/>
        <w:adjustRightInd w:val="0"/>
        <w:spacing w:after="0" w:line="240" w:lineRule="auto"/>
        <w:ind w:left="360" w:firstLine="720"/>
        <w:jc w:val="both"/>
      </w:pPr>
      <w:r w:rsidRPr="00542BD9">
        <w:t xml:space="preserve">The degree of similarity between each sample’s spectra and the spectra of the same position pixel was calculated using the Spectral Angle Mapper (SAM) </w:t>
      </w:r>
      <w:r w:rsidR="00DE69D7" w:rsidRPr="00542BD9">
        <w:fldChar w:fldCharType="begin" w:fldLock="1"/>
      </w:r>
      <w:r w:rsidR="008B64AA">
        <w:instrText>ADDIN CSL_CITATION {"citationItems":[{"id":"ITEM-1","itemData":{"DOI":"10.1016/0034-4257(93)90013-N","ISSN":"00344257","abstract":"The Center for the Study of Earth from Space (CSES) at the University of Colorado, Boulder, has developed a prototype interactive software system called the Spectral Image Processing System (SIPS) using IDL (the Interactive Data Language) on UNIX-based workstations. SIPS is designed to take advantage of the combination of high spectral resolution and spatial data presentation unique to imaging spectrometers. It streamlines analysis of these data by allowing scientists to rapidly interact with entire datasets. SIPS provides visualization tools for rapid exploratory analysis and numerical tools for quantitative modeling. The user interface is X-Windows-based, user friendly, and provides \"point and click\" operation. SIPS is being used for multidisciplinary research concentrating on use of physically based analysis methods to enhance scientific results from imaging spectrometer data. The objective of this continuing effort is to develop operational techniques for quantitative analysis of imaging spectrometer data and to make them available to the scientific community prior to the launch of imaging spectrometer satellite systems such as the Earth Observing System (EOS) High Resolution Imaging Spectrometer (HIRIS). © 1993.","author":[{"dropping-particle":"","family":"Kruse","given":"F. A.","non-dropping-particle":"","parse-names":false,"suffix":""},{"dropping-particle":"","family":"Lefkoff","given":"A. B.","non-dropping-particle":"","parse-names":false,"suffix":""},{"dropping-particle":"","family":"Boardman","given":"J. W.","non-dropping-particle":"","parse-names":false,"suffix":""},{"dropping-particle":"","family":"Heidebrecht","given":"K. B.","non-dropping-particle":"","parse-names":false,"suffix":""},{"dropping-particle":"","family":"Shapiro","given":"A. T.","non-dropping-particle":"","parse-names":false,"suffix":""},{"dropping-particle":"","family":"Barloon","given":"P. J.","non-dropping-particle":"","parse-names":false,"suffix":""},{"dropping-particle":"","family":"Goetz","given":"A. F.H.","non-dropping-particle":"","parse-names":false,"suffix":""}],"container-title":"Remote Sensing of Environment","id":"ITEM-1","issue":"2-3","issued":{"date-parts":[["1993"]]},"page":"145-163","title":"The spectral image processing system (SIPS)-interactive visualization and analysis of imaging spectrometer data","type":"article-journal","volume":"44"},"uris":["http://www.mendeley.com/documents/?uuid=3054f924-094e-4f6a-9d62-8ec7802075e5"]}],"mendeley":{"formattedCitation":"[218]","plainTextFormattedCitation":"[218]","previouslyFormattedCitation":"[218]"},"properties":{"noteIndex":0},"schema":"https://github.com/citation-style-language/schema/raw/master/csl-citation.json"}</w:instrText>
      </w:r>
      <w:r w:rsidR="00DE69D7" w:rsidRPr="00542BD9">
        <w:fldChar w:fldCharType="separate"/>
      </w:r>
      <w:r w:rsidR="008D1F9D" w:rsidRPr="008D1F9D">
        <w:rPr>
          <w:noProof/>
        </w:rPr>
        <w:t>[218]</w:t>
      </w:r>
      <w:r w:rsidR="00DE69D7" w:rsidRPr="00542BD9">
        <w:fldChar w:fldCharType="end"/>
      </w:r>
      <w:r w:rsidRPr="00542BD9">
        <w:t xml:space="preserve">. In this method, spectra are considered as space vectors with dimensions equal to the number of spectral </w:t>
      </w:r>
      <w:r w:rsidR="00542BD9" w:rsidRPr="00542BD9">
        <w:t>bands (Equation (9</w:t>
      </w:r>
      <w:r w:rsidRPr="00542BD9">
        <w:t>)).</w:t>
      </w:r>
    </w:p>
    <w:p w14:paraId="1F6C547E" w14:textId="77777777" w:rsidR="00542BD9" w:rsidRPr="00542BD9" w:rsidRDefault="00542BD9" w:rsidP="00DE69D7">
      <w:pPr>
        <w:autoSpaceDE w:val="0"/>
        <w:autoSpaceDN w:val="0"/>
        <w:adjustRightInd w:val="0"/>
        <w:spacing w:after="0" w:line="240" w:lineRule="auto"/>
        <w:ind w:left="360" w:firstLine="720"/>
        <w:jc w:val="both"/>
      </w:pPr>
    </w:p>
    <w:p w14:paraId="19F22910" w14:textId="77777777" w:rsidR="00542BD9" w:rsidRPr="00542BD9" w:rsidRDefault="00542BD9" w:rsidP="00542BD9">
      <w:pPr>
        <w:autoSpaceDE w:val="0"/>
        <w:autoSpaceDN w:val="0"/>
        <w:adjustRightInd w:val="0"/>
        <w:spacing w:after="0" w:line="240" w:lineRule="auto"/>
        <w:ind w:left="360" w:firstLine="720"/>
        <w:jc w:val="both"/>
      </w:pPr>
      <m:oMath>
        <m:r>
          <w:rPr>
            <w:rFonts w:ascii="Cambria Math" w:hAnsi="Cambria Math"/>
          </w:rPr>
          <m:t>θ</m:t>
        </m:r>
        <m:d>
          <m:dPr>
            <m:ctrlPr>
              <w:rPr>
                <w:rFonts w:ascii="Cambria Math" w:hAnsi="Cambria Math"/>
                <w:i/>
              </w:rPr>
            </m:ctrlPr>
          </m:dPr>
          <m:e>
            <m:acc>
              <m:accPr>
                <m:chr m:val="⃗"/>
                <m:ctrlPr>
                  <w:rPr>
                    <w:rFonts w:ascii="Cambria Math" w:hAnsi="Cambria Math"/>
                    <w:i/>
                  </w:rPr>
                </m:ctrlPr>
              </m:accPr>
              <m:e>
                <m:r>
                  <w:rPr>
                    <w:rFonts w:ascii="Cambria Math" w:hAnsi="Cambria Math"/>
                  </w:rPr>
                  <m:t>χ</m:t>
                </m:r>
              </m:e>
            </m:acc>
          </m:e>
        </m:d>
        <m:r>
          <w:rPr>
            <w:rFonts w:ascii="Cambria Math" w:hAnsi="Cambria Math"/>
          </w:rPr>
          <m:t>=</m:t>
        </m:r>
        <m:sSup>
          <m:sSupPr>
            <m:ctrlPr>
              <w:rPr>
                <w:rFonts w:ascii="Cambria Math" w:hAnsi="Cambria Math"/>
              </w:rPr>
            </m:ctrlPr>
          </m:sSupPr>
          <m:e>
            <m:r>
              <m:rPr>
                <m:sty m:val="p"/>
              </m:rPr>
              <w:rPr>
                <w:rFonts w:ascii="Cambria Math" w:hAnsi="Cambria Math"/>
              </w:rPr>
              <m:t>cos</m:t>
            </m:r>
          </m:e>
          <m:sup>
            <m:r>
              <w:rPr>
                <w:rFonts w:ascii="Cambria Math" w:hAnsi="Cambria Math"/>
              </w:rPr>
              <m:t>-1</m:t>
            </m:r>
          </m:sup>
        </m:sSup>
        <m:r>
          <m:rPr>
            <m:sty m:val="p"/>
          </m:rPr>
          <w:rPr>
            <w:rFonts w:ascii="Cambria Math" w:hAnsi="Cambria Math"/>
          </w:rPr>
          <m:t>⁡</m:t>
        </m:r>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t</m:t>
                </m:r>
              </m:e>
            </m:acc>
            <m:r>
              <w:rPr>
                <w:rFonts w:ascii="Cambria Math" w:hAnsi="Cambria Math"/>
              </w:rPr>
              <m:t>∙</m:t>
            </m:r>
            <m:acc>
              <m:accPr>
                <m:chr m:val="⃗"/>
                <m:ctrlPr>
                  <w:rPr>
                    <w:rFonts w:ascii="Cambria Math" w:hAnsi="Cambria Math"/>
                    <w:i/>
                  </w:rPr>
                </m:ctrlPr>
              </m:accPr>
              <m:e>
                <m:r>
                  <w:rPr>
                    <w:rFonts w:ascii="Cambria Math" w:hAnsi="Cambria Math"/>
                  </w:rPr>
                  <m:t>r</m:t>
                </m:r>
              </m:e>
            </m:acc>
          </m:num>
          <m:den>
            <m:d>
              <m:dPr>
                <m:begChr m:val="|"/>
                <m:endChr m:val="|"/>
                <m:ctrlPr>
                  <w:rPr>
                    <w:rFonts w:ascii="Cambria Math" w:hAnsi="Cambria Math"/>
                    <w:i/>
                  </w:rPr>
                </m:ctrlPr>
              </m:dPr>
              <m:e>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t</m:t>
                        </m:r>
                      </m:e>
                    </m:d>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r</m:t>
                        </m:r>
                      </m:e>
                    </m:d>
                  </m:e>
                </m:acc>
              </m:e>
            </m:d>
          </m:den>
        </m:f>
        <m:r>
          <w:rPr>
            <w:rFonts w:ascii="Cambria Math" w:hAnsi="Cambria Math"/>
          </w:rPr>
          <m:t>)</m:t>
        </m:r>
      </m:oMath>
      <w:r w:rsidRPr="00542BD9">
        <w:rPr>
          <w:rFonts w:eastAsiaTheme="minorEastAsia"/>
        </w:rPr>
        <w:tab/>
        <w:t xml:space="preserve">                                                                                   Eq. 9.</w:t>
      </w:r>
    </w:p>
    <w:p w14:paraId="7A1E02A2" w14:textId="77777777" w:rsidR="0011094E" w:rsidRPr="00542BD9" w:rsidRDefault="0011094E" w:rsidP="00542BD9">
      <w:pPr>
        <w:autoSpaceDE w:val="0"/>
        <w:autoSpaceDN w:val="0"/>
        <w:adjustRightInd w:val="0"/>
        <w:spacing w:after="0" w:line="240" w:lineRule="auto"/>
        <w:ind w:left="720" w:firstLine="720"/>
      </w:pPr>
    </w:p>
    <w:p w14:paraId="6C57E70D" w14:textId="77777777" w:rsidR="0011094E" w:rsidRPr="00542BD9" w:rsidRDefault="0011094E" w:rsidP="00542BD9">
      <w:pPr>
        <w:ind w:left="360" w:firstLine="360"/>
        <w:jc w:val="both"/>
        <w:rPr>
          <w:rFonts w:ascii="Times New Roman" w:hAnsi="Times New Roman" w:cs="Times New Roman"/>
          <w:b/>
          <w:bCs/>
          <w:sz w:val="20"/>
          <w:szCs w:val="20"/>
        </w:rPr>
      </w:pPr>
      <w:r w:rsidRPr="00542BD9">
        <w:t xml:space="preserve">where it is the spectra of the image pixel and r is the spectra of the soil sample measured using a spectrometer. Lower values indicate a higher degree of similarity between the two spectra </w:t>
      </w:r>
      <w:r w:rsidR="00DE69D7" w:rsidRPr="00542BD9">
        <w:fldChar w:fldCharType="begin" w:fldLock="1"/>
      </w:r>
      <w:r w:rsidR="008B64AA">
        <w:instrText>ADDIN CSL_CITATION {"citationItems":[{"id":"ITEM-1","itemData":{"DOI":"10.1016/0034-4257(93)90013-N","ISSN":"00344257","abstract":"The Center for the Study of Earth from Space (CSES) at the University of Colorado, Boulder, has developed a prototype interactive software system called the Spectral Image Processing System (SIPS) using IDL (the Interactive Data Language) on UNIX-based workstations. SIPS is designed to take advantage of the combination of high spectral resolution and spatial data presentation unique to imaging spectrometers. It streamlines analysis of these data by allowing scientists to rapidly interact with entire datasets. SIPS provides visualization tools for rapid exploratory analysis and numerical tools for quantitative modeling. The user interface is X-Windows-based, user friendly, and provides \"point and click\" operation. SIPS is being used for multidisciplinary research concentrating on use of physically based analysis methods to enhance scientific results from imaging spectrometer data. The objective of this continuing effort is to develop operational techniques for quantitative analysis of imaging spectrometer data and to make them available to the scientific community prior to the launch of imaging spectrometer satellite systems such as the Earth Observing System (EOS) High Resolution Imaging Spectrometer (HIRIS). © 1993.","author":[{"dropping-particle":"","family":"Kruse","given":"F. A.","non-dropping-particle":"","parse-names":false,"suffix":""},{"dropping-particle":"","family":"Lefkoff","given":"A. B.","non-dropping-particle":"","parse-names":false,"suffix":""},{"dropping-particle":"","family":"Boardman","given":"J. W.","non-dropping-particle":"","parse-names":false,"suffix":""},{"dropping-particle":"","family":"Heidebrecht","given":"K. B.","non-dropping-particle":"","parse-names":false,"suffix":""},{"dropping-particle":"","family":"Shapiro","given":"A. T.","non-dropping-particle":"","parse-names":false,"suffix":""},{"dropping-particle":"","family":"Barloon","given":"P. J.","non-dropping-particle":"","parse-names":false,"suffix":""},{"dropping-particle":"","family":"Goetz","given":"A. F.H.","non-dropping-particle":"","parse-names":false,"suffix":""}],"container-title":"Remote Sensing of Environment","id":"ITEM-1","issue":"2-3","issued":{"date-parts":[["1993"]]},"page":"145-163","title":"The spectral image processing system (SIPS)-interactive visualization and analysis of imaging spectrometer data","type":"article-journal","volume":"44"},"uris":["http://www.mendeley.com/documents/?uuid=3054f924-094e-4f6a-9d62-8ec7802075e5"]}],"mendeley":{"formattedCitation":"[218]","plainTextFormattedCitation":"[218]","previouslyFormattedCitation":"[218]"},"properties":{"noteIndex":0},"schema":"https://github.com/citation-style-language/schema/raw/master/csl-citation.json"}</w:instrText>
      </w:r>
      <w:r w:rsidR="00DE69D7" w:rsidRPr="00542BD9">
        <w:fldChar w:fldCharType="separate"/>
      </w:r>
      <w:r w:rsidR="008D1F9D" w:rsidRPr="008D1F9D">
        <w:rPr>
          <w:noProof/>
        </w:rPr>
        <w:t>[218]</w:t>
      </w:r>
      <w:r w:rsidR="00DE69D7" w:rsidRPr="00542BD9">
        <w:fldChar w:fldCharType="end"/>
      </w:r>
      <w:r w:rsidRPr="00542BD9">
        <w:t>. The one-way ANOVA method tested the statistical similarity between the spectral properties of images and soil samples. According to the null hypothesis in ANOVA, there was no significant difference between the mean values of the selected image features and the lab spectra. In other words, the null hypothesis is that the samples in the two groups are drawn from populations with the same mean values. This hypothesis was tested by calculating the F-value at the significant level of 0.05. In the case of significant correlation, the spectral features of the image were used as independent variables for the prediction model obtained by lab spectroscopy to determine the concentration and spatial distribution of Cr. The resulting maps were compared to the measured Cr distribution maps.</w:t>
      </w:r>
      <w:r w:rsidR="00DE69D7" w:rsidRPr="00542BD9">
        <w:fldChar w:fldCharType="begin" w:fldLock="1"/>
      </w:r>
      <w:r w:rsidR="00455936">
        <w:instrText>ADDIN CSL_CITATION {"citationItems":[{"id":"ITEM-1","itemData":{"DOI":"10.3390/rs13071277","ISSN":"20724292","abstract":"Weathering and oxidation of sulphide minerals in mine wastes release toxic elements in surrounding environments. As an alternative to traditional sampling and chemical analysis methods, the capability of proximal and remote sensing techniques was investigated in this study to predict Chromium (Cr) concentration in 120 soil samples collected from a dumpsite in Sarcheshmeh copper mine, Iran. The samples’ mineralogy and Cr concentration were determined and were then subjected to laboratory reflectance spectroscopy in the range of Visible–Near Infrared–Shortwave Infrared (VNIR–SWIR: 350–2500 nm). The raw spectra were pre-processed using Savitzky-Golay First-Derivative (SG-FD) and Savitzky-Golay Second-Derivative (SG-SD) algorithms. The important wavelengths were determined using Partial Least Squares Regression (PLSR) coefficients and Genetic Algorithm (GA). Artificial Neural Networks (ANN), Stepwise Multiple Linear Regression (SMLR) and PLSR data mining methods were applied to the selected spectral variables to assess Cr concentration. The developed models were then applied to the selected bands of Aster, Hyperion, Sentinel-2A, and Landsat 8-OLI satellite images of the area. Afterwards, rasters obtained from the best prediction model were segmented using a binary fitness function. According to the outputs of the laboratory reflectance spectroscopy, the highest prediction accuracy was obtained using ANN applied to the SD pre-processed spectra with R2 = 0.91, RMSE = 8.73 mg/kg and RPD = 2.76. SD-ANN also showed an acceptable performance on mapping the spatial distribution of Cr using the ordinary kriging technique. Using satellite images, SD-SMLR provided the best prediction models with R2 values of 0.61 and 0.53 for Hyperion and Sentinel-2A, respectively. This led to the higher visual similarity of the segmented Hyperion and Sentinel-2A images with the Cr distribution map. This study’s findings indicated that applying the best prediction models obtained by spectroscopy to the selected wavebands of Hyperion and Sentinel-2A satellite imagery could be considered a promising technique for rapid, cost-effective and eco-friendly assessment of Cr concentration in highly heterogeneous mining areas.","author":[{"dropping-particle":"","family":"Khosravi","given":"Vahid","non-dropping-particle":"","parse-names":false,"suffix":""},{"dropping-particle":"","family":"Doulati Ardejani","given":"Faramarz","non-dropping-particle":"","parse-names":false,"suffix":""},{"dropping-particle":"","family":"Gholizadeh","given":"Asa","non-dropping-particle":"","parse-names":false,"suffix":""},{"dropping-particle":"","family":"Saberioon","given":"Mohammadmehdi","non-dropping-particle":"","parse-names":false,"suffix":""}],"container-title":"Remote Sensing","id":"ITEM-1","issue":"7","issued":{"date-parts":[["2021"]]},"title":"Satellite imagery for monitoring and mapping soil chromium pollution in a mine waste dump","type":"article-journal","volume":"13"},"uris":["http://www.mendeley.com/documents/?uuid=091ae81b-5767-462c-9dda-d3c81d9e2c76"]}],"mendeley":{"formattedCitation":"[60]","plainTextFormattedCitation":"[60]","previouslyFormattedCitation":"[60]"},"properties":{"noteIndex":0},"schema":"https://github.com/citation-style-language/schema/raw/master/csl-citation.json"}</w:instrText>
      </w:r>
      <w:r w:rsidR="00DE69D7" w:rsidRPr="00542BD9">
        <w:fldChar w:fldCharType="separate"/>
      </w:r>
      <w:r w:rsidR="00601B2A" w:rsidRPr="00601B2A">
        <w:rPr>
          <w:noProof/>
        </w:rPr>
        <w:t>[60]</w:t>
      </w:r>
      <w:r w:rsidR="00DE69D7" w:rsidRPr="00542BD9">
        <w:fldChar w:fldCharType="end"/>
      </w:r>
      <w:r w:rsidR="008B6C30">
        <w:t>.</w:t>
      </w:r>
    </w:p>
    <w:p w14:paraId="0347D4A3" w14:textId="77777777" w:rsidR="0032780A" w:rsidRDefault="0032780A" w:rsidP="004E7AA9">
      <w:pPr>
        <w:pStyle w:val="ListParagraph"/>
        <w:numPr>
          <w:ilvl w:val="1"/>
          <w:numId w:val="6"/>
        </w:numPr>
        <w:jc w:val="both"/>
        <w:rPr>
          <w:rFonts w:ascii="Times New Roman" w:hAnsi="Times New Roman" w:cs="Times New Roman"/>
          <w:b/>
          <w:bCs/>
          <w:sz w:val="20"/>
          <w:szCs w:val="20"/>
        </w:rPr>
      </w:pPr>
      <w:r w:rsidRPr="0032780A">
        <w:rPr>
          <w:rFonts w:ascii="Times New Roman" w:hAnsi="Times New Roman" w:cs="Times New Roman"/>
          <w:b/>
          <w:bCs/>
          <w:sz w:val="20"/>
          <w:szCs w:val="20"/>
        </w:rPr>
        <w:t>Model quality assessment</w:t>
      </w:r>
    </w:p>
    <w:p w14:paraId="75B52EE1" w14:textId="77777777" w:rsidR="0011094E" w:rsidRDefault="0011094E" w:rsidP="00AA7F3D">
      <w:pPr>
        <w:autoSpaceDE w:val="0"/>
        <w:autoSpaceDN w:val="0"/>
        <w:adjustRightInd w:val="0"/>
        <w:spacing w:after="0" w:line="240" w:lineRule="auto"/>
        <w:ind w:left="426" w:firstLine="720"/>
        <w:jc w:val="both"/>
      </w:pPr>
      <w:r w:rsidRPr="008B6C30">
        <w:t xml:space="preserve">Model quality assessment is a key process in machine learning. Determination coefficients (R2), the root mean square error (RMSE), residual prediction deviation (RPD), the ratio of performance to inter quartile distance (RPIQ), standard error (SE) and bias, can all be used to quantitatively assess model quality </w:t>
      </w:r>
      <w:r w:rsidR="00AA7F3D" w:rsidRPr="008B6C30">
        <w:t>(Table 5</w:t>
      </w:r>
      <w:r w:rsidRPr="008B6C30">
        <w:t xml:space="preserve">). The R2 value is the most widely used parameter for assessing model quality, which is the proportion of the variance in a predicted value (dependent variable) that is predictable from the independent variable. The closer R2 is to 1, the better the fit of the model. Reported R2 values in the reviewed literature ranged from 0.11 to 0.99. The RMSE value is the standard deviation of the residuals (prediction errors). The smaller the RMSE, the higher the accuracy of the model. PRD is a goodness-of-fit parameter that is defined as the standard deviation divided by the RMSE, with values greater than 1.8 considered good </w:t>
      </w:r>
      <w:r w:rsidR="00DE69D7" w:rsidRPr="008B6C30">
        <w:fldChar w:fldCharType="begin" w:fldLock="1"/>
      </w:r>
      <w:r w:rsidR="008B64AA">
        <w:instrText>ADDIN CSL_CITATION {"citationItems":[{"id":"ITEM-1","itemData":{"DOI":"10.1016/j.scitotenv.2017.10.323","ISSN":"18791026","PMID":"29127788","abstract":"Visible and near infrared spectrometry (vis-NIRS) coupled with data mining techniques can offer fast and cost-effective quantitative measurement of total petroleum hydrocarbons (TPH) in contaminated soils. Literature showed however significant differences in the performance on the vis-NIRS between linear and non-linear calibration methods. This study compared the performance of linear partial least squares regression (PLSR) with a nonlinear random forest (RF) regression for the calibration of vis-NIRS when analysing TPH in soils. 88 soil samples (3 uncontaminated and 85 contaminated) collected from three sites located in the Niger Delta were scanned using an analytical spectral device (ASD) spectrophotometer (350–2500 nm) in diffuse reflectance mode. Sequential ultrasonic solvent extraction-gas chromatography (SUSE-GC) was used as reference quantification method for TPH which equal to the sum of aliphatic and aromatic fractions ranging between C10 and C35. Prior to model development, spectra were subjected to pre-processing including noise cut, maximum normalization, first derivative and smoothing. Then 65 samples were selected as calibration set and the remaining 20 samples as validation set. Both vis-NIR spectrometry and gas chromatography profiles of the 85 soil samples were subjected to RF and PLSR with leave-one-out cross-validation (LOOCV) for the calibration models. Results showed that RF calibration model with a coefficient of determination (R2) of 0.85, a root means square error of prediction (RMSEP) 68.43 mg kg− 1, and a residual prediction deviation (RPD) of 2.61 outperformed PLSR (R2 = 0.63, RMSEP = 107.54 mg kg− 1 and RDP = 2.55) in cross-validation. These results indicate that RF modelling approach is accounting for the nonlinearity of the soil spectral responses hence, providing significantly higher prediction accuracy compared to the linear PLSR. It is recommended to adopt the vis-NIRS coupled with RF modelling approach as a portable and cost effective method for the rapid quantification of TPH in soils.","author":[{"dropping-particle":"","family":"Douglas","given":"R. K.","non-dropping-particle":"","parse-names":false,"suffix":""},{"dropping-particle":"","family":"Nawar","given":"S.","non-dropping-particle":"","parse-names":false,"suffix":""},{"dropping-particle":"","family":"Alamar","given":"M. C.","non-dropping-particle":"","parse-names":false,"suffix":""},{"dropping-particle":"","family":"Mouazen","given":"A. M.","non-dropping-particle":"","parse-names":false,"suffix":""},{"dropping-particle":"","family":"Coulon","given":"F.","non-dropping-particle":"","parse-names":false,"suffix":""}],"container-title":"Science of the Total Environment","id":"ITEM-1","issued":{"date-parts":[["2018"]]},"page":"147-155","title":"Rapid prediction of total petroleum hydrocarbons concentration in contaminated soil using vis-NIR spectroscopy and regression techniques","type":"article-journal","volume":"616-617"},"uris":["http://www.mendeley.com/documents/?uuid=d0dd0d6e-60e4-42c7-9164-faa0e4247d01"]},{"id":"ITEM-2","itemData":{"DOI":"10.1007/978-94-011-5594-6","ISBN":"978-94-010-6359-3","author":[{"dropping-particle":"","family":"Otten","given":"Almar","non-dropping-particle":"","parse-names":false,"suffix":""},{"dropping-particle":"","family":"Alphenaar","given":"Arne","non-dropping-particle":"","parse-names":false,"suffix":""},{"dropping-particle":"","family":"Pijls","given":"Charles","non-dropping-particle":"","parse-names":false,"suffix":""},{"dropping-particle":"","family":"Spuij","given":"Frank","non-dropping-particle":"","parse-names":false,"suffix":""},{"dropping-particle":"","family":"Wit","given":"Han","non-dropping-particle":"","parse-names":false,"suffix":""}],"collection-title":"Soil &amp; Environment","container-title":"SPRINGER SCIENCE","id":"ITEM-2","issue":"12","issued":{"date-parts":[["1997"]]},"number-of-pages":"970","publisher":"Springer Netherlands","publisher-place":"Dordrecht","title":"In Situ Soil Remediation","type":"book","volume":"6"},"uris":["http://www.mendeley.com/documents/?uuid=f34c3d03-0a76-47ea-9ebc-14931160188c"]},{"id":"ITEM-3","itemData":{"DOI":"10.1016/j.geoderma.2009.12.025","ISSN":"00167061","abstract":"The aims of this paper are: to compare different data mining algorithms for modelling soil visible-near infrared (vis-NIR: 350-2500 nm) diffuse reflectance spectra and to assess the interpretability of the results. We compared multiple linear regression (MLR), partial least squares regression (PLSR), multivariate adaptive regression splines (MARS), support vector machines (SVM), random forests (RF), boosted trees (BT) and artificial neural networks (ANN) to estimate soil organic carbon (SOC), clay content (CC) and pH measured in water (pH). The comparisons were also performed using a selected set of wavelet coefficients from a discrete wavelet transform (DWT). Feature selection techniques to reduce model complexity and to interpret and evaluate the models were tested. The dataset consists of 1104 samples from Australia. Comparisons were made in terms of the root mean square error (RMSE), the corresponding R2 and the Akaike Information Criterion (AIC). Ten-fold-leave-group out cross validation was used to optimise and validate the models. Predictions of the three soil properties by SVM using all vis-NIR wavelengths produced the smallest RMSE values, followed by MARS and PLSR. RF and especially BT were out-performed by all other approaches. For all techniques, implementing them on a reduced number of wavelet coefficients, between 72 and 137 coefficients, produced better results. Feature selection (FS) using the variable importance for projection (FSVIP) returned 29-31 selected features, while FSMARS returned between 11 and 14 features. DWT-ANN produced the smallest RMSE of all techniques tested followed by FSVIP-ANN and FSMARS-ANN. However, both the FSVIP-ANN and FSMARS-ANN models used a smaller number of features for the predictions than DWT-ANN. This is reflected in their AIC, which suggests that, when both the accuracy and parsimony of the model are taken into consideration, the best SOC model was the FSMARS-ANN, and the best CC and pH models were those from FSVIP-ANN. Analysis of the selected bands shows that: (i) SOC is related to wavelengths indicating C-O, C{box drawings double horizontal}O, and N-H compounds, (ii) CC is related to wavelengths indicating minerals, and (iii) pH is related to wavelengths indicating both minerals and organic material. Thus, the results are sensible and can be used for comparison to other soils. A systematic comparison like the one presented here is important as the nature of the target function has a strong influence …","author":[{"dropping-particle":"","family":"Rossel","given":"R. A.Viscarra","non-dropping-particle":"","parse-names":false,"suffix":""},{"dropping-particle":"","family":"Behrens","given":"T.","non-dropping-particle":"","parse-names":false,"suffix":""}],"container-title":"Geoderma","id":"ITEM-3","issue":"1-2","issued":{"date-parts":[["2010"]]},"page":"46-54","title":"Using data mining to model and interpret soil diffuse reflectance spectra","type":"article-journal","volume":"158"},"uris":["http://www.mendeley.com/documents/?uuid=aa44cc94-8550-4597-b309-21111fa3cd07"]}],"mendeley":{"formattedCitation":"[71], [144], [219]","plainTextFormattedCitation":"[71], [144], [219]","previouslyFormattedCitation":"[71], [144], [219]"},"properties":{"noteIndex":0},"schema":"https://github.com/citation-style-language/schema/raw/master/csl-citation.json"}</w:instrText>
      </w:r>
      <w:r w:rsidR="00DE69D7" w:rsidRPr="008B6C30">
        <w:fldChar w:fldCharType="separate"/>
      </w:r>
      <w:r w:rsidR="008D1F9D" w:rsidRPr="008D1F9D">
        <w:rPr>
          <w:noProof/>
        </w:rPr>
        <w:t>[71], [144], [219]</w:t>
      </w:r>
      <w:r w:rsidR="00DE69D7" w:rsidRPr="008B6C30">
        <w:fldChar w:fldCharType="end"/>
      </w:r>
      <w:r w:rsidRPr="008B6C30">
        <w:t xml:space="preserve">. PRD values reported in the reviewed studies ranged from 0.51 to 6.23 </w:t>
      </w:r>
      <w:r w:rsidR="00DE69D7" w:rsidRPr="008B6C30">
        <w:fldChar w:fldCharType="begin" w:fldLock="1"/>
      </w:r>
      <w:r w:rsidR="00455936">
        <w:instrText>ADDIN CSL_CITATION {"citationItems":[{"id":"ITEM-1","itemData":{"DOI":"10.1016/j.geoderma.2016.11.024","ISSN":"00167061","abstract":"Soil arsenic (As) contamination by anthropogenic and industrial activities is a problem of global concern. This pilot study demonstrates the feasibility of adapting the diffuse reflectance spectroscopy (DRS) approach using the visible near infrared (VisNIR) spectra for detecting soil As pollution. Further, spatial variability of soil As contamination was evaluated combining DRS based predictions and two geostatistical algorithms. The raw reflectance spectra were preprocessed using three spectral transformations for predicting soil As contamination using three multivariate algorithms. Quantitatively, better accuracy was produced by the elastic net-first derivative model (R2 = 0.97, residual prediction deviation = 6.32, RPIQ = 7.33, RMSE = 0.24 mg kg− 1). The prediction of soil As was dependent on the close association between soil As and spectrally active soil organic matter and Fe-/Al-oxides. Moreover, the As pollution risks hotspots were reasonably identified using ordinary kriging and indicator kriging interpolations based on DRS predicted As values.","author":[{"dropping-particle":"","family":"Chakraborty","given":"Somsubhra","non-dropping-particle":"","parse-names":false,"suffix":""},{"dropping-particle":"","family":"Weindorf","given":"David C.","non-dropping-particle":"","parse-names":false,"suffix":""},{"dropping-particle":"","family":"Deb","given":"Shovik","non-dropping-particle":"","parse-names":false,"suffix":""},{"dropping-particle":"","family":"Li","given":"Bin","non-dropping-particle":"","parse-names":false,"suffix":""},{"dropping-particle":"","family":"Paul","given":"Sathi","non-dropping-particle":"","parse-names":false,"suffix":""},{"dropping-particle":"","family":"Choudhury","given":"Ashok","non-dropping-particle":"","parse-names":false,"suffix":""},{"dropping-particle":"","family":"Ray","given":"Deb Prasad","non-dropping-particle":"","parse-names":false,"suffix":""}],"container-title":"Geoderma","id":"ITEM-1","issued":{"date-parts":[["2017"]]},"page":"72-81","title":"Rapid assessment of regional soil arsenic pollution risk via diffuse reflectance spectroscopy","type":"article-journal","volume":"289"},"uris":["http://www.mendeley.com/documents/?uuid=be8b36d3-afd9-43ff-8899-291cd9ef54b3"]},{"id":"ITEM-2","itemData":{"DOI":"10.1021/es015747j","ISSN":"0013936X","PMID":"12099473","abstract":"The possibility to adapt chemometrics approaches for the quantitative estimation of heavy metals in soils polluted by a mining accident was explored. In April 1998, the dam of a mine tailings pond in Aznalcóllar (Spain) collapsed and flooded an area of more than 4000 ha with pyritic sludge contaminated with high concentrations of heavy metals. Six months after the end of the first remediation campaign, soil samples were collected for chemical analysis and measurement of visible to near-infrared reflectance (0.35-2.4 μm). Concentrations for As, Cd, Cu, Fe, Hg, Pb, S, Sb, and Zn were well above background values. Prediction of heavy metals was achieved by stepwise multiple linear regression analysis (MLR) and an artificial neural network (ANN) approach. It was possible to predict six out of nine elements with high accuracy. Best R2 between predicted and chemically analyzed concentrations were As, 0.84; Fe, 0.72; Hg, 0.96; Pb, 0.95; S, 0.87; and Sb, 0.93. Results for Cd (0.51), Cu (0.43), and Zn (0.24) were not significant. MLR and ANN both achieved similar results. Correlation analysis revealed that most wavelengths important for prediction could be attributed to absorptions features of iron and iron oxides. These results indicate that it is feasible to predict heavy metals in soils contaminated by mining residuals using the rapid and cost-effective reflectance spectroscopy.","author":[{"dropping-particle":"","family":"Kemper","given":"Thomas","non-dropping-particle":"","parse-names":false,"suffix":""},{"dropping-particle":"","family":"Sommer","given":"Stefan","non-dropping-particle":"","parse-names":false,"suffix":""}],"container-title":"Environmental Science and Technology","id":"ITEM-2","issue":"12","issued":{"date-parts":[["2002"]]},"page":"2742-2747","title":"Estimate of heavy metal contamination in soils after a mining accident using reflectance spectroscopy","type":"article-journal","volume":"36"},"uris":["http://www.mendeley.com/documents/?uuid=6226f9c1-35f0-46f7-a533-5ed21875b614"]}],"mendeley":{"formattedCitation":"[76], [78]","plainTextFormattedCitation":"[76], [78]","previouslyFormattedCitation":"[76], [78]"},"properties":{"noteIndex":0},"schema":"https://github.com/citation-style-language/schema/raw/master/csl-citation.json"}</w:instrText>
      </w:r>
      <w:r w:rsidR="00DE69D7" w:rsidRPr="008B6C30">
        <w:fldChar w:fldCharType="separate"/>
      </w:r>
      <w:r w:rsidR="00601B2A" w:rsidRPr="00601B2A">
        <w:rPr>
          <w:noProof/>
        </w:rPr>
        <w:t>[76], [78]</w:t>
      </w:r>
      <w:r w:rsidR="00DE69D7" w:rsidRPr="008B6C30">
        <w:fldChar w:fldCharType="end"/>
      </w:r>
      <w:r w:rsidRPr="008B6C30">
        <w:t>.</w:t>
      </w:r>
      <w:r w:rsidR="00AA7F3D" w:rsidRPr="008B6C30">
        <w:t xml:space="preserve"> In </w:t>
      </w:r>
      <w:r w:rsidR="00AA7F3D" w:rsidRPr="008B6C30">
        <w:fldChar w:fldCharType="begin" w:fldLock="1"/>
      </w:r>
      <w:r w:rsidR="00EB4555">
        <w:instrText>ADDIN CSL_CITATION {"citationItems":[{"id":"ITEM-1","itemData":{"DOI":"10.1016/j.envpol.2022.118981","ISSN":"18736424","PMID":"35150799","abstract":"Soil heavy metals pollution has been becoming one of the severely environmental issues globally. Previous studies reported laboratory-measured spectra could be used to infer soil heavy metals concentrations to some extent. However, using field-obtained spectra to estimate soil heavy metals concentrations is still a great challenge due to the low precision and weak efficiency at large scales. The present study collected 110 topsoil samples from an Opencast Coal Mine of Ordos, Inner Mongolia, China. Then, the spectra and soil heavy metals concentrations of samples were measured under laboratory conditions. The direct standardization (DS) algorithm was introduced to calibrate the Gaofen-5 (GF-5) hyperspectral image based on the measured spectra of samples. The spectral reflectance of the GF-5 hyperspectral image was reconstructed using continuous wavelet transform (CWT) at different scales. The characteristic bands of GF-5 for estimating heavy metals concentrations were selected by the Boruta algorithm. Finally, the random forest (RF), the extreme learning machine (ELM), the support vector machine (SVM), and the back-propagation neural network (BPNN) algorithms were used to predict the heavy metals concentrations. Some findings were achieved. First, CWT can effectively eliminate the noise of satellite hyperspectral data. The characteristic bands of Zn (480–677, 827–1029, 1241–1334, 1435–1797, and 1949–2500 nm), Ni (514–630, 835–985, 1258–1325, 1460–1578, and 1949–2319 nm), and Cu (822–831; 1029–1300, 1486–1595, and 1730–2294 nm) can be effectively retrieved via the Boruta algorithm. Second, the estimation accuracy was significantly improved by using the DS algorithm. For zinc (Zn), nickel (Ni), and copper (Cu), the determination coefficients of the validation dataset (Rv2) were 0.77 (RF), 0.62 (RF), and 0.56 (ELM), respectively. Third, the distribution trends of heavy metals were almost consistent with the results of actual ground measurements. This paper revealed that the GF-5 can be one of the reliable satellite hyperspectral imagery for mapping soil heavy metals.","author":[{"dropping-particle":"","family":"Zhang","given":"Bo","non-dropping-particle":"","parse-names":false,"suffix":""},{"dropping-particle":"","family":"Guo","given":"Bin","non-dropping-particle":"","parse-names":false,"suffix":""},{"dropping-particle":"","family":"Zou","given":"Bin","non-dropping-particle":"","parse-names":false,"suffix":""},{"dropping-particle":"","family":"Wei","given":"Wei","non-dropping-particle":"","parse-names":false,"suffix":""},{"dropping-particle":"","family":"Lei","given":"Yongzhi","non-dropping-particle":"","parse-names":false,"suffix":""},{"dropping-particle":"","family":"Li","given":"Tianqi","non-dropping-particle":"","parse-names":false,"suffix":""}],"container-title":"Environmental Pollution","id":"ITEM-1","issue":"February","issued":{"date-parts":[["2022"]]},"page":"118981","publisher":"Elsevier Ltd","title":"Retrieving soil heavy metals concentrations based on GaoFen-5 hyperspectral satellite image at an opencast coal mine, Inner Mongolia, China","type":"article-journal","volume":"300"},"uris":["http://www.mendeley.com/documents/?uuid=fe922ff7-a625-4f91-8bca-5d841a3853c1"]}],"mendeley":{"formattedCitation":"[158]","plainTextFormattedCitation":"[158]","previouslyFormattedCitation":"[158]"},"properties":{"noteIndex":0},"schema":"https://github.com/citation-style-language/schema/raw/master/csl-citation.json"}</w:instrText>
      </w:r>
      <w:r w:rsidR="00AA7F3D" w:rsidRPr="008B6C30">
        <w:fldChar w:fldCharType="separate"/>
      </w:r>
      <w:r w:rsidR="00EB4555" w:rsidRPr="00EB4555">
        <w:rPr>
          <w:noProof/>
        </w:rPr>
        <w:t>[158]</w:t>
      </w:r>
      <w:r w:rsidR="00AA7F3D" w:rsidRPr="008B6C30">
        <w:fldChar w:fldCharType="end"/>
      </w:r>
      <w:r w:rsidR="00AA7F3D" w:rsidRPr="008B6C30">
        <w:t xml:space="preserve">, three evaluation indicators including R2, RMSE, and MAE were selected to assess the robustness and precision of the inversion models </w:t>
      </w:r>
      <w:r w:rsidR="00AA7F3D" w:rsidRPr="008B6C30">
        <w:fldChar w:fldCharType="begin" w:fldLock="1"/>
      </w:r>
      <w:r w:rsidR="008B64AA">
        <w:instrText>ADDIN CSL_CITATION {"citationItems":[{"id":"ITEM-1","itemData":{"DOI":"10.1016/j.still.2019.104477","ISSN":"01671987","abstract":"Rapidly and accurately obtaining soil organic carbon (SOC) maps can help understand farmland soil fertility and serves managing mineral fertilizers. The pedogenesis theory provides a fundamental basis for digital soil mapping by environmental factors. However, these soil forming factors may be insensitive to soil properties in low relief areas, such as plains or small-scale farmlands. To overcome this problem, an ingenious method for soil mapping was proposed based on the relationships between vegetative growth and soil fertility. Six multispectral images of a winter oilseed rape (Brassica napus L.) field were captured from October 2017 to March 2018 every month by using an unmanned aircraft system. The spectral bands and three vegetation indices were used as predictors to reflect the growth of rape and to predict SOC. Two regression models, i.e., stepwise regression (STR) and partial least square regression (PLSR), and three machine learning algorithms, namely, backpropagation neural networks (BPNN), extreme learning machine (ELM), and support vector machine (SVM), were applied for digital SOC mapping. The results show that (1) SOC has strong relationships with the spectral bands and vegetation indices in different months; (2) the ratios of performance to interquartile range (RPIQ) of STR, PLSR, SVM, BPNN, and ELM were 2.218, 2.074, 2.168, 2.546, and 2.380 in predicting SOC; (3) the spatial characteristics of SOC were existed between and within fields, but only BPNN and ELM can highlight the spatial heterogeneity of SOC within fields. Therefore, time series multispectral images can provide covariates and overcome the influence of surface vegetation in predicting SOC at the field scale, whereas machine learning algorithms can further extract valuable information from complex variables and improve soil mapping accuracy.","author":[{"dropping-particle":"","family":"Guo","given":"Long","non-dropping-particle":"","parse-names":false,"suffix":""},{"dropping-particle":"","family":"Fu","given":"Peng","non-dropping-particle":"","parse-names":false,"suffix":""},{"dropping-particle":"","family":"Shi","given":"Tiezhu","non-dropping-particle":"","parse-names":false,"suffix":""},{"dropping-particle":"","family":"Chen","given":"Yiyun","non-dropping-particle":"","parse-names":false,"suffix":""},{"dropping-particle":"","family":"Zhang","given":"Haitao","non-dropping-particle":"","parse-names":false,"suffix":""},{"dropping-particle":"","family":"Meng","given":"Ran","non-dropping-particle":"","parse-names":false,"suffix":""},{"dropping-particle":"","family":"Wang","given":"Shanqin","non-dropping-particle":"","parse-names":false,"suffix":""}],"container-title":"Soil and Tillage Research","id":"ITEM-1","issued":{"date-parts":[["2020"]]},"title":"Mapping field-scale soil organic carbon with unmanned aircraft system-acquired time series multispectral images","type":"article-journal","volume":"196"},"uris":["http://www.mendeley.com/documents/?uuid=27ff32d2-2d96-4332-aaf9-709ac36761ac"]},{"id":"ITEM-2","itemData":{"DOI":"10.1016/j.envpol.2021.118128","ISSN":"18736424","PMID":"34530244","abstract":"Previous studies have mostly focused on using visible-to-near-infrared spectral technique to quantitatively estimate soil cadmium (Cd) content, whereas little attention has been paid to identifying soil Cd contamination from a perspective of spectral classification. Here, we developed a framework to compare the potential of two spectral transformations (i.e., raw reflectance and continuum removal [CR]), three optimization strategies (i.e., full-spectrum, Boruta feature selection, and synthetic minority over-sampling technique [SMOTE]), and three classification algorithms (i.e., partial least squares discriminant analysis, random forest [RF], and support vector machine) for diagnosing soil Cd contamination. A total of 536 soil samples were collected from urban and suburban areas located in Wuhan City, China. Specifically, Boruta and SMOTE strategies were aimed at selecting the most informative predictors and obtaining balanced training datasets, respectively. Results indicated that soils contaminated by Cd induced decrease in spectral reflectance magnitude. Classification models developed after Boruta and SMOTE strategies out-performed to those from full-spectrum. A diagnose model combining CR preprocessing, SMOTE strategy, and RF algorithm achieved the highest validation accuracy for soil Cd (Kappa = 0.74). This study provides a theoretical reference for rapid identification of and monitoring of soil Cd contamination in urban and suburban areas.","author":[{"dropping-particle":"","family":"Hong","given":"Yongsheng","non-dropping-particle":"","parse-names":false,"suffix":""},{"dropping-particle":"","family":"Chen","given":"Yiyun","non-dropping-particle":"","parse-names":false,"suffix":""},{"dropping-particle":"","family":"Shen","given":"Ruili","non-dropping-particle":"","parse-names":false,"suffix":""},{"dropping-particle":"","family":"Chen","given":"Songchao","non-dropping-particle":"","parse-names":false,"suffix":""},{"dropping-particle":"","family":"Xu","given":"Gang","non-dropping-particle":"","parse-names":false,"suffix":""},{"dropping-particle":"","family":"Cheng","given":"Hang","non-dropping-particle":"","parse-names":false,"suffix":""},{"dropping-particle":"","family":"Guo","given":"Long","non-dropping-particle":"","parse-names":false,"suffix":""},{"dropping-particle":"","family":"Wei","given":"Zushuai","non-dropping-particle":"","parse-names":false,"suffix":""},{"dropping-particle":"","family":"Yang","given":"Jian","non-dropping-particle":"","parse-names":false,"suffix":""},{"dropping-particle":"","family":"Liu","given":"Yaolin","non-dropping-particle":"","parse-names":false,"suffix":""},{"dropping-particle":"","family":"Shi","given":"Zhou","non-dropping-particle":"","parse-names":false,"suffix":""},{"dropping-particle":"","family":"Mouazen","given":"Abdul M.","non-dropping-particle":"","parse-names":false,"suffix":""}],"container-title":"Environmental Pollution","id":"ITEM-2","issued":{"date-parts":[["2021"]]},"title":"Diagnosis of cadmium contamination in urban and suburban soils using visible-to-near-infrared spectroscopy","type":"article-journal","volume":"291"},"uris":["http://www.mendeley.com/documents/?uuid=254ad33e-d3f1-4dda-ba2b-1ff1d80f2398"]}],"mendeley":{"formattedCitation":"[192], [220]","plainTextFormattedCitation":"[192], [220]","previouslyFormattedCitation":"[192], [220]"},"properties":{"noteIndex":0},"schema":"https://github.com/citation-style-language/schema/raw/master/csl-citation.json"}</w:instrText>
      </w:r>
      <w:r w:rsidR="00AA7F3D" w:rsidRPr="008B6C30">
        <w:fldChar w:fldCharType="separate"/>
      </w:r>
      <w:r w:rsidR="008D1F9D" w:rsidRPr="008D1F9D">
        <w:rPr>
          <w:noProof/>
        </w:rPr>
        <w:t>[192], [220]</w:t>
      </w:r>
      <w:r w:rsidR="00AA7F3D" w:rsidRPr="008B6C30">
        <w:fldChar w:fldCharType="end"/>
      </w:r>
      <w:r w:rsidR="00AA7F3D" w:rsidRPr="008B6C30">
        <w:t>.</w:t>
      </w:r>
    </w:p>
    <w:p w14:paraId="42D45A63" w14:textId="77777777" w:rsidR="003C50CC" w:rsidRDefault="003C50CC" w:rsidP="00AA7F3D">
      <w:pPr>
        <w:autoSpaceDE w:val="0"/>
        <w:autoSpaceDN w:val="0"/>
        <w:adjustRightInd w:val="0"/>
        <w:spacing w:after="0" w:line="240" w:lineRule="auto"/>
        <w:ind w:left="426" w:firstLine="720"/>
        <w:jc w:val="both"/>
      </w:pPr>
    </w:p>
    <w:p w14:paraId="679C610D" w14:textId="77777777" w:rsidR="003C50CC" w:rsidRDefault="003C50CC" w:rsidP="00AA7F3D">
      <w:pPr>
        <w:autoSpaceDE w:val="0"/>
        <w:autoSpaceDN w:val="0"/>
        <w:adjustRightInd w:val="0"/>
        <w:spacing w:after="0" w:line="240" w:lineRule="auto"/>
        <w:ind w:left="426" w:firstLine="720"/>
        <w:jc w:val="both"/>
      </w:pPr>
    </w:p>
    <w:p w14:paraId="75442ECC" w14:textId="77777777" w:rsidR="003C50CC" w:rsidRDefault="003C50CC" w:rsidP="00AA7F3D">
      <w:pPr>
        <w:autoSpaceDE w:val="0"/>
        <w:autoSpaceDN w:val="0"/>
        <w:adjustRightInd w:val="0"/>
        <w:spacing w:after="0" w:line="240" w:lineRule="auto"/>
        <w:ind w:left="426" w:firstLine="720"/>
        <w:jc w:val="both"/>
      </w:pPr>
    </w:p>
    <w:p w14:paraId="53C44AB5" w14:textId="77777777" w:rsidR="003C50CC" w:rsidRDefault="003C50CC" w:rsidP="00AA7F3D">
      <w:pPr>
        <w:autoSpaceDE w:val="0"/>
        <w:autoSpaceDN w:val="0"/>
        <w:adjustRightInd w:val="0"/>
        <w:spacing w:after="0" w:line="240" w:lineRule="auto"/>
        <w:ind w:left="426" w:firstLine="720"/>
        <w:jc w:val="both"/>
      </w:pPr>
    </w:p>
    <w:p w14:paraId="2C72F2AC" w14:textId="77777777" w:rsidR="003C50CC" w:rsidRDefault="003C50CC" w:rsidP="00AA7F3D">
      <w:pPr>
        <w:autoSpaceDE w:val="0"/>
        <w:autoSpaceDN w:val="0"/>
        <w:adjustRightInd w:val="0"/>
        <w:spacing w:after="0" w:line="240" w:lineRule="auto"/>
        <w:ind w:left="426" w:firstLine="720"/>
        <w:jc w:val="both"/>
      </w:pPr>
    </w:p>
    <w:p w14:paraId="50D4800F" w14:textId="77777777" w:rsidR="003C50CC" w:rsidRDefault="003C50CC" w:rsidP="00AA7F3D">
      <w:pPr>
        <w:autoSpaceDE w:val="0"/>
        <w:autoSpaceDN w:val="0"/>
        <w:adjustRightInd w:val="0"/>
        <w:spacing w:after="0" w:line="240" w:lineRule="auto"/>
        <w:ind w:left="426" w:firstLine="720"/>
        <w:jc w:val="both"/>
      </w:pPr>
    </w:p>
    <w:p w14:paraId="0341958C" w14:textId="77777777" w:rsidR="003C50CC" w:rsidRDefault="003C50CC" w:rsidP="00AA7F3D">
      <w:pPr>
        <w:autoSpaceDE w:val="0"/>
        <w:autoSpaceDN w:val="0"/>
        <w:adjustRightInd w:val="0"/>
        <w:spacing w:after="0" w:line="240" w:lineRule="auto"/>
        <w:ind w:left="426" w:firstLine="720"/>
        <w:jc w:val="both"/>
      </w:pPr>
    </w:p>
    <w:p w14:paraId="0612C406" w14:textId="77777777" w:rsidR="003C50CC" w:rsidRDefault="003C50CC" w:rsidP="00AA7F3D">
      <w:pPr>
        <w:autoSpaceDE w:val="0"/>
        <w:autoSpaceDN w:val="0"/>
        <w:adjustRightInd w:val="0"/>
        <w:spacing w:after="0" w:line="240" w:lineRule="auto"/>
        <w:ind w:left="426" w:firstLine="720"/>
        <w:jc w:val="both"/>
      </w:pPr>
    </w:p>
    <w:p w14:paraId="18F6DB73" w14:textId="77777777" w:rsidR="003C50CC" w:rsidRDefault="003C50CC" w:rsidP="00AA7F3D">
      <w:pPr>
        <w:autoSpaceDE w:val="0"/>
        <w:autoSpaceDN w:val="0"/>
        <w:adjustRightInd w:val="0"/>
        <w:spacing w:after="0" w:line="240" w:lineRule="auto"/>
        <w:ind w:left="426" w:firstLine="720"/>
        <w:jc w:val="both"/>
      </w:pPr>
    </w:p>
    <w:p w14:paraId="514D76E6" w14:textId="77777777" w:rsidR="003C50CC" w:rsidRDefault="003C50CC" w:rsidP="00AA7F3D">
      <w:pPr>
        <w:autoSpaceDE w:val="0"/>
        <w:autoSpaceDN w:val="0"/>
        <w:adjustRightInd w:val="0"/>
        <w:spacing w:after="0" w:line="240" w:lineRule="auto"/>
        <w:ind w:left="426" w:firstLine="720"/>
        <w:jc w:val="both"/>
      </w:pPr>
    </w:p>
    <w:p w14:paraId="23D745FD" w14:textId="77777777" w:rsidR="003C50CC" w:rsidRDefault="003C50CC" w:rsidP="00AA7F3D">
      <w:pPr>
        <w:autoSpaceDE w:val="0"/>
        <w:autoSpaceDN w:val="0"/>
        <w:adjustRightInd w:val="0"/>
        <w:spacing w:after="0" w:line="240" w:lineRule="auto"/>
        <w:ind w:left="426" w:firstLine="720"/>
        <w:jc w:val="both"/>
      </w:pPr>
    </w:p>
    <w:p w14:paraId="14A4B069" w14:textId="77777777" w:rsidR="003C50CC" w:rsidRDefault="003C50CC" w:rsidP="00AA7F3D">
      <w:pPr>
        <w:autoSpaceDE w:val="0"/>
        <w:autoSpaceDN w:val="0"/>
        <w:adjustRightInd w:val="0"/>
        <w:spacing w:after="0" w:line="240" w:lineRule="auto"/>
        <w:ind w:left="426" w:firstLine="720"/>
        <w:jc w:val="both"/>
      </w:pPr>
    </w:p>
    <w:p w14:paraId="0D107A26" w14:textId="77777777" w:rsidR="003C50CC" w:rsidRDefault="003C50CC" w:rsidP="00AA7F3D">
      <w:pPr>
        <w:autoSpaceDE w:val="0"/>
        <w:autoSpaceDN w:val="0"/>
        <w:adjustRightInd w:val="0"/>
        <w:spacing w:after="0" w:line="240" w:lineRule="auto"/>
        <w:ind w:left="426" w:firstLine="720"/>
        <w:jc w:val="both"/>
      </w:pPr>
    </w:p>
    <w:p w14:paraId="4C2ABAA7" w14:textId="77777777" w:rsidR="003C50CC" w:rsidRPr="008B6C30" w:rsidRDefault="003C50CC" w:rsidP="00AA7F3D">
      <w:pPr>
        <w:autoSpaceDE w:val="0"/>
        <w:autoSpaceDN w:val="0"/>
        <w:adjustRightInd w:val="0"/>
        <w:spacing w:after="0" w:line="240" w:lineRule="auto"/>
        <w:ind w:left="426" w:firstLine="720"/>
        <w:jc w:val="both"/>
      </w:pPr>
    </w:p>
    <w:p w14:paraId="1E477103" w14:textId="77777777" w:rsidR="00F956D4" w:rsidRPr="008B6C30" w:rsidRDefault="00F956D4" w:rsidP="00AA7F3D">
      <w:pPr>
        <w:autoSpaceDE w:val="0"/>
        <w:autoSpaceDN w:val="0"/>
        <w:adjustRightInd w:val="0"/>
        <w:spacing w:after="0" w:line="240" w:lineRule="auto"/>
        <w:jc w:val="both"/>
      </w:pPr>
    </w:p>
    <w:p w14:paraId="35C7397C" w14:textId="77777777" w:rsidR="00246C35" w:rsidRPr="00E34345" w:rsidRDefault="00AA7F3D" w:rsidP="00E34345">
      <w:pPr>
        <w:autoSpaceDE w:val="0"/>
        <w:autoSpaceDN w:val="0"/>
        <w:adjustRightInd w:val="0"/>
        <w:spacing w:after="0" w:line="240" w:lineRule="auto"/>
        <w:ind w:left="426" w:hanging="284"/>
        <w:jc w:val="center"/>
        <w:rPr>
          <w:sz w:val="18"/>
          <w:szCs w:val="18"/>
        </w:rPr>
      </w:pPr>
      <w:r w:rsidRPr="00E34345">
        <w:rPr>
          <w:sz w:val="18"/>
          <w:szCs w:val="18"/>
        </w:rPr>
        <w:t>Table 5.</w:t>
      </w:r>
      <w:r w:rsidR="00246C35" w:rsidRPr="00E34345">
        <w:rPr>
          <w:sz w:val="18"/>
          <w:szCs w:val="18"/>
        </w:rPr>
        <w:t xml:space="preserve"> Evaluation parameters for determining model quality.</w:t>
      </w:r>
    </w:p>
    <w:tbl>
      <w:tblPr>
        <w:tblStyle w:val="TableGrid"/>
        <w:tblW w:w="0" w:type="auto"/>
        <w:jc w:val="center"/>
        <w:tblLook w:val="04A0" w:firstRow="1" w:lastRow="0" w:firstColumn="1" w:lastColumn="0" w:noHBand="0" w:noVBand="1"/>
      </w:tblPr>
      <w:tblGrid>
        <w:gridCol w:w="2689"/>
        <w:gridCol w:w="3969"/>
      </w:tblGrid>
      <w:tr w:rsidR="008B6C30" w:rsidRPr="008B6C30" w14:paraId="546A4573" w14:textId="77777777" w:rsidTr="008B6C30">
        <w:trPr>
          <w:jc w:val="center"/>
        </w:trPr>
        <w:tc>
          <w:tcPr>
            <w:tcW w:w="2689" w:type="dxa"/>
            <w:vAlign w:val="center"/>
          </w:tcPr>
          <w:p w14:paraId="36F52922" w14:textId="77777777" w:rsidR="00246C35" w:rsidRPr="008B6C30" w:rsidRDefault="00246C35" w:rsidP="008B6C30">
            <w:pPr>
              <w:autoSpaceDE w:val="0"/>
              <w:autoSpaceDN w:val="0"/>
              <w:adjustRightInd w:val="0"/>
              <w:rPr>
                <w:sz w:val="14"/>
                <w:szCs w:val="14"/>
              </w:rPr>
            </w:pPr>
            <w:r w:rsidRPr="008B6C30">
              <w:rPr>
                <w:sz w:val="14"/>
                <w:szCs w:val="14"/>
              </w:rPr>
              <w:t>Parameters</w:t>
            </w:r>
          </w:p>
        </w:tc>
        <w:tc>
          <w:tcPr>
            <w:tcW w:w="3969" w:type="dxa"/>
            <w:vAlign w:val="center"/>
          </w:tcPr>
          <w:p w14:paraId="7637C415" w14:textId="77777777" w:rsidR="00246C35" w:rsidRPr="008B6C30" w:rsidRDefault="00246C35" w:rsidP="008B6C30">
            <w:pPr>
              <w:autoSpaceDE w:val="0"/>
              <w:autoSpaceDN w:val="0"/>
              <w:adjustRightInd w:val="0"/>
              <w:rPr>
                <w:sz w:val="14"/>
                <w:szCs w:val="14"/>
              </w:rPr>
            </w:pPr>
            <w:r w:rsidRPr="008B6C30">
              <w:rPr>
                <w:sz w:val="14"/>
                <w:szCs w:val="14"/>
              </w:rPr>
              <w:t>Equations</w:t>
            </w:r>
          </w:p>
        </w:tc>
      </w:tr>
      <w:tr w:rsidR="008B6C30" w:rsidRPr="008B6C30" w14:paraId="6AD3D46D" w14:textId="77777777" w:rsidTr="008B6C30">
        <w:trPr>
          <w:jc w:val="center"/>
        </w:trPr>
        <w:tc>
          <w:tcPr>
            <w:tcW w:w="2689" w:type="dxa"/>
            <w:vAlign w:val="center"/>
          </w:tcPr>
          <w:p w14:paraId="0BF7354E" w14:textId="77777777" w:rsidR="00246C35" w:rsidRPr="008B6C30" w:rsidRDefault="00246C35" w:rsidP="008B6C30">
            <w:pPr>
              <w:autoSpaceDE w:val="0"/>
              <w:autoSpaceDN w:val="0"/>
              <w:adjustRightInd w:val="0"/>
              <w:rPr>
                <w:sz w:val="14"/>
                <w:szCs w:val="14"/>
              </w:rPr>
            </w:pPr>
            <w:r w:rsidRPr="008B6C30">
              <w:rPr>
                <w:rFonts w:cs="AdvOT863180fb"/>
                <w:sz w:val="14"/>
                <w:szCs w:val="14"/>
              </w:rPr>
              <w:t>r (correlation coef</w:t>
            </w:r>
            <w:r w:rsidRPr="008B6C30">
              <w:rPr>
                <w:rFonts w:cs="AdvOT863180fb+fb"/>
                <w:sz w:val="14"/>
                <w:szCs w:val="14"/>
              </w:rPr>
              <w:t>fi</w:t>
            </w:r>
            <w:r w:rsidRPr="008B6C30">
              <w:rPr>
                <w:rFonts w:cs="AdvOT863180fb"/>
                <w:sz w:val="14"/>
                <w:szCs w:val="14"/>
              </w:rPr>
              <w:t>cient)</w:t>
            </w:r>
          </w:p>
        </w:tc>
        <w:tc>
          <w:tcPr>
            <w:tcW w:w="3969" w:type="dxa"/>
            <w:vAlign w:val="center"/>
          </w:tcPr>
          <w:p w14:paraId="25C4B3B9" w14:textId="77777777" w:rsidR="00246C35" w:rsidRPr="008B6C30" w:rsidRDefault="00246C35" w:rsidP="008B6C30">
            <w:pPr>
              <w:autoSpaceDE w:val="0"/>
              <w:autoSpaceDN w:val="0"/>
              <w:adjustRightInd w:val="0"/>
              <w:ind w:left="426" w:firstLine="720"/>
              <w:rPr>
                <w:rFonts w:eastAsiaTheme="minorEastAsia"/>
                <w:sz w:val="14"/>
                <w:szCs w:val="14"/>
              </w:rPr>
            </w:pPr>
            <m:oMathPara>
              <m:oMath>
                <m:r>
                  <w:rPr>
                    <w:rFonts w:ascii="Cambria Math" w:hAnsi="Cambria Math"/>
                    <w:sz w:val="14"/>
                    <w:szCs w:val="14"/>
                  </w:rPr>
                  <m:t>r=</m:t>
                </m:r>
                <m:f>
                  <m:fPr>
                    <m:ctrlPr>
                      <w:rPr>
                        <w:rFonts w:ascii="Cambria Math" w:hAnsi="Cambria Math"/>
                        <w:i/>
                        <w:sz w:val="14"/>
                        <w:szCs w:val="14"/>
                      </w:rPr>
                    </m:ctrlPr>
                  </m:fPr>
                  <m:num>
                    <m:nary>
                      <m:naryPr>
                        <m:chr m:val="∑"/>
                        <m:limLoc m:val="subSup"/>
                        <m:ctrlPr>
                          <w:rPr>
                            <w:rFonts w:ascii="Cambria Math" w:hAnsi="Cambria Math"/>
                            <w:i/>
                            <w:sz w:val="14"/>
                            <w:szCs w:val="14"/>
                          </w:rPr>
                        </m:ctrlPr>
                      </m:naryPr>
                      <m:sub>
                        <m:r>
                          <w:rPr>
                            <w:rFonts w:ascii="Cambria Math" w:hAnsi="Cambria Math"/>
                            <w:sz w:val="14"/>
                            <w:szCs w:val="14"/>
                          </w:rPr>
                          <m:t>1</m:t>
                        </m:r>
                      </m:sub>
                      <m:sup>
                        <m:r>
                          <w:rPr>
                            <w:rFonts w:ascii="Cambria Math" w:hAnsi="Cambria Math"/>
                            <w:sz w:val="14"/>
                            <w:szCs w:val="14"/>
                          </w:rPr>
                          <m:t>n</m:t>
                        </m:r>
                      </m:sup>
                      <m:e>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i.pre</m:t>
                            </m:r>
                          </m:sub>
                        </m:sSub>
                        <m:r>
                          <w:rPr>
                            <w:rFonts w:ascii="Cambria Math" w:hAnsi="Cambria Math"/>
                            <w:sz w:val="14"/>
                            <w:szCs w:val="14"/>
                          </w:rPr>
                          <m:t>-</m:t>
                        </m:r>
                        <m:sSub>
                          <m:sSubPr>
                            <m:ctrlPr>
                              <w:rPr>
                                <w:rFonts w:ascii="Cambria Math" w:hAnsi="Cambria Math"/>
                                <w:i/>
                                <w:sz w:val="14"/>
                                <w:szCs w:val="14"/>
                              </w:rPr>
                            </m:ctrlPr>
                          </m:sSubPr>
                          <m:e>
                            <m:acc>
                              <m:accPr>
                                <m:chr m:val="̅"/>
                                <m:ctrlPr>
                                  <w:rPr>
                                    <w:rFonts w:ascii="Cambria Math" w:hAnsi="Cambria Math"/>
                                    <w:i/>
                                    <w:sz w:val="14"/>
                                    <w:szCs w:val="14"/>
                                  </w:rPr>
                                </m:ctrlPr>
                              </m:accPr>
                              <m:e>
                                <m:r>
                                  <w:rPr>
                                    <w:rFonts w:ascii="Cambria Math" w:hAnsi="Cambria Math"/>
                                    <w:sz w:val="14"/>
                                    <w:szCs w:val="14"/>
                                  </w:rPr>
                                  <m:t>y</m:t>
                                </m:r>
                              </m:e>
                            </m:acc>
                          </m:e>
                          <m:sub>
                            <m:r>
                              <w:rPr>
                                <w:rFonts w:ascii="Cambria Math" w:hAnsi="Cambria Math"/>
                                <w:sz w:val="14"/>
                                <w:szCs w:val="14"/>
                              </w:rPr>
                              <m:t>pre</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i</m:t>
                            </m:r>
                          </m:sub>
                        </m:sSub>
                        <m:r>
                          <w:rPr>
                            <w:rFonts w:ascii="Cambria Math" w:hAnsi="Cambria Math"/>
                            <w:sz w:val="14"/>
                            <w:szCs w:val="14"/>
                          </w:rPr>
                          <m:t>-</m:t>
                        </m:r>
                        <m:acc>
                          <m:accPr>
                            <m:chr m:val="̅"/>
                            <m:ctrlPr>
                              <w:rPr>
                                <w:rFonts w:ascii="Cambria Math" w:hAnsi="Cambria Math"/>
                                <w:i/>
                                <w:sz w:val="14"/>
                                <w:szCs w:val="14"/>
                              </w:rPr>
                            </m:ctrlPr>
                          </m:accPr>
                          <m:e>
                            <m:r>
                              <w:rPr>
                                <w:rFonts w:ascii="Cambria Math" w:hAnsi="Cambria Math"/>
                                <w:sz w:val="14"/>
                                <w:szCs w:val="14"/>
                              </w:rPr>
                              <m:t>y</m:t>
                            </m:r>
                          </m:e>
                        </m:acc>
                        <m:r>
                          <w:rPr>
                            <w:rFonts w:ascii="Cambria Math" w:hAnsi="Cambria Math"/>
                            <w:sz w:val="14"/>
                            <w:szCs w:val="14"/>
                          </w:rPr>
                          <m:t>)</m:t>
                        </m:r>
                      </m:e>
                    </m:nary>
                  </m:num>
                  <m:den>
                    <m:rad>
                      <m:radPr>
                        <m:degHide m:val="1"/>
                        <m:ctrlPr>
                          <w:rPr>
                            <w:rFonts w:ascii="Cambria Math" w:hAnsi="Cambria Math"/>
                            <w:i/>
                            <w:sz w:val="14"/>
                            <w:szCs w:val="14"/>
                          </w:rPr>
                        </m:ctrlPr>
                      </m:radPr>
                      <m:deg/>
                      <m:e>
                        <m:nary>
                          <m:naryPr>
                            <m:chr m:val="∑"/>
                            <m:limLoc m:val="subSup"/>
                            <m:ctrlPr>
                              <w:rPr>
                                <w:rFonts w:ascii="Cambria Math" w:hAnsi="Cambria Math"/>
                                <w:i/>
                                <w:sz w:val="14"/>
                                <w:szCs w:val="14"/>
                              </w:rPr>
                            </m:ctrlPr>
                          </m:naryPr>
                          <m:sub>
                            <m:r>
                              <w:rPr>
                                <w:rFonts w:ascii="Cambria Math" w:hAnsi="Cambria Math"/>
                                <w:sz w:val="14"/>
                                <w:szCs w:val="14"/>
                              </w:rPr>
                              <m:t>1</m:t>
                            </m:r>
                          </m:sub>
                          <m:sup>
                            <m:r>
                              <w:rPr>
                                <w:rFonts w:ascii="Cambria Math" w:hAnsi="Cambria Math"/>
                                <w:sz w:val="14"/>
                                <w:szCs w:val="14"/>
                              </w:rPr>
                              <m:t>n</m:t>
                            </m:r>
                          </m:sup>
                          <m:e>
                            <m:sSup>
                              <m:sSupPr>
                                <m:ctrlPr>
                                  <w:rPr>
                                    <w:rFonts w:ascii="Cambria Math" w:hAnsi="Cambria Math"/>
                                    <w:i/>
                                    <w:sz w:val="14"/>
                                    <w:szCs w:val="14"/>
                                  </w:rPr>
                                </m:ctrlPr>
                              </m:sSupPr>
                              <m:e>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i.pre</m:t>
                                    </m:r>
                                  </m:sub>
                                </m:sSub>
                                <m:r>
                                  <w:rPr>
                                    <w:rFonts w:ascii="Cambria Math" w:hAnsi="Cambria Math"/>
                                    <w:sz w:val="14"/>
                                    <w:szCs w:val="14"/>
                                  </w:rPr>
                                  <m:t>-</m:t>
                                </m:r>
                                <m:sSub>
                                  <m:sSubPr>
                                    <m:ctrlPr>
                                      <w:rPr>
                                        <w:rFonts w:ascii="Cambria Math" w:hAnsi="Cambria Math"/>
                                        <w:i/>
                                        <w:sz w:val="14"/>
                                        <w:szCs w:val="14"/>
                                      </w:rPr>
                                    </m:ctrlPr>
                                  </m:sSubPr>
                                  <m:e>
                                    <m:acc>
                                      <m:accPr>
                                        <m:chr m:val="̅"/>
                                        <m:ctrlPr>
                                          <w:rPr>
                                            <w:rFonts w:ascii="Cambria Math" w:hAnsi="Cambria Math"/>
                                            <w:i/>
                                            <w:sz w:val="14"/>
                                            <w:szCs w:val="14"/>
                                          </w:rPr>
                                        </m:ctrlPr>
                                      </m:accPr>
                                      <m:e>
                                        <m:r>
                                          <w:rPr>
                                            <w:rFonts w:ascii="Cambria Math" w:hAnsi="Cambria Math"/>
                                            <w:sz w:val="14"/>
                                            <w:szCs w:val="14"/>
                                          </w:rPr>
                                          <m:t>y</m:t>
                                        </m:r>
                                      </m:e>
                                    </m:acc>
                                  </m:e>
                                  <m:sub>
                                    <m:r>
                                      <w:rPr>
                                        <w:rFonts w:ascii="Cambria Math" w:hAnsi="Cambria Math"/>
                                        <w:sz w:val="14"/>
                                        <w:szCs w:val="14"/>
                                      </w:rPr>
                                      <m:t>pre</m:t>
                                    </m:r>
                                  </m:sub>
                                </m:sSub>
                                <m:r>
                                  <w:rPr>
                                    <w:rFonts w:ascii="Cambria Math" w:hAnsi="Cambria Math"/>
                                    <w:sz w:val="14"/>
                                    <w:szCs w:val="14"/>
                                  </w:rPr>
                                  <m:t>)</m:t>
                                </m:r>
                              </m:e>
                              <m:sup>
                                <m:r>
                                  <w:rPr>
                                    <w:rFonts w:ascii="Cambria Math" w:hAnsi="Cambria Math"/>
                                    <w:sz w:val="14"/>
                                    <w:szCs w:val="14"/>
                                  </w:rPr>
                                  <m:t>2</m:t>
                                </m:r>
                              </m:sup>
                            </m:sSup>
                          </m:e>
                        </m:nary>
                      </m:e>
                    </m:rad>
                    <m:rad>
                      <m:radPr>
                        <m:degHide m:val="1"/>
                        <m:ctrlPr>
                          <w:rPr>
                            <w:rFonts w:ascii="Cambria Math" w:hAnsi="Cambria Math"/>
                            <w:i/>
                            <w:sz w:val="14"/>
                            <w:szCs w:val="14"/>
                          </w:rPr>
                        </m:ctrlPr>
                      </m:radPr>
                      <m:deg/>
                      <m:e>
                        <m:nary>
                          <m:naryPr>
                            <m:chr m:val="∑"/>
                            <m:limLoc m:val="subSup"/>
                            <m:ctrlPr>
                              <w:rPr>
                                <w:rFonts w:ascii="Cambria Math" w:hAnsi="Cambria Math"/>
                                <w:i/>
                                <w:sz w:val="14"/>
                                <w:szCs w:val="14"/>
                              </w:rPr>
                            </m:ctrlPr>
                          </m:naryPr>
                          <m:sub>
                            <m:r>
                              <w:rPr>
                                <w:rFonts w:ascii="Cambria Math" w:hAnsi="Cambria Math"/>
                                <w:sz w:val="14"/>
                                <w:szCs w:val="14"/>
                              </w:rPr>
                              <m:t>1</m:t>
                            </m:r>
                          </m:sub>
                          <m:sup>
                            <m:r>
                              <w:rPr>
                                <w:rFonts w:ascii="Cambria Math" w:hAnsi="Cambria Math"/>
                                <w:sz w:val="14"/>
                                <w:szCs w:val="14"/>
                              </w:rPr>
                              <m:t>n</m:t>
                            </m:r>
                          </m:sup>
                          <m:e>
                            <m:sSup>
                              <m:sSupPr>
                                <m:ctrlPr>
                                  <w:rPr>
                                    <w:rFonts w:ascii="Cambria Math" w:hAnsi="Cambria Math"/>
                                    <w:i/>
                                    <w:sz w:val="14"/>
                                    <w:szCs w:val="14"/>
                                  </w:rPr>
                                </m:ctrlPr>
                              </m:sSupPr>
                              <m:e>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i</m:t>
                                    </m:r>
                                  </m:sub>
                                </m:sSub>
                                <m:r>
                                  <w:rPr>
                                    <w:rFonts w:ascii="Cambria Math" w:hAnsi="Cambria Math"/>
                                    <w:sz w:val="14"/>
                                    <w:szCs w:val="14"/>
                                  </w:rPr>
                                  <m:t>-</m:t>
                                </m:r>
                                <m:acc>
                                  <m:accPr>
                                    <m:chr m:val="̅"/>
                                    <m:ctrlPr>
                                      <w:rPr>
                                        <w:rFonts w:ascii="Cambria Math" w:hAnsi="Cambria Math"/>
                                        <w:i/>
                                        <w:sz w:val="14"/>
                                        <w:szCs w:val="14"/>
                                      </w:rPr>
                                    </m:ctrlPr>
                                  </m:accPr>
                                  <m:e>
                                    <m:r>
                                      <w:rPr>
                                        <w:rFonts w:ascii="Cambria Math" w:hAnsi="Cambria Math"/>
                                        <w:sz w:val="14"/>
                                        <w:szCs w:val="14"/>
                                      </w:rPr>
                                      <m:t>y</m:t>
                                    </m:r>
                                  </m:e>
                                </m:acc>
                                <m:r>
                                  <w:rPr>
                                    <w:rFonts w:ascii="Cambria Math" w:hAnsi="Cambria Math"/>
                                    <w:sz w:val="14"/>
                                    <w:szCs w:val="14"/>
                                  </w:rPr>
                                  <m:t>)</m:t>
                                </m:r>
                              </m:e>
                              <m:sup>
                                <m:r>
                                  <w:rPr>
                                    <w:rFonts w:ascii="Cambria Math" w:hAnsi="Cambria Math"/>
                                    <w:sz w:val="14"/>
                                    <w:szCs w:val="14"/>
                                  </w:rPr>
                                  <m:t>2</m:t>
                                </m:r>
                              </m:sup>
                            </m:sSup>
                          </m:e>
                        </m:nary>
                      </m:e>
                    </m:rad>
                  </m:den>
                </m:f>
              </m:oMath>
            </m:oMathPara>
          </w:p>
          <w:p w14:paraId="062F9781" w14:textId="77777777" w:rsidR="00246C35" w:rsidRPr="008B6C30" w:rsidRDefault="00246C35" w:rsidP="008B6C30">
            <w:pPr>
              <w:autoSpaceDE w:val="0"/>
              <w:autoSpaceDN w:val="0"/>
              <w:adjustRightInd w:val="0"/>
              <w:rPr>
                <w:sz w:val="14"/>
                <w:szCs w:val="14"/>
              </w:rPr>
            </w:pPr>
          </w:p>
        </w:tc>
      </w:tr>
      <w:tr w:rsidR="008B6C30" w:rsidRPr="008B6C30" w14:paraId="1D67E930" w14:textId="77777777" w:rsidTr="008B6C30">
        <w:trPr>
          <w:jc w:val="center"/>
        </w:trPr>
        <w:tc>
          <w:tcPr>
            <w:tcW w:w="2689" w:type="dxa"/>
            <w:vAlign w:val="center"/>
          </w:tcPr>
          <w:p w14:paraId="5B894C03" w14:textId="77777777" w:rsidR="00246C35" w:rsidRPr="008B6C30" w:rsidRDefault="00CE4F57" w:rsidP="008B6C30">
            <w:pPr>
              <w:autoSpaceDE w:val="0"/>
              <w:autoSpaceDN w:val="0"/>
              <w:adjustRightInd w:val="0"/>
              <w:rPr>
                <w:sz w:val="14"/>
                <w:szCs w:val="14"/>
              </w:rPr>
            </w:pPr>
            <m:oMathPara>
              <m:oMathParaPr>
                <m:jc m:val="left"/>
              </m:oMathParaPr>
              <m:oMath>
                <m:sSup>
                  <m:sSupPr>
                    <m:ctrlPr>
                      <w:rPr>
                        <w:rFonts w:ascii="Cambria Math" w:hAnsi="Cambria Math"/>
                        <w:i/>
                        <w:sz w:val="14"/>
                        <w:szCs w:val="14"/>
                      </w:rPr>
                    </m:ctrlPr>
                  </m:sSupPr>
                  <m:e>
                    <m:r>
                      <w:rPr>
                        <w:rFonts w:ascii="Cambria Math" w:hAnsi="Cambria Math"/>
                        <w:sz w:val="14"/>
                        <w:szCs w:val="14"/>
                      </w:rPr>
                      <m:t>R</m:t>
                    </m:r>
                  </m:e>
                  <m:sup>
                    <m:r>
                      <w:rPr>
                        <w:rFonts w:ascii="Cambria Math" w:hAnsi="Cambria Math"/>
                        <w:sz w:val="14"/>
                        <w:szCs w:val="14"/>
                      </w:rPr>
                      <m:t>2</m:t>
                    </m:r>
                  </m:sup>
                </m:sSup>
              </m:oMath>
            </m:oMathPara>
          </w:p>
        </w:tc>
        <w:tc>
          <w:tcPr>
            <w:tcW w:w="3969" w:type="dxa"/>
            <w:vAlign w:val="center"/>
          </w:tcPr>
          <w:p w14:paraId="3D35F704" w14:textId="77777777" w:rsidR="00246C35" w:rsidRPr="008B6C30" w:rsidRDefault="00CE4F57" w:rsidP="008B6C30">
            <w:pPr>
              <w:autoSpaceDE w:val="0"/>
              <w:autoSpaceDN w:val="0"/>
              <w:adjustRightInd w:val="0"/>
              <w:ind w:left="426" w:firstLine="720"/>
              <w:rPr>
                <w:rFonts w:eastAsiaTheme="minorEastAsia"/>
                <w:sz w:val="14"/>
                <w:szCs w:val="14"/>
              </w:rPr>
            </w:pPr>
            <m:oMathPara>
              <m:oMath>
                <m:sSup>
                  <m:sSupPr>
                    <m:ctrlPr>
                      <w:rPr>
                        <w:rFonts w:ascii="Cambria Math" w:hAnsi="Cambria Math"/>
                        <w:i/>
                        <w:sz w:val="14"/>
                        <w:szCs w:val="14"/>
                      </w:rPr>
                    </m:ctrlPr>
                  </m:sSupPr>
                  <m:e>
                    <m:r>
                      <w:rPr>
                        <w:rFonts w:ascii="Cambria Math" w:hAnsi="Cambria Math"/>
                        <w:sz w:val="14"/>
                        <w:szCs w:val="14"/>
                      </w:rPr>
                      <m:t>R</m:t>
                    </m:r>
                  </m:e>
                  <m:sup>
                    <m:r>
                      <w:rPr>
                        <w:rFonts w:ascii="Cambria Math" w:hAnsi="Cambria Math"/>
                        <w:sz w:val="14"/>
                        <w:szCs w:val="14"/>
                      </w:rPr>
                      <m:t>2</m:t>
                    </m:r>
                  </m:sup>
                </m:sSup>
                <m:r>
                  <w:rPr>
                    <w:rFonts w:ascii="Cambria Math" w:hAnsi="Cambria Math"/>
                    <w:sz w:val="14"/>
                    <w:szCs w:val="14"/>
                  </w:rPr>
                  <m:t>=</m:t>
                </m:r>
                <m:f>
                  <m:fPr>
                    <m:ctrlPr>
                      <w:rPr>
                        <w:rFonts w:ascii="Cambria Math" w:hAnsi="Cambria Math"/>
                        <w:i/>
                        <w:sz w:val="14"/>
                        <w:szCs w:val="14"/>
                      </w:rPr>
                    </m:ctrlPr>
                  </m:fPr>
                  <m:num>
                    <m:nary>
                      <m:naryPr>
                        <m:chr m:val="∑"/>
                        <m:limLoc m:val="subSup"/>
                        <m:ctrlPr>
                          <w:rPr>
                            <w:rFonts w:ascii="Cambria Math" w:hAnsi="Cambria Math"/>
                            <w:i/>
                            <w:sz w:val="14"/>
                            <w:szCs w:val="14"/>
                          </w:rPr>
                        </m:ctrlPr>
                      </m:naryPr>
                      <m:sub>
                        <m:r>
                          <w:rPr>
                            <w:rFonts w:ascii="Cambria Math" w:hAnsi="Cambria Math"/>
                            <w:sz w:val="14"/>
                            <w:szCs w:val="14"/>
                          </w:rPr>
                          <m:t>1</m:t>
                        </m:r>
                      </m:sub>
                      <m:sup>
                        <m:r>
                          <w:rPr>
                            <w:rFonts w:ascii="Cambria Math" w:hAnsi="Cambria Math"/>
                            <w:sz w:val="14"/>
                            <w:szCs w:val="14"/>
                          </w:rPr>
                          <m:t>n</m:t>
                        </m:r>
                      </m:sup>
                      <m:e>
                        <m:sSup>
                          <m:sSupPr>
                            <m:ctrlPr>
                              <w:rPr>
                                <w:rFonts w:ascii="Cambria Math" w:hAnsi="Cambria Math"/>
                                <w:i/>
                                <w:sz w:val="14"/>
                                <w:szCs w:val="14"/>
                              </w:rPr>
                            </m:ctrlPr>
                          </m:sSupPr>
                          <m:e>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i.pre</m:t>
                                </m:r>
                              </m:sub>
                            </m:sSub>
                            <m:r>
                              <w:rPr>
                                <w:rFonts w:ascii="Cambria Math" w:hAnsi="Cambria Math"/>
                                <w:sz w:val="14"/>
                                <w:szCs w:val="14"/>
                              </w:rPr>
                              <m:t>-y)</m:t>
                            </m:r>
                          </m:e>
                          <m:sup>
                            <m:r>
                              <w:rPr>
                                <w:rFonts w:ascii="Cambria Math" w:hAnsi="Cambria Math"/>
                                <w:sz w:val="14"/>
                                <w:szCs w:val="14"/>
                              </w:rPr>
                              <m:t>2</m:t>
                            </m:r>
                          </m:sup>
                        </m:sSup>
                      </m:e>
                    </m:nary>
                  </m:num>
                  <m:den>
                    <m:rad>
                      <m:radPr>
                        <m:degHide m:val="1"/>
                        <m:ctrlPr>
                          <w:rPr>
                            <w:rFonts w:ascii="Cambria Math" w:hAnsi="Cambria Math"/>
                            <w:i/>
                            <w:sz w:val="14"/>
                            <w:szCs w:val="14"/>
                          </w:rPr>
                        </m:ctrlPr>
                      </m:radPr>
                      <m:deg/>
                      <m:e>
                        <m:nary>
                          <m:naryPr>
                            <m:chr m:val="∑"/>
                            <m:limLoc m:val="subSup"/>
                            <m:ctrlPr>
                              <w:rPr>
                                <w:rFonts w:ascii="Cambria Math" w:hAnsi="Cambria Math"/>
                                <w:i/>
                                <w:sz w:val="14"/>
                                <w:szCs w:val="14"/>
                              </w:rPr>
                            </m:ctrlPr>
                          </m:naryPr>
                          <m:sub>
                            <m:r>
                              <w:rPr>
                                <w:rFonts w:ascii="Cambria Math" w:hAnsi="Cambria Math"/>
                                <w:sz w:val="14"/>
                                <w:szCs w:val="14"/>
                              </w:rPr>
                              <m:t>1</m:t>
                            </m:r>
                          </m:sub>
                          <m:sup>
                            <m:r>
                              <w:rPr>
                                <w:rFonts w:ascii="Cambria Math" w:hAnsi="Cambria Math"/>
                                <w:sz w:val="14"/>
                                <w:szCs w:val="14"/>
                              </w:rPr>
                              <m:t>n</m:t>
                            </m:r>
                          </m:sup>
                          <m:e>
                            <m:sSup>
                              <m:sSupPr>
                                <m:ctrlPr>
                                  <w:rPr>
                                    <w:rFonts w:ascii="Cambria Math" w:hAnsi="Cambria Math"/>
                                    <w:i/>
                                    <w:sz w:val="14"/>
                                    <w:szCs w:val="14"/>
                                  </w:rPr>
                                </m:ctrlPr>
                              </m:sSupPr>
                              <m:e>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i</m:t>
                                    </m:r>
                                  </m:sub>
                                </m:sSub>
                                <m:r>
                                  <w:rPr>
                                    <w:rFonts w:ascii="Cambria Math" w:hAnsi="Cambria Math"/>
                                    <w:sz w:val="14"/>
                                    <w:szCs w:val="14"/>
                                  </w:rPr>
                                  <m:t>-</m:t>
                                </m:r>
                                <m:acc>
                                  <m:accPr>
                                    <m:chr m:val="̅"/>
                                    <m:ctrlPr>
                                      <w:rPr>
                                        <w:rFonts w:ascii="Cambria Math" w:hAnsi="Cambria Math"/>
                                        <w:i/>
                                        <w:sz w:val="14"/>
                                        <w:szCs w:val="14"/>
                                      </w:rPr>
                                    </m:ctrlPr>
                                  </m:accPr>
                                  <m:e>
                                    <m:r>
                                      <w:rPr>
                                        <w:rFonts w:ascii="Cambria Math" w:hAnsi="Cambria Math"/>
                                        <w:sz w:val="14"/>
                                        <w:szCs w:val="14"/>
                                      </w:rPr>
                                      <m:t>y</m:t>
                                    </m:r>
                                  </m:e>
                                </m:acc>
                                <m:r>
                                  <w:rPr>
                                    <w:rFonts w:ascii="Cambria Math" w:hAnsi="Cambria Math"/>
                                    <w:sz w:val="14"/>
                                    <w:szCs w:val="14"/>
                                  </w:rPr>
                                  <m:t>)</m:t>
                                </m:r>
                              </m:e>
                              <m:sup>
                                <m:r>
                                  <w:rPr>
                                    <w:rFonts w:ascii="Cambria Math" w:hAnsi="Cambria Math"/>
                                    <w:sz w:val="14"/>
                                    <w:szCs w:val="14"/>
                                  </w:rPr>
                                  <m:t>2</m:t>
                                </m:r>
                              </m:sup>
                            </m:sSup>
                          </m:e>
                        </m:nary>
                      </m:e>
                    </m:rad>
                  </m:den>
                </m:f>
                <m:r>
                  <w:rPr>
                    <w:rFonts w:ascii="Cambria Math" w:hAnsi="Cambria Math"/>
                    <w:sz w:val="14"/>
                    <w:szCs w:val="14"/>
                  </w:rPr>
                  <m:t>=1-</m:t>
                </m:r>
                <m:f>
                  <m:fPr>
                    <m:ctrlPr>
                      <w:rPr>
                        <w:rFonts w:ascii="Cambria Math" w:hAnsi="Cambria Math"/>
                        <w:i/>
                        <w:sz w:val="14"/>
                        <w:szCs w:val="14"/>
                      </w:rPr>
                    </m:ctrlPr>
                  </m:fPr>
                  <m:num>
                    <m:nary>
                      <m:naryPr>
                        <m:chr m:val="∑"/>
                        <m:limLoc m:val="subSup"/>
                        <m:ctrlPr>
                          <w:rPr>
                            <w:rFonts w:ascii="Cambria Math" w:hAnsi="Cambria Math"/>
                            <w:i/>
                            <w:sz w:val="14"/>
                            <w:szCs w:val="14"/>
                          </w:rPr>
                        </m:ctrlPr>
                      </m:naryPr>
                      <m:sub>
                        <m:r>
                          <w:rPr>
                            <w:rFonts w:ascii="Cambria Math" w:hAnsi="Cambria Math"/>
                            <w:sz w:val="14"/>
                            <w:szCs w:val="14"/>
                          </w:rPr>
                          <m:t>1</m:t>
                        </m:r>
                      </m:sub>
                      <m:sup>
                        <m:r>
                          <w:rPr>
                            <w:rFonts w:ascii="Cambria Math" w:hAnsi="Cambria Math"/>
                            <w:sz w:val="14"/>
                            <w:szCs w:val="14"/>
                          </w:rPr>
                          <m:t>n</m:t>
                        </m:r>
                      </m:sup>
                      <m:e>
                        <m:sSup>
                          <m:sSupPr>
                            <m:ctrlPr>
                              <w:rPr>
                                <w:rFonts w:ascii="Cambria Math" w:hAnsi="Cambria Math"/>
                                <w:i/>
                                <w:sz w:val="14"/>
                                <w:szCs w:val="14"/>
                              </w:rPr>
                            </m:ctrlPr>
                          </m:sSupPr>
                          <m:e>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i</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i.pre</m:t>
                                </m:r>
                              </m:sub>
                            </m:sSub>
                            <m:r>
                              <w:rPr>
                                <w:rFonts w:ascii="Cambria Math" w:hAnsi="Cambria Math"/>
                                <w:sz w:val="14"/>
                                <w:szCs w:val="14"/>
                              </w:rPr>
                              <m:t>)</m:t>
                            </m:r>
                          </m:e>
                          <m:sup>
                            <m:r>
                              <w:rPr>
                                <w:rFonts w:ascii="Cambria Math" w:hAnsi="Cambria Math"/>
                                <w:sz w:val="14"/>
                                <w:szCs w:val="14"/>
                              </w:rPr>
                              <m:t>2</m:t>
                            </m:r>
                          </m:sup>
                        </m:sSup>
                      </m:e>
                    </m:nary>
                  </m:num>
                  <m:den>
                    <m:rad>
                      <m:radPr>
                        <m:degHide m:val="1"/>
                        <m:ctrlPr>
                          <w:rPr>
                            <w:rFonts w:ascii="Cambria Math" w:hAnsi="Cambria Math"/>
                            <w:i/>
                            <w:sz w:val="14"/>
                            <w:szCs w:val="14"/>
                          </w:rPr>
                        </m:ctrlPr>
                      </m:radPr>
                      <m:deg/>
                      <m:e>
                        <m:nary>
                          <m:naryPr>
                            <m:chr m:val="∑"/>
                            <m:limLoc m:val="subSup"/>
                            <m:ctrlPr>
                              <w:rPr>
                                <w:rFonts w:ascii="Cambria Math" w:hAnsi="Cambria Math"/>
                                <w:i/>
                                <w:sz w:val="14"/>
                                <w:szCs w:val="14"/>
                              </w:rPr>
                            </m:ctrlPr>
                          </m:naryPr>
                          <m:sub>
                            <m:r>
                              <w:rPr>
                                <w:rFonts w:ascii="Cambria Math" w:hAnsi="Cambria Math"/>
                                <w:sz w:val="14"/>
                                <w:szCs w:val="14"/>
                              </w:rPr>
                              <m:t>1</m:t>
                            </m:r>
                          </m:sub>
                          <m:sup>
                            <m:r>
                              <w:rPr>
                                <w:rFonts w:ascii="Cambria Math" w:hAnsi="Cambria Math"/>
                                <w:sz w:val="14"/>
                                <w:szCs w:val="14"/>
                              </w:rPr>
                              <m:t>n</m:t>
                            </m:r>
                          </m:sup>
                          <m:e>
                            <m:sSup>
                              <m:sSupPr>
                                <m:ctrlPr>
                                  <w:rPr>
                                    <w:rFonts w:ascii="Cambria Math" w:hAnsi="Cambria Math"/>
                                    <w:i/>
                                    <w:sz w:val="14"/>
                                    <w:szCs w:val="14"/>
                                  </w:rPr>
                                </m:ctrlPr>
                              </m:sSupPr>
                              <m:e>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i</m:t>
                                    </m:r>
                                  </m:sub>
                                </m:sSub>
                                <m:r>
                                  <w:rPr>
                                    <w:rFonts w:ascii="Cambria Math" w:hAnsi="Cambria Math"/>
                                    <w:sz w:val="14"/>
                                    <w:szCs w:val="14"/>
                                  </w:rPr>
                                  <m:t>-</m:t>
                                </m:r>
                                <m:acc>
                                  <m:accPr>
                                    <m:chr m:val="̅"/>
                                    <m:ctrlPr>
                                      <w:rPr>
                                        <w:rFonts w:ascii="Cambria Math" w:hAnsi="Cambria Math"/>
                                        <w:i/>
                                        <w:sz w:val="14"/>
                                        <w:szCs w:val="14"/>
                                      </w:rPr>
                                    </m:ctrlPr>
                                  </m:accPr>
                                  <m:e>
                                    <m:r>
                                      <w:rPr>
                                        <w:rFonts w:ascii="Cambria Math" w:hAnsi="Cambria Math"/>
                                        <w:sz w:val="14"/>
                                        <w:szCs w:val="14"/>
                                      </w:rPr>
                                      <m:t>y</m:t>
                                    </m:r>
                                  </m:e>
                                </m:acc>
                                <m:r>
                                  <w:rPr>
                                    <w:rFonts w:ascii="Cambria Math" w:hAnsi="Cambria Math"/>
                                    <w:sz w:val="14"/>
                                    <w:szCs w:val="14"/>
                                  </w:rPr>
                                  <m:t>)</m:t>
                                </m:r>
                              </m:e>
                              <m:sup>
                                <m:r>
                                  <w:rPr>
                                    <w:rFonts w:ascii="Cambria Math" w:hAnsi="Cambria Math"/>
                                    <w:sz w:val="14"/>
                                    <w:szCs w:val="14"/>
                                  </w:rPr>
                                  <m:t>2</m:t>
                                </m:r>
                              </m:sup>
                            </m:sSup>
                          </m:e>
                        </m:nary>
                      </m:e>
                    </m:rad>
                  </m:den>
                </m:f>
              </m:oMath>
            </m:oMathPara>
          </w:p>
          <w:p w14:paraId="5A522BD1" w14:textId="77777777" w:rsidR="00246C35" w:rsidRPr="008B6C30" w:rsidRDefault="00246C35" w:rsidP="008B6C30">
            <w:pPr>
              <w:autoSpaceDE w:val="0"/>
              <w:autoSpaceDN w:val="0"/>
              <w:adjustRightInd w:val="0"/>
              <w:rPr>
                <w:sz w:val="14"/>
                <w:szCs w:val="14"/>
              </w:rPr>
            </w:pPr>
          </w:p>
        </w:tc>
      </w:tr>
      <w:tr w:rsidR="008B6C30" w:rsidRPr="008B6C30" w14:paraId="023B4488" w14:textId="77777777" w:rsidTr="008B6C30">
        <w:trPr>
          <w:jc w:val="center"/>
        </w:trPr>
        <w:tc>
          <w:tcPr>
            <w:tcW w:w="2689" w:type="dxa"/>
            <w:vAlign w:val="center"/>
          </w:tcPr>
          <w:p w14:paraId="36699E5F" w14:textId="77777777" w:rsidR="00246C35" w:rsidRPr="008B6C30" w:rsidRDefault="00246C35" w:rsidP="008B6C30">
            <w:pPr>
              <w:autoSpaceDE w:val="0"/>
              <w:autoSpaceDN w:val="0"/>
              <w:adjustRightInd w:val="0"/>
              <w:rPr>
                <w:rFonts w:eastAsia="Calibri" w:cs="Arial"/>
                <w:sz w:val="14"/>
                <w:szCs w:val="14"/>
              </w:rPr>
            </w:pPr>
            <w:r w:rsidRPr="008B6C30">
              <w:rPr>
                <w:rFonts w:cs="AdvOT863180fb"/>
                <w:sz w:val="14"/>
                <w:szCs w:val="14"/>
              </w:rPr>
              <w:t>SE (standard error)</w:t>
            </w:r>
          </w:p>
        </w:tc>
        <w:tc>
          <w:tcPr>
            <w:tcW w:w="3969" w:type="dxa"/>
            <w:vAlign w:val="center"/>
          </w:tcPr>
          <w:p w14:paraId="0CED6461" w14:textId="77777777" w:rsidR="00AA7F3D" w:rsidRPr="008B6C30" w:rsidRDefault="00AA7F3D" w:rsidP="008B6C30">
            <w:pPr>
              <w:autoSpaceDE w:val="0"/>
              <w:autoSpaceDN w:val="0"/>
              <w:adjustRightInd w:val="0"/>
              <w:ind w:left="426" w:firstLine="720"/>
              <w:rPr>
                <w:rFonts w:eastAsiaTheme="minorEastAsia"/>
                <w:sz w:val="14"/>
                <w:szCs w:val="14"/>
              </w:rPr>
            </w:pPr>
            <m:oMathPara>
              <m:oMath>
                <m:r>
                  <w:rPr>
                    <w:rFonts w:ascii="Cambria Math" w:hAnsi="Cambria Math"/>
                    <w:sz w:val="14"/>
                    <w:szCs w:val="14"/>
                  </w:rPr>
                  <m:t>SE=</m:t>
                </m:r>
                <m:rad>
                  <m:radPr>
                    <m:degHide m:val="1"/>
                    <m:ctrlPr>
                      <w:rPr>
                        <w:rFonts w:ascii="Cambria Math" w:hAnsi="Cambria Math"/>
                        <w:i/>
                        <w:sz w:val="14"/>
                        <w:szCs w:val="14"/>
                      </w:rPr>
                    </m:ctrlPr>
                  </m:radPr>
                  <m:deg/>
                  <m:e>
                    <m:f>
                      <m:fPr>
                        <m:ctrlPr>
                          <w:rPr>
                            <w:rFonts w:ascii="Cambria Math" w:hAnsi="Cambria Math"/>
                            <w:i/>
                            <w:sz w:val="14"/>
                            <w:szCs w:val="14"/>
                          </w:rPr>
                        </m:ctrlPr>
                      </m:fPr>
                      <m:num>
                        <m:r>
                          <w:rPr>
                            <w:rFonts w:ascii="Cambria Math" w:hAnsi="Cambria Math"/>
                            <w:sz w:val="14"/>
                            <w:szCs w:val="14"/>
                          </w:rPr>
                          <m:t>1</m:t>
                        </m:r>
                      </m:num>
                      <m:den>
                        <m:r>
                          <w:rPr>
                            <w:rFonts w:ascii="Cambria Math" w:hAnsi="Cambria Math"/>
                            <w:sz w:val="14"/>
                            <w:szCs w:val="14"/>
                          </w:rPr>
                          <m:t>n-1</m:t>
                        </m:r>
                      </m:den>
                    </m:f>
                    <m:nary>
                      <m:naryPr>
                        <m:chr m:val="∑"/>
                        <m:limLoc m:val="subSup"/>
                        <m:ctrlPr>
                          <w:rPr>
                            <w:rFonts w:ascii="Cambria Math" w:hAnsi="Cambria Math"/>
                            <w:i/>
                            <w:sz w:val="14"/>
                            <w:szCs w:val="14"/>
                          </w:rPr>
                        </m:ctrlPr>
                      </m:naryPr>
                      <m:sub>
                        <m:r>
                          <w:rPr>
                            <w:rFonts w:ascii="Cambria Math" w:hAnsi="Cambria Math"/>
                            <w:sz w:val="14"/>
                            <w:szCs w:val="14"/>
                          </w:rPr>
                          <m:t>1</m:t>
                        </m:r>
                      </m:sub>
                      <m:sup>
                        <m:r>
                          <w:rPr>
                            <w:rFonts w:ascii="Cambria Math" w:hAnsi="Cambria Math"/>
                            <w:sz w:val="14"/>
                            <w:szCs w:val="14"/>
                          </w:rPr>
                          <m:t>n</m:t>
                        </m:r>
                      </m:sup>
                      <m:e>
                        <m:sSup>
                          <m:sSupPr>
                            <m:ctrlPr>
                              <w:rPr>
                                <w:rFonts w:ascii="Cambria Math" w:hAnsi="Cambria Math"/>
                                <w:i/>
                                <w:sz w:val="14"/>
                                <w:szCs w:val="14"/>
                              </w:rPr>
                            </m:ctrlPr>
                          </m:sSupPr>
                          <m:e>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i</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i.pre</m:t>
                                </m:r>
                              </m:sub>
                            </m:sSub>
                            <m:r>
                              <w:rPr>
                                <w:rFonts w:ascii="Cambria Math" w:hAnsi="Cambria Math"/>
                                <w:sz w:val="14"/>
                                <w:szCs w:val="14"/>
                              </w:rPr>
                              <m:t>)</m:t>
                            </m:r>
                          </m:e>
                          <m:sup>
                            <m:r>
                              <w:rPr>
                                <w:rFonts w:ascii="Cambria Math" w:hAnsi="Cambria Math"/>
                                <w:sz w:val="14"/>
                                <w:szCs w:val="14"/>
                              </w:rPr>
                              <m:t>2</m:t>
                            </m:r>
                          </m:sup>
                        </m:sSup>
                      </m:e>
                    </m:nary>
                  </m:e>
                </m:rad>
              </m:oMath>
            </m:oMathPara>
          </w:p>
          <w:p w14:paraId="0A3083C1" w14:textId="77777777" w:rsidR="00246C35" w:rsidRPr="008B6C30" w:rsidRDefault="00246C35" w:rsidP="008B6C30">
            <w:pPr>
              <w:autoSpaceDE w:val="0"/>
              <w:autoSpaceDN w:val="0"/>
              <w:adjustRightInd w:val="0"/>
              <w:rPr>
                <w:sz w:val="14"/>
                <w:szCs w:val="14"/>
              </w:rPr>
            </w:pPr>
          </w:p>
        </w:tc>
      </w:tr>
      <w:tr w:rsidR="008B6C30" w:rsidRPr="008B6C30" w14:paraId="605193E7" w14:textId="77777777" w:rsidTr="008B6C30">
        <w:trPr>
          <w:jc w:val="center"/>
        </w:trPr>
        <w:tc>
          <w:tcPr>
            <w:tcW w:w="2689" w:type="dxa"/>
            <w:vAlign w:val="center"/>
          </w:tcPr>
          <w:p w14:paraId="36C0B879" w14:textId="77777777" w:rsidR="00246C35" w:rsidRPr="008B6C30" w:rsidRDefault="00246C35" w:rsidP="008B6C30">
            <w:pPr>
              <w:autoSpaceDE w:val="0"/>
              <w:autoSpaceDN w:val="0"/>
              <w:adjustRightInd w:val="0"/>
              <w:rPr>
                <w:rFonts w:eastAsia="Calibri" w:cs="Arial"/>
                <w:sz w:val="14"/>
                <w:szCs w:val="14"/>
              </w:rPr>
            </w:pPr>
            <w:r w:rsidRPr="008B6C30">
              <w:rPr>
                <w:rFonts w:cs="AdvOT863180fb"/>
                <w:sz w:val="14"/>
                <w:szCs w:val="14"/>
              </w:rPr>
              <w:t>RMSE (Root mean square effort)</w:t>
            </w:r>
          </w:p>
        </w:tc>
        <w:tc>
          <w:tcPr>
            <w:tcW w:w="3969" w:type="dxa"/>
            <w:vAlign w:val="center"/>
          </w:tcPr>
          <w:p w14:paraId="1A71D41A" w14:textId="77777777" w:rsidR="00AA7F3D" w:rsidRPr="008B6C30" w:rsidRDefault="00AA7F3D" w:rsidP="008B6C30">
            <w:pPr>
              <w:autoSpaceDE w:val="0"/>
              <w:autoSpaceDN w:val="0"/>
              <w:adjustRightInd w:val="0"/>
              <w:ind w:left="426" w:firstLine="720"/>
              <w:rPr>
                <w:rFonts w:eastAsiaTheme="minorEastAsia"/>
                <w:sz w:val="14"/>
                <w:szCs w:val="14"/>
              </w:rPr>
            </w:pPr>
            <m:oMathPara>
              <m:oMath>
                <m:r>
                  <w:rPr>
                    <w:rFonts w:ascii="Cambria Math" w:hAnsi="Cambria Math"/>
                    <w:sz w:val="14"/>
                    <w:szCs w:val="14"/>
                  </w:rPr>
                  <m:t>RMSE=</m:t>
                </m:r>
                <m:rad>
                  <m:radPr>
                    <m:degHide m:val="1"/>
                    <m:ctrlPr>
                      <w:rPr>
                        <w:rFonts w:ascii="Cambria Math" w:hAnsi="Cambria Math"/>
                        <w:i/>
                        <w:sz w:val="14"/>
                        <w:szCs w:val="14"/>
                      </w:rPr>
                    </m:ctrlPr>
                  </m:radPr>
                  <m:deg/>
                  <m:e>
                    <m:f>
                      <m:fPr>
                        <m:ctrlPr>
                          <w:rPr>
                            <w:rFonts w:ascii="Cambria Math" w:hAnsi="Cambria Math"/>
                            <w:i/>
                            <w:sz w:val="14"/>
                            <w:szCs w:val="14"/>
                          </w:rPr>
                        </m:ctrlPr>
                      </m:fPr>
                      <m:num>
                        <m:nary>
                          <m:naryPr>
                            <m:chr m:val="∑"/>
                            <m:limLoc m:val="subSup"/>
                            <m:ctrlPr>
                              <w:rPr>
                                <w:rFonts w:ascii="Cambria Math" w:hAnsi="Cambria Math"/>
                                <w:i/>
                                <w:sz w:val="14"/>
                                <w:szCs w:val="14"/>
                              </w:rPr>
                            </m:ctrlPr>
                          </m:naryPr>
                          <m:sub>
                            <m:r>
                              <w:rPr>
                                <w:rFonts w:ascii="Cambria Math" w:hAnsi="Cambria Math"/>
                                <w:sz w:val="14"/>
                                <w:szCs w:val="14"/>
                              </w:rPr>
                              <m:t>1</m:t>
                            </m:r>
                          </m:sub>
                          <m:sup>
                            <m:r>
                              <w:rPr>
                                <w:rFonts w:ascii="Cambria Math" w:hAnsi="Cambria Math"/>
                                <w:sz w:val="14"/>
                                <w:szCs w:val="14"/>
                              </w:rPr>
                              <m:t>n</m:t>
                            </m:r>
                          </m:sup>
                          <m:e>
                            <m:sSup>
                              <m:sSupPr>
                                <m:ctrlPr>
                                  <w:rPr>
                                    <w:rFonts w:ascii="Cambria Math" w:hAnsi="Cambria Math"/>
                                    <w:i/>
                                    <w:sz w:val="14"/>
                                    <w:szCs w:val="14"/>
                                  </w:rPr>
                                </m:ctrlPr>
                              </m:sSupPr>
                              <m:e>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i.pre</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i</m:t>
                                    </m:r>
                                  </m:sub>
                                </m:sSub>
                                <m:r>
                                  <w:rPr>
                                    <w:rFonts w:ascii="Cambria Math" w:hAnsi="Cambria Math"/>
                                    <w:sz w:val="14"/>
                                    <w:szCs w:val="14"/>
                                  </w:rPr>
                                  <m:t>)</m:t>
                                </m:r>
                              </m:e>
                              <m:sup>
                                <m:r>
                                  <w:rPr>
                                    <w:rFonts w:ascii="Cambria Math" w:hAnsi="Cambria Math"/>
                                    <w:sz w:val="14"/>
                                    <w:szCs w:val="14"/>
                                  </w:rPr>
                                  <m:t>2</m:t>
                                </m:r>
                              </m:sup>
                            </m:sSup>
                          </m:e>
                        </m:nary>
                      </m:num>
                      <m:den>
                        <m:r>
                          <w:rPr>
                            <w:rFonts w:ascii="Cambria Math" w:hAnsi="Cambria Math"/>
                            <w:sz w:val="14"/>
                            <w:szCs w:val="14"/>
                          </w:rPr>
                          <m:t>n</m:t>
                        </m:r>
                      </m:den>
                    </m:f>
                  </m:e>
                </m:rad>
              </m:oMath>
            </m:oMathPara>
          </w:p>
          <w:p w14:paraId="1BE2A145" w14:textId="77777777" w:rsidR="00246C35" w:rsidRPr="008B6C30" w:rsidRDefault="00246C35" w:rsidP="008B6C30">
            <w:pPr>
              <w:autoSpaceDE w:val="0"/>
              <w:autoSpaceDN w:val="0"/>
              <w:adjustRightInd w:val="0"/>
              <w:rPr>
                <w:sz w:val="14"/>
                <w:szCs w:val="14"/>
              </w:rPr>
            </w:pPr>
          </w:p>
        </w:tc>
      </w:tr>
      <w:tr w:rsidR="008B6C30" w:rsidRPr="008B6C30" w14:paraId="14F7B411" w14:textId="77777777" w:rsidTr="008B6C30">
        <w:trPr>
          <w:jc w:val="center"/>
        </w:trPr>
        <w:tc>
          <w:tcPr>
            <w:tcW w:w="2689" w:type="dxa"/>
            <w:vAlign w:val="center"/>
          </w:tcPr>
          <w:p w14:paraId="34A3FBD5" w14:textId="77777777" w:rsidR="00246C35" w:rsidRPr="008B6C30" w:rsidRDefault="00246C35" w:rsidP="008B6C30">
            <w:pPr>
              <w:autoSpaceDE w:val="0"/>
              <w:autoSpaceDN w:val="0"/>
              <w:adjustRightInd w:val="0"/>
              <w:rPr>
                <w:rFonts w:cs="AdvOT863180fb"/>
                <w:sz w:val="14"/>
                <w:szCs w:val="14"/>
              </w:rPr>
            </w:pPr>
            <w:r w:rsidRPr="008B6C30">
              <w:rPr>
                <w:rFonts w:cs="AdvOT863180fb"/>
                <w:sz w:val="14"/>
                <w:szCs w:val="14"/>
              </w:rPr>
              <w:t>RPD</w:t>
            </w:r>
          </w:p>
        </w:tc>
        <w:tc>
          <w:tcPr>
            <w:tcW w:w="3969" w:type="dxa"/>
            <w:vAlign w:val="center"/>
          </w:tcPr>
          <w:p w14:paraId="1200D7F9" w14:textId="77777777" w:rsidR="00AA7F3D" w:rsidRPr="008B6C30" w:rsidRDefault="00AA7F3D" w:rsidP="008B6C30">
            <w:pPr>
              <w:autoSpaceDE w:val="0"/>
              <w:autoSpaceDN w:val="0"/>
              <w:adjustRightInd w:val="0"/>
              <w:ind w:left="426" w:firstLine="720"/>
              <w:rPr>
                <w:rFonts w:eastAsiaTheme="minorEastAsia"/>
                <w:sz w:val="14"/>
                <w:szCs w:val="14"/>
              </w:rPr>
            </w:pPr>
            <m:oMathPara>
              <m:oMath>
                <m:r>
                  <w:rPr>
                    <w:rFonts w:ascii="Cambria Math" w:hAnsi="Cambria Math"/>
                    <w:sz w:val="14"/>
                    <w:szCs w:val="14"/>
                  </w:rPr>
                  <m:t>RPD=</m:t>
                </m:r>
                <m:f>
                  <m:fPr>
                    <m:ctrlPr>
                      <w:rPr>
                        <w:rFonts w:ascii="Cambria Math" w:hAnsi="Cambria Math"/>
                        <w:i/>
                        <w:sz w:val="14"/>
                        <w:szCs w:val="14"/>
                      </w:rPr>
                    </m:ctrlPr>
                  </m:fPr>
                  <m:num>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i.pre</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i</m:t>
                        </m:r>
                      </m:sub>
                    </m:sSub>
                  </m:num>
                  <m:den>
                    <m:rad>
                      <m:radPr>
                        <m:degHide m:val="1"/>
                        <m:ctrlPr>
                          <w:rPr>
                            <w:rFonts w:ascii="Cambria Math" w:hAnsi="Cambria Math"/>
                            <w:i/>
                            <w:sz w:val="14"/>
                            <w:szCs w:val="14"/>
                          </w:rPr>
                        </m:ctrlPr>
                      </m:radPr>
                      <m:deg/>
                      <m:e>
                        <m:f>
                          <m:fPr>
                            <m:ctrlPr>
                              <w:rPr>
                                <w:rFonts w:ascii="Cambria Math" w:hAnsi="Cambria Math"/>
                                <w:i/>
                                <w:sz w:val="14"/>
                                <w:szCs w:val="14"/>
                              </w:rPr>
                            </m:ctrlPr>
                          </m:fPr>
                          <m:num>
                            <m:nary>
                              <m:naryPr>
                                <m:chr m:val="∑"/>
                                <m:limLoc m:val="subSup"/>
                                <m:ctrlPr>
                                  <w:rPr>
                                    <w:rFonts w:ascii="Cambria Math" w:hAnsi="Cambria Math"/>
                                    <w:i/>
                                    <w:sz w:val="14"/>
                                    <w:szCs w:val="14"/>
                                  </w:rPr>
                                </m:ctrlPr>
                              </m:naryPr>
                              <m:sub>
                                <m:r>
                                  <w:rPr>
                                    <w:rFonts w:ascii="Cambria Math" w:hAnsi="Cambria Math"/>
                                    <w:sz w:val="14"/>
                                    <w:szCs w:val="14"/>
                                  </w:rPr>
                                  <m:t>1</m:t>
                                </m:r>
                              </m:sub>
                              <m:sup>
                                <m:r>
                                  <w:rPr>
                                    <w:rFonts w:ascii="Cambria Math" w:hAnsi="Cambria Math"/>
                                    <w:sz w:val="14"/>
                                    <w:szCs w:val="14"/>
                                  </w:rPr>
                                  <m:t>n</m:t>
                                </m:r>
                              </m:sup>
                              <m:e>
                                <m:sSup>
                                  <m:sSupPr>
                                    <m:ctrlPr>
                                      <w:rPr>
                                        <w:rFonts w:ascii="Cambria Math" w:hAnsi="Cambria Math"/>
                                        <w:i/>
                                        <w:sz w:val="14"/>
                                        <w:szCs w:val="14"/>
                                      </w:rPr>
                                    </m:ctrlPr>
                                  </m:sSupPr>
                                  <m:e>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i.pre</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i</m:t>
                                        </m:r>
                                      </m:sub>
                                    </m:sSub>
                                    <m:r>
                                      <w:rPr>
                                        <w:rFonts w:ascii="Cambria Math" w:hAnsi="Cambria Math"/>
                                        <w:sz w:val="14"/>
                                        <w:szCs w:val="14"/>
                                      </w:rPr>
                                      <m:t>)</m:t>
                                    </m:r>
                                  </m:e>
                                  <m:sup>
                                    <m:r>
                                      <w:rPr>
                                        <w:rFonts w:ascii="Cambria Math" w:hAnsi="Cambria Math"/>
                                        <w:sz w:val="14"/>
                                        <w:szCs w:val="14"/>
                                      </w:rPr>
                                      <m:t>2</m:t>
                                    </m:r>
                                  </m:sup>
                                </m:sSup>
                              </m:e>
                            </m:nary>
                          </m:num>
                          <m:den>
                            <m:r>
                              <w:rPr>
                                <w:rFonts w:ascii="Cambria Math" w:hAnsi="Cambria Math"/>
                                <w:sz w:val="14"/>
                                <w:szCs w:val="14"/>
                              </w:rPr>
                              <m:t>n</m:t>
                            </m:r>
                          </m:den>
                        </m:f>
                      </m:e>
                    </m:rad>
                  </m:den>
                </m:f>
              </m:oMath>
            </m:oMathPara>
          </w:p>
          <w:p w14:paraId="456A2AC5" w14:textId="77777777" w:rsidR="00246C35" w:rsidRPr="008B6C30" w:rsidRDefault="00246C35" w:rsidP="008B6C30">
            <w:pPr>
              <w:autoSpaceDE w:val="0"/>
              <w:autoSpaceDN w:val="0"/>
              <w:adjustRightInd w:val="0"/>
              <w:rPr>
                <w:sz w:val="14"/>
                <w:szCs w:val="14"/>
              </w:rPr>
            </w:pPr>
          </w:p>
        </w:tc>
      </w:tr>
      <w:tr w:rsidR="008B6C30" w:rsidRPr="008B6C30" w14:paraId="73E72739" w14:textId="77777777" w:rsidTr="008B6C30">
        <w:trPr>
          <w:jc w:val="center"/>
        </w:trPr>
        <w:tc>
          <w:tcPr>
            <w:tcW w:w="2689" w:type="dxa"/>
            <w:vAlign w:val="center"/>
          </w:tcPr>
          <w:p w14:paraId="7DC3A43F" w14:textId="77777777" w:rsidR="00246C35" w:rsidRPr="008B6C30" w:rsidRDefault="00246C35" w:rsidP="008B6C30">
            <w:pPr>
              <w:autoSpaceDE w:val="0"/>
              <w:autoSpaceDN w:val="0"/>
              <w:adjustRightInd w:val="0"/>
              <w:rPr>
                <w:rFonts w:cs="AdvOT863180fb"/>
                <w:sz w:val="14"/>
                <w:szCs w:val="14"/>
              </w:rPr>
            </w:pPr>
            <w:r w:rsidRPr="008B6C30">
              <w:rPr>
                <w:rFonts w:cs="AdvOT863180fb"/>
                <w:sz w:val="14"/>
                <w:szCs w:val="14"/>
              </w:rPr>
              <w:t>RSD (relative standard deviation)</w:t>
            </w:r>
          </w:p>
        </w:tc>
        <w:tc>
          <w:tcPr>
            <w:tcW w:w="3969" w:type="dxa"/>
            <w:vAlign w:val="center"/>
          </w:tcPr>
          <w:p w14:paraId="55810E4E" w14:textId="77777777" w:rsidR="00AA7F3D" w:rsidRPr="008B6C30" w:rsidRDefault="00AA7F3D" w:rsidP="008B6C30">
            <w:pPr>
              <w:autoSpaceDE w:val="0"/>
              <w:autoSpaceDN w:val="0"/>
              <w:adjustRightInd w:val="0"/>
              <w:ind w:left="426" w:firstLine="720"/>
              <w:rPr>
                <w:rFonts w:eastAsiaTheme="minorEastAsia"/>
                <w:sz w:val="14"/>
                <w:szCs w:val="14"/>
              </w:rPr>
            </w:pPr>
            <m:oMathPara>
              <m:oMath>
                <m:r>
                  <w:rPr>
                    <w:rFonts w:ascii="Cambria Math" w:hAnsi="Cambria Math"/>
                    <w:sz w:val="14"/>
                    <w:szCs w:val="14"/>
                  </w:rPr>
                  <m:t>RSD=</m:t>
                </m:r>
                <m:f>
                  <m:fPr>
                    <m:ctrlPr>
                      <w:rPr>
                        <w:rFonts w:ascii="Cambria Math" w:hAnsi="Cambria Math"/>
                        <w:i/>
                        <w:sz w:val="14"/>
                        <w:szCs w:val="14"/>
                      </w:rPr>
                    </m:ctrlPr>
                  </m:fPr>
                  <m:num>
                    <m:r>
                      <w:rPr>
                        <w:rFonts w:ascii="Cambria Math" w:hAnsi="Cambria Math"/>
                        <w:sz w:val="14"/>
                        <w:szCs w:val="14"/>
                      </w:rPr>
                      <m:t>SD</m:t>
                    </m:r>
                  </m:num>
                  <m:den>
                    <m:r>
                      <w:rPr>
                        <w:rFonts w:ascii="Cambria Math" w:hAnsi="Cambria Math"/>
                        <w:sz w:val="14"/>
                        <w:szCs w:val="14"/>
                      </w:rPr>
                      <m:t>mean</m:t>
                    </m:r>
                  </m:den>
                </m:f>
              </m:oMath>
            </m:oMathPara>
          </w:p>
          <w:p w14:paraId="530EA545" w14:textId="77777777" w:rsidR="00246C35" w:rsidRPr="008B6C30" w:rsidRDefault="00246C35" w:rsidP="008B6C30">
            <w:pPr>
              <w:autoSpaceDE w:val="0"/>
              <w:autoSpaceDN w:val="0"/>
              <w:adjustRightInd w:val="0"/>
              <w:rPr>
                <w:sz w:val="14"/>
                <w:szCs w:val="14"/>
              </w:rPr>
            </w:pPr>
          </w:p>
        </w:tc>
      </w:tr>
      <w:tr w:rsidR="008B6C30" w:rsidRPr="008B6C30" w14:paraId="748D7A31" w14:textId="77777777" w:rsidTr="008B6C30">
        <w:trPr>
          <w:jc w:val="center"/>
        </w:trPr>
        <w:tc>
          <w:tcPr>
            <w:tcW w:w="2689" w:type="dxa"/>
            <w:vAlign w:val="center"/>
          </w:tcPr>
          <w:p w14:paraId="05D8A9C6" w14:textId="77777777" w:rsidR="00246C35" w:rsidRPr="008B6C30" w:rsidRDefault="00246C35" w:rsidP="008B6C30">
            <w:pPr>
              <w:autoSpaceDE w:val="0"/>
              <w:autoSpaceDN w:val="0"/>
              <w:adjustRightInd w:val="0"/>
              <w:rPr>
                <w:rFonts w:cs="AdvOT863180fb"/>
                <w:sz w:val="14"/>
                <w:szCs w:val="14"/>
              </w:rPr>
            </w:pPr>
            <w:r w:rsidRPr="008B6C30">
              <w:rPr>
                <w:rFonts w:cs="AdvOT863180fb"/>
                <w:sz w:val="14"/>
                <w:szCs w:val="14"/>
              </w:rPr>
              <w:t>Bias</w:t>
            </w:r>
          </w:p>
        </w:tc>
        <w:tc>
          <w:tcPr>
            <w:tcW w:w="3969" w:type="dxa"/>
            <w:vAlign w:val="center"/>
          </w:tcPr>
          <w:p w14:paraId="63F5D257" w14:textId="77777777" w:rsidR="00AA7F3D" w:rsidRPr="008B6C30" w:rsidRDefault="00AA7F3D" w:rsidP="008B6C30">
            <w:pPr>
              <w:autoSpaceDE w:val="0"/>
              <w:autoSpaceDN w:val="0"/>
              <w:adjustRightInd w:val="0"/>
              <w:ind w:left="426" w:firstLine="720"/>
              <w:rPr>
                <w:rFonts w:eastAsiaTheme="minorEastAsia"/>
                <w:sz w:val="14"/>
                <w:szCs w:val="14"/>
              </w:rPr>
            </w:pPr>
            <m:oMathPara>
              <m:oMath>
                <m:r>
                  <w:rPr>
                    <w:rFonts w:ascii="Cambria Math" w:hAnsi="Cambria Math"/>
                    <w:sz w:val="14"/>
                    <w:szCs w:val="14"/>
                  </w:rPr>
                  <m:t>Bias=</m:t>
                </m:r>
                <m:nary>
                  <m:naryPr>
                    <m:chr m:val="∑"/>
                    <m:limLoc m:val="subSup"/>
                    <m:ctrlPr>
                      <w:rPr>
                        <w:rFonts w:ascii="Cambria Math" w:hAnsi="Cambria Math"/>
                        <w:i/>
                        <w:sz w:val="14"/>
                        <w:szCs w:val="14"/>
                      </w:rPr>
                    </m:ctrlPr>
                  </m:naryPr>
                  <m:sub>
                    <m:r>
                      <w:rPr>
                        <w:rFonts w:ascii="Cambria Math" w:hAnsi="Cambria Math"/>
                        <w:sz w:val="14"/>
                        <w:szCs w:val="14"/>
                      </w:rPr>
                      <m:t>1</m:t>
                    </m:r>
                  </m:sub>
                  <m:sup>
                    <m:r>
                      <w:rPr>
                        <w:rFonts w:ascii="Cambria Math" w:hAnsi="Cambria Math"/>
                        <w:sz w:val="14"/>
                        <w:szCs w:val="14"/>
                      </w:rPr>
                      <m:t>n</m:t>
                    </m:r>
                  </m:sup>
                  <m:e>
                    <m:f>
                      <m:fPr>
                        <m:ctrlPr>
                          <w:rPr>
                            <w:rFonts w:ascii="Cambria Math" w:hAnsi="Cambria Math"/>
                            <w:i/>
                            <w:sz w:val="14"/>
                            <w:szCs w:val="14"/>
                          </w:rPr>
                        </m:ctrlPr>
                      </m:fPr>
                      <m:num>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i.pre</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i</m:t>
                            </m:r>
                          </m:sub>
                        </m:sSub>
                      </m:num>
                      <m:den>
                        <m:r>
                          <w:rPr>
                            <w:rFonts w:ascii="Cambria Math" w:hAnsi="Cambria Math"/>
                            <w:sz w:val="14"/>
                            <w:szCs w:val="14"/>
                          </w:rPr>
                          <m:t>n</m:t>
                        </m:r>
                      </m:den>
                    </m:f>
                  </m:e>
                </m:nary>
              </m:oMath>
            </m:oMathPara>
          </w:p>
          <w:p w14:paraId="68934365" w14:textId="77777777" w:rsidR="00246C35" w:rsidRPr="008B6C30" w:rsidRDefault="00246C35" w:rsidP="008B6C30">
            <w:pPr>
              <w:autoSpaceDE w:val="0"/>
              <w:autoSpaceDN w:val="0"/>
              <w:adjustRightInd w:val="0"/>
              <w:rPr>
                <w:sz w:val="14"/>
                <w:szCs w:val="14"/>
              </w:rPr>
            </w:pPr>
          </w:p>
        </w:tc>
      </w:tr>
    </w:tbl>
    <w:p w14:paraId="72959758" w14:textId="77777777" w:rsidR="00E34345" w:rsidRPr="008B6C30" w:rsidRDefault="00CE4F57" w:rsidP="00E34345">
      <w:pPr>
        <w:autoSpaceDE w:val="0"/>
        <w:autoSpaceDN w:val="0"/>
        <w:adjustRightInd w:val="0"/>
        <w:spacing w:after="0" w:line="240" w:lineRule="auto"/>
        <w:ind w:left="426" w:hanging="284"/>
        <w:jc w:val="center"/>
        <w:rPr>
          <w:sz w:val="16"/>
          <w:szCs w:val="16"/>
        </w:rPr>
      </w:pPr>
      <m:oMath>
        <m:sSub>
          <m:sSubPr>
            <m:ctrlPr>
              <w:rPr>
                <w:rFonts w:ascii="Cambria Math" w:hAnsi="Cambria Math"/>
                <w:sz w:val="16"/>
                <w:szCs w:val="16"/>
              </w:rPr>
            </m:ctrlPr>
          </m:sSubPr>
          <m:e>
            <m:r>
              <w:rPr>
                <w:rFonts w:ascii="Cambria Math" w:hAnsi="Cambria Math"/>
                <w:sz w:val="16"/>
                <w:szCs w:val="16"/>
              </w:rPr>
              <m:t>y</m:t>
            </m:r>
          </m:e>
          <m:sub>
            <m:r>
              <w:rPr>
                <w:rFonts w:ascii="Cambria Math" w:hAnsi="Cambria Math"/>
                <w:sz w:val="16"/>
                <w:szCs w:val="16"/>
              </w:rPr>
              <m:t>i</m:t>
            </m:r>
          </m:sub>
        </m:sSub>
      </m:oMath>
      <w:r w:rsidR="00E34345" w:rsidRPr="008B6C30">
        <w:rPr>
          <w:sz w:val="16"/>
          <w:szCs w:val="16"/>
        </w:rPr>
        <w:t xml:space="preserve"> is the observed value of sample i;</w:t>
      </w:r>
      <m:oMath>
        <m:r>
          <m:rPr>
            <m:sty m:val="p"/>
          </m:rPr>
          <w:rPr>
            <w:rFonts w:ascii="Cambria Math" w:hAnsi="Cambria Math"/>
            <w:sz w:val="16"/>
            <w:szCs w:val="16"/>
          </w:rPr>
          <m:t xml:space="preserve"> </m:t>
        </m:r>
        <m:sSub>
          <m:sSubPr>
            <m:ctrlPr>
              <w:rPr>
                <w:rFonts w:ascii="Cambria Math" w:hAnsi="Cambria Math"/>
                <w:sz w:val="16"/>
                <w:szCs w:val="16"/>
              </w:rPr>
            </m:ctrlPr>
          </m:sSubPr>
          <m:e>
            <m:r>
              <w:rPr>
                <w:rFonts w:ascii="Cambria Math" w:hAnsi="Cambria Math"/>
                <w:sz w:val="16"/>
                <w:szCs w:val="16"/>
              </w:rPr>
              <m:t>y</m:t>
            </m:r>
          </m:e>
          <m:sub>
            <m:r>
              <w:rPr>
                <w:rFonts w:ascii="Cambria Math" w:hAnsi="Cambria Math"/>
                <w:sz w:val="16"/>
                <w:szCs w:val="16"/>
              </w:rPr>
              <m:t>i</m:t>
            </m:r>
            <m:r>
              <m:rPr>
                <m:sty m:val="p"/>
              </m:rPr>
              <w:rPr>
                <w:rFonts w:ascii="Cambria Math" w:hAnsi="Cambria Math"/>
                <w:sz w:val="16"/>
                <w:szCs w:val="16"/>
              </w:rPr>
              <m:t>.</m:t>
            </m:r>
            <m:r>
              <w:rPr>
                <w:rFonts w:ascii="Cambria Math" w:hAnsi="Cambria Math"/>
                <w:sz w:val="16"/>
                <w:szCs w:val="16"/>
              </w:rPr>
              <m:t>pre</m:t>
            </m:r>
          </m:sub>
        </m:sSub>
      </m:oMath>
      <w:r w:rsidR="00E34345" w:rsidRPr="008B6C30">
        <w:rPr>
          <w:sz w:val="16"/>
          <w:szCs w:val="16"/>
        </w:rPr>
        <w:t xml:space="preserve"> is the predicted value of sample i;</w:t>
      </w:r>
    </w:p>
    <w:p w14:paraId="6FDBFA62" w14:textId="77777777" w:rsidR="00EB2649" w:rsidRDefault="00E34345" w:rsidP="00E34345">
      <w:pPr>
        <w:autoSpaceDE w:val="0"/>
        <w:autoSpaceDN w:val="0"/>
        <w:adjustRightInd w:val="0"/>
        <w:spacing w:after="0" w:line="240" w:lineRule="auto"/>
        <w:ind w:left="1440" w:firstLine="720"/>
        <w:jc w:val="both"/>
        <w:rPr>
          <w:rFonts w:ascii="AdvOT863180fb" w:hAnsi="AdvOT863180fb" w:cs="AdvOT863180fb"/>
          <w:sz w:val="8"/>
          <w:szCs w:val="8"/>
        </w:rPr>
      </w:pPr>
      <w:r>
        <w:rPr>
          <w:sz w:val="16"/>
          <w:szCs w:val="16"/>
        </w:rPr>
        <w:t xml:space="preserve">       </w:t>
      </w:r>
      <w:r w:rsidRPr="008B6C30">
        <w:rPr>
          <w:sz w:val="16"/>
          <w:szCs w:val="16"/>
        </w:rPr>
        <w:t xml:space="preserve">y is the average of observed value; </w:t>
      </w:r>
      <m:oMath>
        <m:sSub>
          <m:sSubPr>
            <m:ctrlPr>
              <w:rPr>
                <w:rFonts w:ascii="Cambria Math" w:hAnsi="Cambria Math"/>
                <w:sz w:val="16"/>
                <w:szCs w:val="16"/>
              </w:rPr>
            </m:ctrlPr>
          </m:sSubPr>
          <m:e>
            <m:r>
              <w:rPr>
                <w:rFonts w:ascii="Cambria Math" w:hAnsi="Cambria Math"/>
                <w:sz w:val="16"/>
                <w:szCs w:val="16"/>
              </w:rPr>
              <m:t>y</m:t>
            </m:r>
          </m:e>
          <m:sub>
            <m:r>
              <w:rPr>
                <w:rFonts w:ascii="Cambria Math" w:hAnsi="Cambria Math"/>
                <w:sz w:val="16"/>
                <w:szCs w:val="16"/>
              </w:rPr>
              <m:t>pre</m:t>
            </m:r>
          </m:sub>
        </m:sSub>
        <m:r>
          <m:rPr>
            <m:sty m:val="p"/>
          </m:rPr>
          <w:rPr>
            <w:rFonts w:ascii="Cambria Math" w:hAnsi="Cambria Math"/>
            <w:sz w:val="16"/>
            <w:szCs w:val="16"/>
          </w:rPr>
          <m:t xml:space="preserve"> </m:t>
        </m:r>
      </m:oMath>
      <w:r w:rsidRPr="008B6C30">
        <w:rPr>
          <w:sz w:val="16"/>
          <w:szCs w:val="16"/>
        </w:rPr>
        <w:t>is the average of predicted value</w:t>
      </w:r>
      <w:r w:rsidRPr="008B6C30">
        <w:rPr>
          <w:rFonts w:ascii="AdvOT863180fb" w:hAnsi="AdvOT863180fb" w:cs="AdvOT863180fb"/>
          <w:sz w:val="8"/>
          <w:szCs w:val="8"/>
        </w:rPr>
        <w:t>.</w:t>
      </w:r>
    </w:p>
    <w:p w14:paraId="652185B3" w14:textId="77777777" w:rsidR="00E34345" w:rsidRPr="008B6C30" w:rsidRDefault="00E34345" w:rsidP="00E34345">
      <w:pPr>
        <w:autoSpaceDE w:val="0"/>
        <w:autoSpaceDN w:val="0"/>
        <w:adjustRightInd w:val="0"/>
        <w:spacing w:after="0" w:line="240" w:lineRule="auto"/>
        <w:ind w:left="1440" w:firstLine="720"/>
        <w:jc w:val="both"/>
      </w:pPr>
    </w:p>
    <w:p w14:paraId="521306DB" w14:textId="77777777" w:rsidR="0032780A" w:rsidRPr="008B6C30" w:rsidRDefault="0032780A" w:rsidP="004E7AA9">
      <w:pPr>
        <w:pStyle w:val="ListParagraph"/>
        <w:numPr>
          <w:ilvl w:val="1"/>
          <w:numId w:val="6"/>
        </w:numPr>
        <w:jc w:val="both"/>
        <w:rPr>
          <w:rFonts w:ascii="Times New Roman" w:hAnsi="Times New Roman" w:cs="Times New Roman"/>
          <w:b/>
          <w:bCs/>
          <w:sz w:val="20"/>
          <w:szCs w:val="20"/>
        </w:rPr>
      </w:pPr>
      <w:r w:rsidRPr="008B6C30">
        <w:rPr>
          <w:rFonts w:ascii="Times New Roman" w:hAnsi="Times New Roman" w:cs="Times New Roman"/>
          <w:b/>
          <w:bCs/>
          <w:sz w:val="20"/>
          <w:szCs w:val="20"/>
        </w:rPr>
        <w:t>Image Segmentation</w:t>
      </w:r>
    </w:p>
    <w:p w14:paraId="3EFAEFCD" w14:textId="77777777" w:rsidR="0011094E" w:rsidRPr="008B6C30" w:rsidRDefault="0011094E" w:rsidP="008B6C30">
      <w:pPr>
        <w:autoSpaceDE w:val="0"/>
        <w:autoSpaceDN w:val="0"/>
        <w:adjustRightInd w:val="0"/>
        <w:spacing w:after="0" w:line="240" w:lineRule="auto"/>
        <w:ind w:left="360" w:firstLine="720"/>
        <w:jc w:val="both"/>
      </w:pPr>
      <w:r w:rsidRPr="008B6C30">
        <w:t xml:space="preserve">Rasters resulted from the best models were also segmented using a binary fitness function. Accordingly, if the predicted concentration of Cr for a pixel is greater than a threshold value (i.e., the average measured concentration), the desired pixel got the value of one; otherwise, it obtained the zero value. The binary fitness function used to classify image pixel is as </w:t>
      </w:r>
      <w:r w:rsidR="008B6C30" w:rsidRPr="008B6C30">
        <w:t>Equation (10</w:t>
      </w:r>
      <w:r w:rsidRPr="008B6C30">
        <w:t>)</w:t>
      </w:r>
      <w:r w:rsidR="00AA7F3D" w:rsidRPr="008B6C30">
        <w:t xml:space="preserve"> </w:t>
      </w:r>
      <w:r w:rsidR="00AA7F3D" w:rsidRPr="008B6C30">
        <w:fldChar w:fldCharType="begin" w:fldLock="1"/>
      </w:r>
      <w:r w:rsidR="00455936">
        <w:instrText>ADDIN CSL_CITATION {"citationItems":[{"id":"ITEM-1","itemData":{"DOI":"10.3390/rs13071277","ISSN":"20724292","abstract":"Weathering and oxidation of sulphide minerals in mine wastes release toxic elements in surrounding environments. As an alternative to traditional sampling and chemical analysis methods, the capability of proximal and remote sensing techniques was investigated in this study to predict Chromium (Cr) concentration in 120 soil samples collected from a dumpsite in Sarcheshmeh copper mine, Iran. The samples’ mineralogy and Cr concentration were determined and were then subjected to laboratory reflectance spectroscopy in the range of Visible–Near Infrared–Shortwave Infrared (VNIR–SWIR: 350–2500 nm). The raw spectra were pre-processed using Savitzky-Golay First-Derivative (SG-FD) and Savitzky-Golay Second-Derivative (SG-SD) algorithms. The important wavelengths were determined using Partial Least Squares Regression (PLSR) coefficients and Genetic Algorithm (GA). Artificial Neural Networks (ANN), Stepwise Multiple Linear Regression (SMLR) and PLSR data mining methods were applied to the selected spectral variables to assess Cr concentration. The developed models were then applied to the selected bands of Aster, Hyperion, Sentinel-2A, and Landsat 8-OLI satellite images of the area. Afterwards, rasters obtained from the best prediction model were segmented using a binary fitness function. According to the outputs of the laboratory reflectance spectroscopy, the highest prediction accuracy was obtained using ANN applied to the SD pre-processed spectra with R2 = 0.91, RMSE = 8.73 mg/kg and RPD = 2.76. SD-ANN also showed an acceptable performance on mapping the spatial distribution of Cr using the ordinary kriging technique. Using satellite images, SD-SMLR provided the best prediction models with R2 values of 0.61 and 0.53 for Hyperion and Sentinel-2A, respectively. This led to the higher visual similarity of the segmented Hyperion and Sentinel-2A images with the Cr distribution map. This study’s findings indicated that applying the best prediction models obtained by spectroscopy to the selected wavebands of Hyperion and Sentinel-2A satellite imagery could be considered a promising technique for rapid, cost-effective and eco-friendly assessment of Cr concentration in highly heterogeneous mining areas.","author":[{"dropping-particle":"","family":"Khosravi","given":"Vahid","non-dropping-particle":"","parse-names":false,"suffix":""},{"dropping-particle":"","family":"Doulati Ardejani","given":"Faramarz","non-dropping-particle":"","parse-names":false,"suffix":""},{"dropping-particle":"","family":"Gholizadeh","given":"Asa","non-dropping-particle":"","parse-names":false,"suffix":""},{"dropping-particle":"","family":"Saberioon","given":"Mohammadmehdi","non-dropping-particle":"","parse-names":false,"suffix":""}],"container-title":"Remote Sensing","id":"ITEM-1","issue":"7","issued":{"date-parts":[["2021"]]},"title":"Satellite imagery for monitoring and mapping soil chromium pollution in a mine waste dump","type":"article-journal","volume":"13"},"uris":["http://www.mendeley.com/documents/?uuid=091ae81b-5767-462c-9dda-d3c81d9e2c76"]}],"mendeley":{"formattedCitation":"[60]","plainTextFormattedCitation":"[60]","previouslyFormattedCitation":"[60]"},"properties":{"noteIndex":0},"schema":"https://github.com/citation-style-language/schema/raw/master/csl-citation.json"}</w:instrText>
      </w:r>
      <w:r w:rsidR="00AA7F3D" w:rsidRPr="008B6C30">
        <w:fldChar w:fldCharType="separate"/>
      </w:r>
      <w:r w:rsidR="00601B2A" w:rsidRPr="00601B2A">
        <w:rPr>
          <w:noProof/>
        </w:rPr>
        <w:t>[60]</w:t>
      </w:r>
      <w:r w:rsidR="00AA7F3D" w:rsidRPr="008B6C30">
        <w:fldChar w:fldCharType="end"/>
      </w:r>
      <w:r w:rsidRPr="008B6C30">
        <w:t>:</w:t>
      </w:r>
    </w:p>
    <w:p w14:paraId="3BCE690F" w14:textId="77777777" w:rsidR="008B6C30" w:rsidRPr="008B6C30" w:rsidRDefault="008B6C30" w:rsidP="008B6C30">
      <w:pPr>
        <w:autoSpaceDE w:val="0"/>
        <w:autoSpaceDN w:val="0"/>
        <w:adjustRightInd w:val="0"/>
        <w:spacing w:after="0" w:line="240" w:lineRule="auto"/>
        <w:ind w:left="360" w:firstLine="720"/>
        <w:jc w:val="both"/>
      </w:pPr>
    </w:p>
    <w:p w14:paraId="78A13944" w14:textId="77777777" w:rsidR="008B6C30" w:rsidRPr="008B6C30" w:rsidRDefault="008B6C30" w:rsidP="008B6C30">
      <w:pPr>
        <w:autoSpaceDE w:val="0"/>
        <w:autoSpaceDN w:val="0"/>
        <w:adjustRightInd w:val="0"/>
        <w:spacing w:after="0" w:line="240" w:lineRule="auto"/>
        <w:ind w:left="360" w:firstLine="720"/>
        <w:jc w:val="both"/>
      </w:pPr>
      <m:oMath>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v</m:t>
                    </m:r>
                  </m:sub>
                </m:sSub>
              </m:e>
              <m:e>
                <m:r>
                  <w:rPr>
                    <w:rFonts w:ascii="Cambria Math" w:hAnsi="Cambria Math"/>
                  </w:rPr>
                  <m:t>0    if      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v</m:t>
                    </m:r>
                  </m:sub>
                </m:sSub>
              </m:e>
            </m:eqArr>
          </m:e>
        </m:d>
      </m:oMath>
      <w:r w:rsidRPr="008B6C30">
        <w:rPr>
          <w:rFonts w:eastAsiaTheme="minorEastAsia"/>
        </w:rPr>
        <w:tab/>
        <w:t xml:space="preserve">                                                                           Eq. 10</w:t>
      </w:r>
    </w:p>
    <w:p w14:paraId="5C1ED738" w14:textId="77777777" w:rsidR="0011094E" w:rsidRPr="008B6C30" w:rsidRDefault="0011094E" w:rsidP="008B6C30">
      <w:pPr>
        <w:autoSpaceDE w:val="0"/>
        <w:autoSpaceDN w:val="0"/>
        <w:adjustRightInd w:val="0"/>
        <w:spacing w:after="0" w:line="240" w:lineRule="auto"/>
        <w:ind w:left="720" w:firstLine="720"/>
        <w:jc w:val="both"/>
      </w:pPr>
    </w:p>
    <w:p w14:paraId="26336061" w14:textId="77777777" w:rsidR="0011094E" w:rsidRPr="008B6C30" w:rsidRDefault="0011094E" w:rsidP="008B6C30">
      <w:pPr>
        <w:autoSpaceDE w:val="0"/>
        <w:autoSpaceDN w:val="0"/>
        <w:adjustRightInd w:val="0"/>
        <w:spacing w:after="0" w:line="240" w:lineRule="auto"/>
        <w:ind w:left="360" w:firstLine="720"/>
        <w:jc w:val="both"/>
      </w:pPr>
      <w:r w:rsidRPr="008B6C30">
        <w:t xml:space="preserve">where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8B6C30">
        <w:t xml:space="preserve"> is the pixel in row i and column j of the image matrix, </w:t>
      </w:r>
      <m:oMath>
        <m:sSub>
          <m:sSubPr>
            <m:ctrlPr>
              <w:rPr>
                <w:rFonts w:ascii="Cambria Math" w:hAnsi="Cambria Math"/>
                <w:i/>
              </w:rPr>
            </m:ctrlPr>
          </m:sSubPr>
          <m:e>
            <m:r>
              <w:rPr>
                <w:rFonts w:ascii="Cambria Math" w:hAnsi="Cambria Math"/>
              </w:rPr>
              <m:t>T</m:t>
            </m:r>
          </m:e>
          <m:sub>
            <m:r>
              <w:rPr>
                <w:rFonts w:ascii="Cambria Math" w:hAnsi="Cambria Math"/>
              </w:rPr>
              <m:t>v</m:t>
            </m:r>
          </m:sub>
        </m:sSub>
      </m:oMath>
      <w:r w:rsidRPr="008B6C30">
        <w:t xml:space="preserve"> is the threshold value, and P(</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8B6C30">
        <w:t xml:space="preserve">) and </w:t>
      </w:r>
      <m:oMath>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oMath>
      <w:r w:rsidRPr="008B6C30">
        <w:t xml:space="preserve"> are the predicted and segmented values for the same pixel, respectively</w:t>
      </w:r>
      <w:r w:rsidR="008B6C30" w:rsidRPr="008B6C30">
        <w:t xml:space="preserve"> </w:t>
      </w:r>
      <w:r w:rsidR="00DE69D7" w:rsidRPr="008B6C30">
        <w:fldChar w:fldCharType="begin" w:fldLock="1"/>
      </w:r>
      <w:r w:rsidR="00455936">
        <w:instrText>ADDIN CSL_CITATION {"citationItems":[{"id":"ITEM-1","itemData":{"DOI":"10.3390/rs13071277","ISSN":"20724292","abstract":"Weathering and oxidation of sulphide minerals in mine wastes release toxic elements in surrounding environments. As an alternative to traditional sampling and chemical analysis methods, the capability of proximal and remote sensing techniques was investigated in this study to predict Chromium (Cr) concentration in 120 soil samples collected from a dumpsite in Sarcheshmeh copper mine, Iran. The samples’ mineralogy and Cr concentration were determined and were then subjected to laboratory reflectance spectroscopy in the range of Visible–Near Infrared–Shortwave Infrared (VNIR–SWIR: 350–2500 nm). The raw spectra were pre-processed using Savitzky-Golay First-Derivative (SG-FD) and Savitzky-Golay Second-Derivative (SG-SD) algorithms. The important wavelengths were determined using Partial Least Squares Regression (PLSR) coefficients and Genetic Algorithm (GA). Artificial Neural Networks (ANN), Stepwise Multiple Linear Regression (SMLR) and PLSR data mining methods were applied to the selected spectral variables to assess Cr concentration. The developed models were then applied to the selected bands of Aster, Hyperion, Sentinel-2A, and Landsat 8-OLI satellite images of the area. Afterwards, rasters obtained from the best prediction model were segmented using a binary fitness function. According to the outputs of the laboratory reflectance spectroscopy, the highest prediction accuracy was obtained using ANN applied to the SD pre-processed spectra with R2 = 0.91, RMSE = 8.73 mg/kg and RPD = 2.76. SD-ANN also showed an acceptable performance on mapping the spatial distribution of Cr using the ordinary kriging technique. Using satellite images, SD-SMLR provided the best prediction models with R2 values of 0.61 and 0.53 for Hyperion and Sentinel-2A, respectively. This led to the higher visual similarity of the segmented Hyperion and Sentinel-2A images with the Cr distribution map. This study’s findings indicated that applying the best prediction models obtained by spectroscopy to the selected wavebands of Hyperion and Sentinel-2A satellite imagery could be considered a promising technique for rapid, cost-effective and eco-friendly assessment of Cr concentration in highly heterogeneous mining areas.","author":[{"dropping-particle":"","family":"Khosravi","given":"Vahid","non-dropping-particle":"","parse-names":false,"suffix":""},{"dropping-particle":"","family":"Doulati Ardejani","given":"Faramarz","non-dropping-particle":"","parse-names":false,"suffix":""},{"dropping-particle":"","family":"Gholizadeh","given":"Asa","non-dropping-particle":"","parse-names":false,"suffix":""},{"dropping-particle":"","family":"Saberioon","given":"Mohammadmehdi","non-dropping-particle":"","parse-names":false,"suffix":""}],"container-title":"Remote Sensing","id":"ITEM-1","issue":"7","issued":{"date-parts":[["2021"]]},"title":"Satellite imagery for monitoring and mapping soil chromium pollution in a mine waste dump","type":"article-journal","volume":"13"},"uris":["http://www.mendeley.com/documents/?uuid=091ae81b-5767-462c-9dda-d3c81d9e2c76"]}],"mendeley":{"formattedCitation":"[60]","plainTextFormattedCitation":"[60]","previouslyFormattedCitation":"[60]"},"properties":{"noteIndex":0},"schema":"https://github.com/citation-style-language/schema/raw/master/csl-citation.json"}</w:instrText>
      </w:r>
      <w:r w:rsidR="00DE69D7" w:rsidRPr="008B6C30">
        <w:fldChar w:fldCharType="separate"/>
      </w:r>
      <w:r w:rsidR="00601B2A" w:rsidRPr="00601B2A">
        <w:rPr>
          <w:noProof/>
        </w:rPr>
        <w:t>[60]</w:t>
      </w:r>
      <w:r w:rsidR="00DE69D7" w:rsidRPr="008B6C30">
        <w:fldChar w:fldCharType="end"/>
      </w:r>
      <w:r w:rsidRPr="008B6C30">
        <w:t>.</w:t>
      </w:r>
    </w:p>
    <w:p w14:paraId="1C052555" w14:textId="77777777" w:rsidR="0011094E" w:rsidRPr="0011094E" w:rsidRDefault="0011094E" w:rsidP="008B6C30">
      <w:pPr>
        <w:ind w:left="360"/>
        <w:jc w:val="both"/>
        <w:rPr>
          <w:rFonts w:ascii="Times New Roman" w:hAnsi="Times New Roman" w:cs="Times New Roman"/>
          <w:b/>
          <w:bCs/>
          <w:sz w:val="20"/>
          <w:szCs w:val="20"/>
        </w:rPr>
      </w:pPr>
    </w:p>
    <w:p w14:paraId="0C75FB49" w14:textId="77777777" w:rsidR="0032780A" w:rsidRDefault="0032780A" w:rsidP="004E7AA9">
      <w:pPr>
        <w:pStyle w:val="ListParagraph"/>
        <w:numPr>
          <w:ilvl w:val="0"/>
          <w:numId w:val="6"/>
        </w:numPr>
        <w:autoSpaceDE w:val="0"/>
        <w:autoSpaceDN w:val="0"/>
        <w:adjustRightInd w:val="0"/>
        <w:spacing w:after="0" w:line="240" w:lineRule="auto"/>
        <w:rPr>
          <w:rFonts w:ascii="Times New Roman" w:hAnsi="Times New Roman" w:cs="Times New Roman"/>
          <w:b/>
          <w:bCs/>
          <w:sz w:val="20"/>
          <w:szCs w:val="20"/>
        </w:rPr>
      </w:pPr>
      <w:r w:rsidRPr="00E816E3">
        <w:rPr>
          <w:rFonts w:ascii="Times New Roman" w:hAnsi="Times New Roman" w:cs="Times New Roman"/>
          <w:b/>
          <w:bCs/>
          <w:sz w:val="20"/>
          <w:szCs w:val="20"/>
        </w:rPr>
        <w:t>Potential of recently developed and forthcoming spaceborne sensors for soil contamination monitoring</w:t>
      </w:r>
    </w:p>
    <w:p w14:paraId="2535C4FC" w14:textId="77777777" w:rsidR="000C0C4A" w:rsidRDefault="000C0C4A" w:rsidP="000C0C4A">
      <w:pPr>
        <w:pStyle w:val="ListParagraph"/>
        <w:autoSpaceDE w:val="0"/>
        <w:autoSpaceDN w:val="0"/>
        <w:adjustRightInd w:val="0"/>
        <w:spacing w:after="0" w:line="240" w:lineRule="auto"/>
        <w:ind w:left="360"/>
        <w:rPr>
          <w:rFonts w:ascii="Times New Roman" w:hAnsi="Times New Roman" w:cs="Times New Roman"/>
          <w:b/>
          <w:bCs/>
          <w:sz w:val="20"/>
          <w:szCs w:val="20"/>
        </w:rPr>
      </w:pPr>
    </w:p>
    <w:p w14:paraId="1AD2CA7F" w14:textId="77777777" w:rsidR="000C0C4A" w:rsidRPr="002A338E" w:rsidRDefault="000C0C4A" w:rsidP="002A338E">
      <w:pPr>
        <w:ind w:firstLine="360"/>
        <w:jc w:val="both"/>
        <w:rPr>
          <w:rFonts w:cs="AdvOT3b30f6db.B"/>
        </w:rPr>
      </w:pPr>
      <w:r w:rsidRPr="002A338E">
        <w:rPr>
          <w:rFonts w:cs="AdvOT3b30f6db.B"/>
        </w:rPr>
        <w:t>The identified potential of</w:t>
      </w:r>
      <w:r w:rsidR="007403B6" w:rsidRPr="002A338E">
        <w:rPr>
          <w:rFonts w:cs="AdvOT3b30f6db.B"/>
        </w:rPr>
        <w:t xml:space="preserve"> imaging</w:t>
      </w:r>
      <w:r w:rsidRPr="002A338E">
        <w:rPr>
          <w:rFonts w:cs="AdvOT3b30f6db.B"/>
        </w:rPr>
        <w:t xml:space="preserve"> spectroscopy</w:t>
      </w:r>
      <w:r w:rsidR="008B6C30" w:rsidRPr="002A338E">
        <w:rPr>
          <w:rFonts w:cs="AdvOT3b30f6db.B"/>
        </w:rPr>
        <w:t xml:space="preserve"> </w:t>
      </w:r>
      <w:r w:rsidR="007403B6" w:rsidRPr="002A338E">
        <w:rPr>
          <w:rFonts w:cs="AdvOT3b30f6db.B"/>
        </w:rPr>
        <w:t>(IS)</w:t>
      </w:r>
      <w:r w:rsidRPr="002A338E">
        <w:rPr>
          <w:rFonts w:cs="AdvOT3b30f6db.B"/>
          <w:rtl/>
        </w:rPr>
        <w:t xml:space="preserve"> </w:t>
      </w:r>
      <w:r w:rsidRPr="002A338E">
        <w:rPr>
          <w:rFonts w:cs="AdvOT3b30f6db.B"/>
        </w:rPr>
        <w:t>is not counterbalanced by the accessibility of satellite imaging data, although their number and availability are constantly growing. Moreover, the opening of large data sources such as Landsat</w:t>
      </w:r>
      <w:r w:rsidR="008B6C30" w:rsidRPr="002A338E">
        <w:rPr>
          <w:rFonts w:cs="AdvOT3b30f6db.B"/>
        </w:rPr>
        <w:t xml:space="preserve"> </w:t>
      </w:r>
      <w:r w:rsidR="00544F2B" w:rsidRPr="002A338E">
        <w:rPr>
          <w:rFonts w:cs="AdvOT3b30f6db.B"/>
        </w:rPr>
        <w:fldChar w:fldCharType="begin" w:fldLock="1"/>
      </w:r>
      <w:r w:rsidR="004B640A">
        <w:rPr>
          <w:rFonts w:cs="AdvOT3b30f6db.B"/>
        </w:rPr>
        <w:instrText>ADDIN CSL_CITATION {"citationItems":[{"id":"ITEM-1","itemData":{"DOI":"10.1038/513030a","ISSN":"14764687","PMID":"25186885","author":[{"dropping-particle":"","family":"Wulder","given":"Michael A.","non-dropping-particle":"","parse-names":false,"suffix":""},{"dropping-particle":"","family":"Coops","given":"Nicholas C.","non-dropping-particle":"","parse-names":false,"suffix":""}],"container-title":"Nature","id":"ITEM-1","issue":"7516","issued":{"date-parts":[["2014"]]},"page":"30-31","title":"Satellites: Make Earth observations open access.","type":"article-journal","volume":"513"},"uris":["http://www.mendeley.com/documents/?uuid=f9a34a24-a7a9-4ddc-91c7-99b7c34d7cc3"]}],"mendeley":{"formattedCitation":"[133]","plainTextFormattedCitation":"[133]","previouslyFormattedCitation":"[133]"},"properties":{"noteIndex":0},"schema":"https://github.com/citation-style-language/schema/raw/master/csl-citation.json"}</w:instrText>
      </w:r>
      <w:r w:rsidR="00544F2B" w:rsidRPr="002A338E">
        <w:rPr>
          <w:rFonts w:cs="AdvOT3b30f6db.B"/>
        </w:rPr>
        <w:fldChar w:fldCharType="separate"/>
      </w:r>
      <w:r w:rsidR="00792D1D" w:rsidRPr="00792D1D">
        <w:rPr>
          <w:rFonts w:cs="AdvOT3b30f6db.B"/>
          <w:noProof/>
        </w:rPr>
        <w:t>[133]</w:t>
      </w:r>
      <w:r w:rsidR="00544F2B" w:rsidRPr="002A338E">
        <w:rPr>
          <w:rFonts w:cs="AdvOT3b30f6db.B"/>
        </w:rPr>
        <w:fldChar w:fldCharType="end"/>
      </w:r>
      <w:r w:rsidR="008B6C30" w:rsidRPr="002A338E">
        <w:rPr>
          <w:rFonts w:cs="AdvOT3b30f6db.B"/>
        </w:rPr>
        <w:t xml:space="preserve">, </w:t>
      </w:r>
      <w:r w:rsidRPr="002A338E">
        <w:rPr>
          <w:rFonts w:cs="AdvOT3b30f6db.B"/>
        </w:rPr>
        <w:t>entire space missions expanded for the public domain such as the Copernicus program of the European space agency (ESA)</w:t>
      </w:r>
      <w:r w:rsidR="008B6C30" w:rsidRPr="002A338E">
        <w:rPr>
          <w:rFonts w:cs="AdvOT3b30f6db.B"/>
        </w:rPr>
        <w:t xml:space="preserve"> </w:t>
      </w:r>
      <w:r w:rsidR="00544F2B" w:rsidRPr="002A338E">
        <w:rPr>
          <w:rFonts w:cs="AdvOT3b30f6db.B"/>
        </w:rPr>
        <w:fldChar w:fldCharType="begin" w:fldLock="1"/>
      </w:r>
      <w:r w:rsidR="008B64AA">
        <w:rPr>
          <w:rFonts w:cs="AdvOT3b30f6db.B"/>
        </w:rPr>
        <w:instrText>ADDIN CSL_CITATION {"citationItems":[{"id":"ITEM-1","itemData":{"DOI":"10.1016/j.rse.2011.07.024","ISSN":"00344257","abstract":"Global Monitoring for Environment and Security (GMES) is the European programme to establish a European capacity for Earth Observation. GMES is designed to provide European policy makers and public authorities with accurate and timely information to better manage the environment, understand and mitigate the effects of climate change and ensure civil security. Sentinel-3 is an Earth observation satellite mission specifically designed for GMES to ensure the long-term collection and operational delivery of high-quality measurements to GMES ocean, land, and atmospheric services, while contributing to the GMES, emergency and security services. Key Sentinel-3 measurement requirements, corresponding to identified GMES user needs, have been derived as follows: •Sea surface topography (SSH), significant wave height (Hs) and surface wind speed derived over the global ocean to an equivalent accuracy and precision as that presently achieved by ENVISAT Radar Altimeter-2 (RA-2) but with enhanced surface topography measurements in the coastal zone, sea ice regions and over inland rivers, their tributaries and lakes.•Sea surface temperature (SST) determined for oceanic and coastal waters globally to an equivalent accuracy and precision as that presently achieved by the ENVISAT Advanced Along Track Scanning Radiometer (AATSR) over the ocean (i.e. &lt;0.3K), at a spatial resolution of 1km.•Visible, and Short-Wave Infrared radiances for oceanic, inland and coastal waters at a spatial resolution of 0.3km (simultaneously and co-registered with SST measurements), determined to an equivalent level of accuracy and precision as ENVISAT Medium Resolution Imaging Spectrometer with complete ocean coverage in 2-3days.•Visible and infrared radiances over global land-surfaces in 1-2days, sea-ice and ice-sheets equivalent to those currently provided from ENVISAT MERIS, AATSR and Système Probatoire d'Observation de la Terre (SPOT) Vegetation. The Sentinel-3 mission addresses these requirements by implementing and operating: •A dual frequency, Synthetic Aperture Radar Altimeter (SRAL) instrument supported by a dual frequency passive microwave radiometer (MWR) for wet-tropospheric correction, a Precise Orbit Determination package including a GPS receiver, a DORIS instrument and a laser retro-reflector.•A highly sensitive Ocean and Land Colour Imager (OLCI) delivering multi-channel wide-swath optical measurements for ocean and land surfaces.•A dual-view Sea and Land Surface Temperature Radio…","author":[{"dropping-particle":"","family":"Donlon","given":"C.","non-dropping-particle":"","parse-names":false,"suffix":""},{"dropping-particle":"","family":"Berruti","given":"B.","non-dropping-particle":"","parse-names":false,"suffix":""},{"dropping-particle":"","family":"Buongiorno","given":"A.","non-dropping-particle":"","parse-names":false,"suffix":""},{"dropping-particle":"","family":"Ferreira","given":"M. H.","non-dropping-particle":"","parse-names":false,"suffix":""},{"dropping-particle":"","family":"Féménias","given":"P.","non-dropping-particle":"","parse-names":false,"suffix":""},{"dropping-particle":"","family":"Frerick","given":"J.","non-dropping-particle":"","parse-names":false,"suffix":""},{"dropping-particle":"","family":"Goryl","given":"P.","non-dropping-particle":"","parse-names":false,"suffix":""},{"dropping-particle":"","family":"Klein","given":"U.","non-dropping-particle":"","parse-names":false,"suffix":""},{"dropping-particle":"","family":"Laur","given":"H.","non-dropping-particle":"","parse-names":false,"suffix":""},{"dropping-particle":"","family":"Mavrocordatos","given":"C.","non-dropping-particle":"","parse-names":false,"suffix":""},{"dropping-particle":"","family":"Nieke","given":"J.","non-dropping-particle":"","parse-names":false,"suffix":""},{"dropping-particle":"","family":"Rebhan","given":"H.","non-dropping-particle":"","parse-names":false,"suffix":""},{"dropping-particle":"","family":"Seitz","given":"B.","non-dropping-particle":"","parse-names":false,"suffix":""},{"dropping-particle":"","family":"Stroede","given":"J.","non-dropping-particle":"","parse-names":false,"suffix":""},{"dropping-particle":"","family":"Sciarra","given":"R.","non-dropping-particle":"","parse-names":false,"suffix":""}],"container-title":"Remote Sensing of Environment","id":"ITEM-1","issued":{"date-parts":[["2012"]]},"page":"37-57","title":"The Global Monitoring for Environment and Security (GMES) Sentinel-3 mission","type":"article-journal","volume":"120"},"uris":["http://www.mendeley.com/documents/?uuid=200589ab-67f5-49fb-a601-1eb5d72085e6"]}],"mendeley":{"formattedCitation":"[221]","plainTextFormattedCitation":"[221]","previouslyFormattedCitation":"[221]"},"properties":{"noteIndex":0},"schema":"https://github.com/citation-style-language/schema/raw/master/csl-citation.json"}</w:instrText>
      </w:r>
      <w:r w:rsidR="00544F2B" w:rsidRPr="002A338E">
        <w:rPr>
          <w:rFonts w:cs="AdvOT3b30f6db.B"/>
        </w:rPr>
        <w:fldChar w:fldCharType="separate"/>
      </w:r>
      <w:r w:rsidR="008D1F9D" w:rsidRPr="008D1F9D">
        <w:rPr>
          <w:rFonts w:cs="AdvOT3b30f6db.B"/>
          <w:noProof/>
        </w:rPr>
        <w:t>[221]</w:t>
      </w:r>
      <w:r w:rsidR="00544F2B" w:rsidRPr="002A338E">
        <w:rPr>
          <w:rFonts w:cs="AdvOT3b30f6db.B"/>
        </w:rPr>
        <w:fldChar w:fldCharType="end"/>
      </w:r>
      <w:r w:rsidR="00544F2B" w:rsidRPr="002A338E">
        <w:rPr>
          <w:rFonts w:cs="AdvOT3b30f6db.B"/>
        </w:rPr>
        <w:fldChar w:fldCharType="begin" w:fldLock="1"/>
      </w:r>
      <w:r w:rsidR="008B64AA">
        <w:rPr>
          <w:rFonts w:cs="AdvOT3b30f6db.B"/>
        </w:rPr>
        <w:instrText>ADDIN CSL_CITATION {"citationItems":[{"id":"ITEM-1","itemData":{"DOI":"10.1016/j.isprsjprs.2015.05.005","ISSN":"09242716","abstract":"Forthcoming superspectral satellite missions dedicated to land monitoring, as well as planned imaging spectrometers, will unleash an unprecedented data stream. The processing requirements for such large data streams involve processing techniques enabling the spatio-temporally explicit quantification of vegetation properties. Typically retrieval must be accurate, robust and fast. Hence, there is a strict requirement to identify next-generation bio-geophysical variable retrieval algorithms which can be molded into an operational processing chain. This paper offers a review of state-of-the-art retrieval methods for quantitative terrestrial bio-geophysical variable extraction using optical remote sensing imagery. We can categorize these methods into (1) parametric regression, (2) non-parametric regression, (3) physically-based and (4) hybrid methods. Hybrid methods combine generic capabilities of physically-based methods with flexible and computationally efficient methods, typically non-parametric regression methods. A review of the theoretical basis of all these methods is given first and followed by published applications. This paper focusses on: (1) retrievability of bio-geophysical variables, (2) ability to generate multiple outputs, (3) possibilities for model transparency description, (4) mapping speed, and (5) possibilities for uncertainty retrieval. Finally, the prospects of implementing these methods into future processing chains for operational retrieval of vegetation properties are presented and discussed.","author":[{"dropping-particle":"","family":"Verrelst","given":"Jochem","non-dropping-particle":"","parse-names":false,"suffix":""},{"dropping-particle":"","family":"Camps-Valls","given":"Gustau","non-dropping-particle":"","parse-names":false,"suffix":""},{"dropping-particle":"","family":"Muñoz-Marí","given":"Jordi","non-dropping-particle":"","parse-names":false,"suffix":""},{"dropping-particle":"","family":"Rivera","given":"Juan Pablo","non-dropping-particle":"","parse-names":false,"suffix":""},{"dropping-particle":"","family":"Veroustraete","given":"Frank","non-dropping-particle":"","parse-names":false,"suffix":""},{"dropping-particle":"","family":"Clevers","given":"Jan G.P.W.","non-dropping-particle":"","parse-names":false,"suffix":""},{"dropping-particle":"","family":"Moreno","given":"José","non-dropping-particle":"","parse-names":false,"suffix":""}],"container-title":"ISPRS Journal of Photogrammetry and Remote Sensing","id":"ITEM-1","issued":{"date-parts":[["2015"]]},"page":"273-290","title":"Optical remote sensing and the retrieval of terrestrial vegetation bio-geophysical properties - A review","type":"article-journal","volume":"108"},"uris":["http://www.mendeley.com/documents/?uuid=9bd24fdc-4e68-4d92-a677-f7b9d15d9bc3"]}],"mendeley":{"formattedCitation":"[222]","plainTextFormattedCitation":"[222]","previouslyFormattedCitation":"[222]"},"properties":{"noteIndex":0},"schema":"https://github.com/citation-style-language/schema/raw/master/csl-citation.json"}</w:instrText>
      </w:r>
      <w:r w:rsidR="00544F2B" w:rsidRPr="002A338E">
        <w:rPr>
          <w:rFonts w:cs="AdvOT3b30f6db.B"/>
        </w:rPr>
        <w:fldChar w:fldCharType="separate"/>
      </w:r>
      <w:r w:rsidR="008D1F9D" w:rsidRPr="008D1F9D">
        <w:rPr>
          <w:rFonts w:cs="AdvOT3b30f6db.B"/>
          <w:noProof/>
        </w:rPr>
        <w:t>[222]</w:t>
      </w:r>
      <w:r w:rsidR="00544F2B" w:rsidRPr="002A338E">
        <w:rPr>
          <w:rFonts w:cs="AdvOT3b30f6db.B"/>
        </w:rPr>
        <w:fldChar w:fldCharType="end"/>
      </w:r>
      <w:r w:rsidR="00544F2B" w:rsidRPr="002A338E">
        <w:rPr>
          <w:rFonts w:cs="AdvOT3b30f6db.B"/>
        </w:rPr>
        <w:fldChar w:fldCharType="begin" w:fldLock="1"/>
      </w:r>
      <w:r w:rsidR="004B640A">
        <w:rPr>
          <w:rFonts w:cs="AdvOT3b30f6db.B"/>
        </w:rPr>
        <w:instrText>ADDIN CSL_CITATION {"citationItems":[{"id":"ITEM-1","itemData":{"DOI":"10.1080/2150704X.2016.1149251","ISSN":"21507058","abstract":"In this study we use ground reference data from 962 forest plots to demonstrate the potential of Sentinel-2 (S2) bands in estimating canopy biophysical properties in boreal forests in Finland. We simulated canopy bidirectional reflectance factors (BRFs) using the PARAS model, which applies photon recollision probability. Results showed that the highest correlation between simulated S2 BRFs and fraction of absorbed photosynthetically active radiation (fPAR) was for the band combination band 7/band 9 (wavelengths 773-793 nm and 935-955 nm, respectively) (the coefficient of determination (R2) was 0.93). For effective leaf area index (LAIe) the best band combination was band 8/band 4 (wavelengths 785-900 nm and 650-680 nm, respectively) (R2 = 0.93). Based on this study, the above-ground biomass (AGB) and S2 band combinations did not show strong relationships (R2 = 0.24). The new inverted red-edge chlorophyll index (IRECI) and Sentinel-2 red-edge position - index (S2REP) showed moderate relationships with fPAR (R2 = 0.61 and R2 = 0.45, respectively) and LAIe (R2 = 0.56 and R2 = 0.30, respectively). This study demonstrated the potential of the S2 data to estimate canopy biophysical properties.","author":[{"dropping-particle":"","family":"Majasalmi","given":"Titta","non-dropping-particle":"","parse-names":false,"suffix":""},{"dropping-particle":"","family":"Rautiainen","given":"Miina","non-dropping-particle":"","parse-names":false,"suffix":""}],"container-title":"Remote Sensing Letters","id":"ITEM-1","issue":"5","issued":{"date-parts":[["2016"]]},"page":"427-436","title":"The potential of Sentinel-2 data for estimating biophysical variables in a boreal forest: A simulation study","type":"article-journal","volume":"7"},"uris":["http://www.mendeley.com/documents/?uuid=4326c45d-b3af-48dc-aed4-12c97b600cca"]}],"mendeley":{"formattedCitation":"[134]","plainTextFormattedCitation":"[134]","previouslyFormattedCitation":"[134]"},"properties":{"noteIndex":0},"schema":"https://github.com/citation-style-language/schema/raw/master/csl-citation.json"}</w:instrText>
      </w:r>
      <w:r w:rsidR="00544F2B" w:rsidRPr="002A338E">
        <w:rPr>
          <w:rFonts w:cs="AdvOT3b30f6db.B"/>
        </w:rPr>
        <w:fldChar w:fldCharType="separate"/>
      </w:r>
      <w:r w:rsidR="00792D1D" w:rsidRPr="00792D1D">
        <w:rPr>
          <w:rFonts w:cs="AdvOT3b30f6db.B"/>
          <w:noProof/>
        </w:rPr>
        <w:t>[134]</w:t>
      </w:r>
      <w:r w:rsidR="00544F2B" w:rsidRPr="002A338E">
        <w:rPr>
          <w:rFonts w:cs="AdvOT3b30f6db.B"/>
        </w:rPr>
        <w:fldChar w:fldCharType="end"/>
      </w:r>
      <w:r w:rsidR="008B6C30" w:rsidRPr="002A338E">
        <w:rPr>
          <w:rFonts w:cs="AdvOT3b30f6db.B"/>
        </w:rPr>
        <w:t>,</w:t>
      </w:r>
      <w:r w:rsidR="00544F2B" w:rsidRPr="002A338E">
        <w:rPr>
          <w:rFonts w:cs="AdvOT3b30f6db.B"/>
        </w:rPr>
        <w:t xml:space="preserve"> </w:t>
      </w:r>
      <w:r w:rsidRPr="002A338E">
        <w:rPr>
          <w:rFonts w:cs="AdvOT3b30f6db.B"/>
        </w:rPr>
        <w:t>the WorldView-3 and the WorldView-4 of the American DigitalGlobe</w:t>
      </w:r>
      <w:r w:rsidR="008B6C30" w:rsidRPr="002A338E">
        <w:rPr>
          <w:rFonts w:cs="AdvOT3b30f6db.B"/>
        </w:rPr>
        <w:t xml:space="preserve"> </w:t>
      </w:r>
      <w:r w:rsidR="00544F2B" w:rsidRPr="002A338E">
        <w:rPr>
          <w:rFonts w:cs="AdvOT3b30f6db.B"/>
        </w:rPr>
        <w:fldChar w:fldCharType="begin" w:fldLock="1"/>
      </w:r>
      <w:r w:rsidR="008B64AA">
        <w:rPr>
          <w:rFonts w:cs="AdvOT3b30f6db.B"/>
        </w:rPr>
        <w:instrText>ADDIN CSL_CITATION {"citationItems":[{"id":"ITEM-1","itemData":{"DOI":"10.3390/rs71012635","ISSN":"20724292","abstract":"Iron is an indicator for soil fertility and the usability of an area for cultivating crops. Remote sensing is the only suitable tool for surveying large areas at a high temporal and spatial interval, yet a relative high spectral resolution is needed for mapping iron contents with reflectance data. Sentinel-2 has several bands that cover the 0.9 μm iron absorption feature, while space-borne sensors traditionally used for geologic remote sensing, like ASTER and Landsat, had only one band in this feature. In this paper, we introduce a curve-fitting technique for Sentinel-2 that approximates the iron absorption feature at a hyperspectral resolution. We test our technique on library spectra of different iron bearing minerals and we apply it to a Sentinel-2 image synthesized from an airborne hyperspectral dataset. Our method finds the wavelength position of maximum absorption and absolute absorption depth for minerals Beryl, Bronzite, Goethite, Jarosite and Hematite. Sentinel-2 offers information on the 0.9 μm absorption feature that until now was reserved for hyperspectral instruments. Being a satellite mission, this information comes at a lower spatial resolution than airborne hyperspectral data, but with a large spatial coverage and frequent revisit time.","author":[{"dropping-particle":"","family":"Werff","given":"Harald","non-dropping-particle":"van der","parse-names":false,"suffix":""},{"dropping-particle":"","family":"Meer","given":"Freek","non-dropping-particle":"van der","parse-names":false,"suffix":""}],"container-title":"Remote Sensing","id":"ITEM-1","issue":"10","issued":{"date-parts":[["2015"]]},"page":"12635-12653","title":"Sentinel-2 for mapping iron absorption feature parameters","type":"article-journal","volume":"7"},"uris":["http://www.mendeley.com/documents/?uuid=58384ebb-9515-4d94-a7b1-d81e6aba8561"]}],"mendeley":{"formattedCitation":"[223]","plainTextFormattedCitation":"[223]","previouslyFormattedCitation":"[223]"},"properties":{"noteIndex":0},"schema":"https://github.com/citation-style-language/schema/raw/master/csl-citation.json"}</w:instrText>
      </w:r>
      <w:r w:rsidR="00544F2B" w:rsidRPr="002A338E">
        <w:rPr>
          <w:rFonts w:cs="AdvOT3b30f6db.B"/>
        </w:rPr>
        <w:fldChar w:fldCharType="separate"/>
      </w:r>
      <w:r w:rsidR="008D1F9D" w:rsidRPr="008D1F9D">
        <w:rPr>
          <w:rFonts w:cs="AdvOT3b30f6db.B"/>
          <w:noProof/>
        </w:rPr>
        <w:t>[223]</w:t>
      </w:r>
      <w:r w:rsidR="00544F2B" w:rsidRPr="002A338E">
        <w:rPr>
          <w:rFonts w:cs="AdvOT3b30f6db.B"/>
        </w:rPr>
        <w:fldChar w:fldCharType="end"/>
      </w:r>
      <w:r w:rsidR="008B6C30" w:rsidRPr="002A338E">
        <w:rPr>
          <w:rFonts w:cs="AdvOT3b30f6db.B"/>
        </w:rPr>
        <w:t xml:space="preserve"> </w:t>
      </w:r>
      <w:r w:rsidRPr="002A338E">
        <w:rPr>
          <w:rFonts w:cs="AdvOT3b30f6db.B"/>
        </w:rPr>
        <w:t>has brought advantages for application of spaceborne technologies. Furthermore, in near future a new generation of hyper and superspectral spaceborne sensors with higher signal to noise ratio (SNR) and shorter revisit-time is due to be launched, including HYPXIM</w:t>
      </w:r>
      <w:r w:rsidR="008B6C30" w:rsidRPr="002A338E">
        <w:rPr>
          <w:rFonts w:cs="AdvOT3b30f6db.B"/>
        </w:rPr>
        <w:t xml:space="preserve"> </w:t>
      </w:r>
      <w:r w:rsidR="00544F2B" w:rsidRPr="002A338E">
        <w:rPr>
          <w:rFonts w:cs="AdvOT3b30f6db.B"/>
        </w:rPr>
        <w:fldChar w:fldCharType="begin" w:fldLock="1"/>
      </w:r>
      <w:r w:rsidR="008B64AA">
        <w:rPr>
          <w:rFonts w:cs="AdvOT3b30f6db.B"/>
        </w:rPr>
        <w:instrText>ADDIN CSL_CITATION {"citationItems":[{"id":"ITEM-1","itemData":{"DOI":"10.1109/WHISPERS.2011.6080864","ISSN":"21586276","abstract":"Based on sound mission technical requirements provided by a group of national experts in hyperspectral imagery [1], CNES has been conducting pre-phase A study with the support of Astrium and Thales Alenia Space, in non-concurrent engineering. The first promising results helped to propose HYPEX to ESA Earth Explorer 8 call for missions [4]. This paper summarizes the results up to now. Two mission scenarios were defined : the first scenario, named HYPXIM-Challenging, aims at finding out the highest possible performance level achievable using a microsatellite platform, whereas the goals of the second scenario, called HYPXIM-Performance, are to reach a higher spatial resolution and to provide a TIR hyperspectral capability. © 2011 IEEE.","author":[{"dropping-particle":"","family":"Michel","given":"Sylvain","non-dropping-particle":"","parse-names":false,"suffix":""},{"dropping-particle":"","family":"Gamet","given":"Philippe","non-dropping-particle":"","parse-names":false,"suffix":""},{"dropping-particle":"","family":"Lefevre-Fonollosa","given":"Marie José","non-dropping-particle":"","parse-names":false,"suffix":""}],"container-title":"Workshop on Hyperspectral Image and Signal Processing, Evolution in Remote Sensing","id":"ITEM-1","issued":{"date-parts":[["2011"]]},"title":"HYPXIM A hyperspectral satellite defined for science, security and defence users","type":"article-journal"},"uris":["http://www.mendeley.com/documents/?uuid=8bcd7c31-8733-4ccb-8d1a-5f2d7bf1bf1c"]}],"mendeley":{"formattedCitation":"[224]","plainTextFormattedCitation":"[224]","previouslyFormattedCitation":"[224]"},"properties":{"noteIndex":0},"schema":"https://github.com/citation-style-language/schema/raw/master/csl-citation.json"}</w:instrText>
      </w:r>
      <w:r w:rsidR="00544F2B" w:rsidRPr="002A338E">
        <w:rPr>
          <w:rFonts w:cs="AdvOT3b30f6db.B"/>
        </w:rPr>
        <w:fldChar w:fldCharType="separate"/>
      </w:r>
      <w:r w:rsidR="008D1F9D" w:rsidRPr="008D1F9D">
        <w:rPr>
          <w:rFonts w:cs="AdvOT3b30f6db.B"/>
          <w:noProof/>
        </w:rPr>
        <w:t>[224]</w:t>
      </w:r>
      <w:r w:rsidR="00544F2B" w:rsidRPr="002A338E">
        <w:rPr>
          <w:rFonts w:cs="AdvOT3b30f6db.B"/>
        </w:rPr>
        <w:fldChar w:fldCharType="end"/>
      </w:r>
      <w:r w:rsidR="008B6C30" w:rsidRPr="002A338E">
        <w:rPr>
          <w:rFonts w:cs="AdvOT3b30f6db.B"/>
        </w:rPr>
        <w:t>,</w:t>
      </w:r>
      <w:r w:rsidR="00544F2B" w:rsidRPr="002A338E">
        <w:rPr>
          <w:rFonts w:cs="AdvOT3b30f6db.B"/>
        </w:rPr>
        <w:t xml:space="preserve"> </w:t>
      </w:r>
      <w:r w:rsidRPr="002A338E">
        <w:rPr>
          <w:rFonts w:cs="AdvOT3b30f6db.B"/>
        </w:rPr>
        <w:t>HyspIRI</w:t>
      </w:r>
      <w:r w:rsidR="008B6C30" w:rsidRPr="002A338E">
        <w:rPr>
          <w:rFonts w:cs="AdvOT3b30f6db.B"/>
        </w:rPr>
        <w:t xml:space="preserve"> </w:t>
      </w:r>
      <w:r w:rsidR="00544F2B" w:rsidRPr="002A338E">
        <w:rPr>
          <w:rFonts w:cs="AdvOT3b30f6db.B"/>
        </w:rPr>
        <w:fldChar w:fldCharType="begin" w:fldLock="1"/>
      </w:r>
      <w:r w:rsidR="008B64AA">
        <w:rPr>
          <w:rFonts w:cs="AdvOT3b30f6db.B"/>
        </w:rPr>
        <w:instrText>ADDIN CSL_CITATION {"citationItems":[{"id":"ITEM-1","itemData":{"DOI":"10.1109/IGARSS.2012.6351975","abstract":"Remotely sensed observations in the visible to the shortwave infrared (VSWIR) and thermal infrared (TIR) regions of the electromagnetic spectrum can be used synergistically to provide valuable products of land surface properties for reliable assessments of carbon and water fluxes. The high spatial, spectral and temporal resolution VSWIR and TIR observations provided by the proposed Hyperspectral - InfraRed (HyspIRI) mission will enable a new era of global agricultural monitoring, critical for addressing growing issues of food insecurity. To enable predictions at fine spatial resolution (&amp;#60;100m), modeling efforts must rely on a combination of high-frequency temporal and highresolution spatial information. In this study, spatialtemporal sampling frequency is improved by employing a multi-scale and multi-sensor data fusion approach, integrating spatial detail from Landsat (30m/16 day) with the high temporal frequency of MODIS (1km/daily). © 2012 IEEE.","author":[{"dropping-particle":"","family":"Houborg","given":"Rasmus","non-dropping-particle":"","parse-names":false,"suffix":""},{"dropping-particle":"","family":"Anderson","given":"Martha","non-dropping-particle":"","parse-names":false,"suffix":""},{"dropping-particle":"","family":"Gao","given":"Feng","non-dropping-particle":"","parse-names":false,"suffix":""},{"dropping-particle":"","family":"Schull","given":"Mitchell","non-dropping-particle":"","parse-names":false,"suffix":""},{"dropping-particle":"","family":"Cammalleri","given":"Carmelo","non-dropping-particle":"","parse-names":false,"suffix":""}],"container-title":"International Geoscience and Remote Sensing Symposium (IGARSS)","id":"ITEM-1","issued":{"date-parts":[["2012"]]},"page":"7302-7305","title":"Monitoring water and carbon fluxes at fine spatial scales using HyspIRI-like measurements","type":"article-journal"},"uris":["http://www.mendeley.com/documents/?uuid=6f302c8c-cc80-434f-ad89-db34964c66b3"]}],"mendeley":{"formattedCitation":"[225]","plainTextFormattedCitation":"[225]","previouslyFormattedCitation":"[225]"},"properties":{"noteIndex":0},"schema":"https://github.com/citation-style-language/schema/raw/master/csl-citation.json"}</w:instrText>
      </w:r>
      <w:r w:rsidR="00544F2B" w:rsidRPr="002A338E">
        <w:rPr>
          <w:rFonts w:cs="AdvOT3b30f6db.B"/>
        </w:rPr>
        <w:fldChar w:fldCharType="separate"/>
      </w:r>
      <w:r w:rsidR="008D1F9D" w:rsidRPr="008D1F9D">
        <w:rPr>
          <w:rFonts w:cs="AdvOT3b30f6db.B"/>
          <w:noProof/>
        </w:rPr>
        <w:t>[225]</w:t>
      </w:r>
      <w:r w:rsidR="00544F2B" w:rsidRPr="002A338E">
        <w:rPr>
          <w:rFonts w:cs="AdvOT3b30f6db.B"/>
        </w:rPr>
        <w:fldChar w:fldCharType="end"/>
      </w:r>
      <w:r w:rsidR="008B6C30" w:rsidRPr="002A338E">
        <w:rPr>
          <w:rFonts w:cs="AdvOT3b30f6db.B"/>
        </w:rPr>
        <w:t>,</w:t>
      </w:r>
      <w:r w:rsidRPr="002A338E">
        <w:rPr>
          <w:rFonts w:cs="AdvOT3b30f6db.B"/>
        </w:rPr>
        <w:t xml:space="preserve"> EnMAP</w:t>
      </w:r>
      <w:r w:rsidR="008B6C30" w:rsidRPr="002A338E">
        <w:rPr>
          <w:rFonts w:cs="AdvOT3b30f6db.B"/>
        </w:rPr>
        <w:t xml:space="preserve"> </w:t>
      </w:r>
      <w:r w:rsidR="00544F2B" w:rsidRPr="002A338E">
        <w:rPr>
          <w:rFonts w:cs="AdvOT3b30f6db.B"/>
        </w:rPr>
        <w:fldChar w:fldCharType="begin" w:fldLock="1"/>
      </w:r>
      <w:r w:rsidR="008B64AA">
        <w:rPr>
          <w:rFonts w:cs="AdvOT3b30f6db.B"/>
        </w:rPr>
        <w:instrText>ADDIN CSL_CITATION {"citationItems":[{"id":"ITEM-1","itemData":{"DOI":"10.1109/IGARSS.2012.6352083","abstract":"In the frame of the German hyperspectral satellite mission 'Environmental Mapping and Analysis Program' (EnMAP) a software interface is under development to facilitate the processing of the future hyperspectral data used by a range of environmental applications. For agricultural studies, the software will include the Agricultural Vegetation Analyzer (AVA) module, which is based on a look-up table (LUT) inversion of a radiative transfer model (RTM). Moreover, a statistical evaluator box (MapStat) will be implemented to validate, amongst others, the estimation of vegetation biophysical variables. Results from a hyperspectral field campaign with the Airborne Prism Experiment (APEX) instrument in Bavaria (Germany) showed that AVA can be regarded as robust and sound technique obtaining moderate to good results without the need of crop- or site specific calibration. MapStat will guarantee comparability between numerous modeling studies expected in the upcoming years within the context of the future EnMAP sensor. © 2012 IEEE.","author":[{"dropping-particle":"","family":"Richter","given":"K.","non-dropping-particle":"","parse-names":false,"suffix":""},{"dropping-particle":"","family":"Hank","given":"T.","non-dropping-particle":"","parse-names":false,"suffix":""},{"dropping-particle":"","family":"Atzberger","given":"C.","non-dropping-particle":"","parse-names":false,"suffix":""},{"dropping-particle":"","family":"Locherer","given":"M.","non-dropping-particle":"","parse-names":false,"suffix":""},{"dropping-particle":"","family":"Mauser","given":"W.","non-dropping-particle":"","parse-names":false,"suffix":""}],"container-title":"International Geoscience and Remote Sensing Symposium (IGARSS)","id":"ITEM-1","issued":{"date-parts":[["2012"]]},"page":"6613-6616","title":"Regularization strategies for agricultural monitoring: The EnMAP vegetation analyzer (AVA)","type":"article-journal"},"uris":["http://www.mendeley.com/documents/?uuid=d285feae-5fc5-4f4a-9dc3-4d07c9edf002"]}],"mendeley":{"formattedCitation":"[226]","plainTextFormattedCitation":"[226]","previouslyFormattedCitation":"[226]"},"properties":{"noteIndex":0},"schema":"https://github.com/citation-style-language/schema/raw/master/csl-citation.json"}</w:instrText>
      </w:r>
      <w:r w:rsidR="00544F2B" w:rsidRPr="002A338E">
        <w:rPr>
          <w:rFonts w:cs="AdvOT3b30f6db.B"/>
        </w:rPr>
        <w:fldChar w:fldCharType="separate"/>
      </w:r>
      <w:r w:rsidR="008D1F9D" w:rsidRPr="008D1F9D">
        <w:rPr>
          <w:rFonts w:cs="AdvOT3b30f6db.B"/>
          <w:noProof/>
        </w:rPr>
        <w:t>[226]</w:t>
      </w:r>
      <w:r w:rsidR="00544F2B" w:rsidRPr="002A338E">
        <w:rPr>
          <w:rFonts w:cs="AdvOT3b30f6db.B"/>
        </w:rPr>
        <w:fldChar w:fldCharType="end"/>
      </w:r>
      <w:r w:rsidR="008B6C30" w:rsidRPr="002A338E">
        <w:rPr>
          <w:rFonts w:cs="AdvOT3b30f6db.B"/>
        </w:rPr>
        <w:t>,</w:t>
      </w:r>
      <w:r w:rsidR="00544F2B" w:rsidRPr="002A338E">
        <w:rPr>
          <w:rFonts w:cs="AdvOT3b30f6db.B"/>
        </w:rPr>
        <w:t xml:space="preserve"> </w:t>
      </w:r>
      <w:r w:rsidRPr="002A338E">
        <w:rPr>
          <w:rFonts w:cs="AdvOT3b30f6db.B"/>
        </w:rPr>
        <w:t>PRISMA</w:t>
      </w:r>
      <w:r w:rsidR="008B6C30" w:rsidRPr="002A338E">
        <w:rPr>
          <w:rFonts w:cs="AdvOT3b30f6db.B"/>
        </w:rPr>
        <w:t xml:space="preserve"> </w:t>
      </w:r>
      <w:r w:rsidR="00E853B0" w:rsidRPr="002A338E">
        <w:rPr>
          <w:rFonts w:cs="AdvOT3b30f6db.B"/>
        </w:rPr>
        <w:fldChar w:fldCharType="begin" w:fldLock="1"/>
      </w:r>
      <w:r w:rsidR="008B64AA">
        <w:rPr>
          <w:rFonts w:cs="AdvOT3b30f6db.B"/>
        </w:rPr>
        <w:instrText>ADDIN CSL_CITATION {"citationItems":[{"id":"ITEM-1","itemData":{"DOI":"10.1109/IGARSS.2012.6351620","abstract":"The SAP4PRISMA is a four year research project which aims at developing algorithms and products for the future PRISMA mission. The project started on May 2010 and is now entering his full activities as the 'PRISMA like' data set has been defined and the test areas were selected. The paper describes the main project objectives and the activities realized in the first 9 months of the project. © 2012 IEEE.","author":[{"dropping-particle":"","family":"Pignatti","given":"S.","non-dropping-particle":"","parse-names":false,"suffix":""},{"dropping-particle":"","family":"Acito","given":"N.","non-dropping-particle":"","parse-names":false,"suffix":""},{"dropping-particle":"","family":"Amato","given":"U.","non-dropping-particle":"","parse-names":false,"suffix":""},{"dropping-particle":"","family":"Casa","given":"R.","non-dropping-particle":"","parse-names":false,"suffix":""},{"dropping-particle":"","family":"Bonis","given":"R.","non-dropping-particle":"De","parse-names":false,"suffix":""},{"dropping-particle":"","family":"Diani","given":"M.","non-dropping-particle":"","parse-names":false,"suffix":""},{"dropping-particle":"","family":"Laneve","given":"G.","non-dropping-particle":"","parse-names":false,"suffix":""},{"dropping-particle":"","family":"Matteoli","given":"S.","non-dropping-particle":"","parse-names":false,"suffix":""},{"dropping-particle":"","family":"Palombo","given":"A.","non-dropping-particle":"","parse-names":false,"suffix":""},{"dropping-particle":"","family":"Pascucci","given":"S.","non-dropping-particle":"","parse-names":false,"suffix":""},{"dropping-particle":"","family":"Romano","given":"F.","non-dropping-particle":"","parse-names":false,"suffix":""},{"dropping-particle":"","family":"Santini","given":"F.","non-dropping-particle":"","parse-names":false,"suffix":""},{"dropping-particle":"","family":"Simoniello","given":"T.","non-dropping-particle":"","parse-names":false,"suffix":""},{"dropping-particle":"","family":"Ananasso","given":"C.","non-dropping-particle":"","parse-names":false,"suffix":""},{"dropping-particle":"","family":"Zoffoli","given":"S.","non-dropping-particle":"","parse-names":false,"suffix":""},{"dropping-particle":"","family":"Corsini","given":"G.","non-dropping-particle":"","parse-names":false,"suffix":""},{"dropping-particle":"","family":"Cuomo","given":"V.","non-dropping-particle":"","parse-names":false,"suffix":""}],"container-title":"International Geoscience and Remote Sensing Symposium (IGARSS)","id":"ITEM-1","issued":{"date-parts":[["2012"]]},"page":"127-130","title":"Development of algorithms and products for supporting the Italian hyperspectral PRISMA mission: The SAP4PRISMA project","type":"article-journal"},"uris":["http://www.mendeley.com/documents/?uuid=4db0c7a0-ebf8-4b20-9958-8e4d4293470f"]}],"mendeley":{"formattedCitation":"[227]","plainTextFormattedCitation":"[227]","previouslyFormattedCitation":"[227]"},"properties":{"noteIndex":0},"schema":"https://github.com/citation-style-language/schema/raw/master/csl-citation.json"}</w:instrText>
      </w:r>
      <w:r w:rsidR="00E853B0" w:rsidRPr="002A338E">
        <w:rPr>
          <w:rFonts w:cs="AdvOT3b30f6db.B"/>
        </w:rPr>
        <w:fldChar w:fldCharType="separate"/>
      </w:r>
      <w:r w:rsidR="008D1F9D" w:rsidRPr="008D1F9D">
        <w:rPr>
          <w:rFonts w:cs="AdvOT3b30f6db.B"/>
          <w:noProof/>
        </w:rPr>
        <w:t>[227]</w:t>
      </w:r>
      <w:r w:rsidR="00E853B0" w:rsidRPr="002A338E">
        <w:rPr>
          <w:rFonts w:cs="AdvOT3b30f6db.B"/>
        </w:rPr>
        <w:fldChar w:fldCharType="end"/>
      </w:r>
      <w:r w:rsidR="008B6C30" w:rsidRPr="002A338E">
        <w:rPr>
          <w:rFonts w:cs="AdvOT3b30f6db.B"/>
        </w:rPr>
        <w:t>,</w:t>
      </w:r>
      <w:r w:rsidR="00E853B0" w:rsidRPr="002A338E">
        <w:rPr>
          <w:rFonts w:cs="AdvOT3b30f6db.B"/>
        </w:rPr>
        <w:t xml:space="preserve"> </w:t>
      </w:r>
      <w:r w:rsidRPr="002A338E">
        <w:rPr>
          <w:rFonts w:cs="AdvOT3b30f6db.B"/>
        </w:rPr>
        <w:t>FLEX</w:t>
      </w:r>
      <w:r w:rsidR="008B6C30" w:rsidRPr="002A338E">
        <w:rPr>
          <w:rFonts w:cs="AdvOT3b30f6db.B"/>
        </w:rPr>
        <w:t xml:space="preserve"> </w:t>
      </w:r>
      <w:r w:rsidR="00E853B0" w:rsidRPr="002A338E">
        <w:rPr>
          <w:rFonts w:cs="AdvOT3b30f6db.B"/>
        </w:rPr>
        <w:fldChar w:fldCharType="begin" w:fldLock="1"/>
      </w:r>
      <w:r w:rsidR="008B64AA">
        <w:rPr>
          <w:rFonts w:cs="AdvOT3b30f6db.B"/>
        </w:rPr>
        <w:instrText>ADDIN CSL_CITATION {"citationItems":[{"id":"ITEM-1","itemData":{"author":[{"dropping-particle":"","family":"Kraft","given":"S","non-dropping-particle":"","parse-names":false,"suffix":""},{"dropping-particle":"Del","family":"Bello","given":"U","non-dropping-particle":"","parse-names":false,"suffix":""},{"dropping-particle":"","family":"Bouvet","given":"M","non-dropping-particle":"","parse-names":false,"suffix":""},{"dropping-particle":"","family":"Drusch","given":"M","non-dropping-particle":"","parse-names":false,"suffix":""}],"id":"ITEM-1","issued":{"date-parts":[["2012"]]},"page":"7125-7128","title":"FLEX: ESA’s Earth Explorer 8 candidate mission, Proceedings of 2012 IEEE International Geoscience and Remote Sensing Symposium, Munich, Germany,","type":"article-journal"},"uris":["http://www.mendeley.com/documents/?uuid=cbe98176-6e0e-4d22-8519-3bd15c6cad9d"]}],"mendeley":{"formattedCitation":"[228]","plainTextFormattedCitation":"[228]","previouslyFormattedCitation":"[228]"},"properties":{"noteIndex":0},"schema":"https://github.com/citation-style-language/schema/raw/master/csl-citation.json"}</w:instrText>
      </w:r>
      <w:r w:rsidR="00E853B0" w:rsidRPr="002A338E">
        <w:rPr>
          <w:rFonts w:cs="AdvOT3b30f6db.B"/>
        </w:rPr>
        <w:fldChar w:fldCharType="separate"/>
      </w:r>
      <w:r w:rsidR="008D1F9D" w:rsidRPr="008D1F9D">
        <w:rPr>
          <w:rFonts w:cs="AdvOT3b30f6db.B"/>
          <w:noProof/>
        </w:rPr>
        <w:t>[228]</w:t>
      </w:r>
      <w:r w:rsidR="00E853B0" w:rsidRPr="002A338E">
        <w:rPr>
          <w:rFonts w:cs="AdvOT3b30f6db.B"/>
        </w:rPr>
        <w:fldChar w:fldCharType="end"/>
      </w:r>
      <w:r w:rsidR="008B6C30" w:rsidRPr="002A338E">
        <w:rPr>
          <w:rFonts w:cs="AdvOT3b30f6db.B"/>
        </w:rPr>
        <w:t xml:space="preserve">, and SHALOM </w:t>
      </w:r>
      <w:r w:rsidR="00E853B0" w:rsidRPr="002A338E">
        <w:rPr>
          <w:rFonts w:cs="AdvOT3b30f6db.B"/>
        </w:rPr>
        <w:fldChar w:fldCharType="begin" w:fldLock="1"/>
      </w:r>
      <w:r w:rsidR="008B64AA">
        <w:rPr>
          <w:rFonts w:cs="AdvOT3b30f6db.B"/>
        </w:rPr>
        <w:instrText>ADDIN CSL_CITATION {"citationItems":[{"id":"ITEM-1","itemData":{"author":[{"dropping-particle":"Ben","family":"Dor","given":"Eyal","non-dropping-particle":"","parse-names":false,"suffix":""},{"dropping-particle":"","family":"Kafri","given":"Avia","non-dropping-particle":"","parse-names":false,"suffix":""},{"dropping-particle":"","family":"Varacalli","given":"Giancarlo","non-dropping-particle":"","parse-names":false,"suffix":""}],"container-title":"IGARSS -A special session on hyperspectral sensor in orbit","id":"ITEM-1","issue":"July","issued":{"date-parts":[["2014"]]},"title":"Shalom : spaceborne hyperspectral applicative land and ocean mission: a joint project of asi-isa an update for 2014","type":"article-journal"},"uris":["http://www.mendeley.com/documents/?uuid=99174e9a-68cc-4810-95aa-7e975969b3f9"]}],"mendeley":{"formattedCitation":"[229]","plainTextFormattedCitation":"[229]","previouslyFormattedCitation":"[229]"},"properties":{"noteIndex":0},"schema":"https://github.com/citation-style-language/schema/raw/master/csl-citation.json"}</w:instrText>
      </w:r>
      <w:r w:rsidR="00E853B0" w:rsidRPr="002A338E">
        <w:rPr>
          <w:rFonts w:cs="AdvOT3b30f6db.B"/>
        </w:rPr>
        <w:fldChar w:fldCharType="separate"/>
      </w:r>
      <w:r w:rsidR="008D1F9D" w:rsidRPr="008D1F9D">
        <w:rPr>
          <w:rFonts w:cs="AdvOT3b30f6db.B"/>
          <w:noProof/>
        </w:rPr>
        <w:t>[229]</w:t>
      </w:r>
      <w:r w:rsidR="00E853B0" w:rsidRPr="002A338E">
        <w:rPr>
          <w:rFonts w:cs="AdvOT3b30f6db.B"/>
        </w:rPr>
        <w:fldChar w:fldCharType="end"/>
      </w:r>
      <w:r w:rsidR="008B6C30" w:rsidRPr="002A338E">
        <w:rPr>
          <w:rFonts w:cs="AdvOT3b30f6db.B"/>
        </w:rPr>
        <w:t>.</w:t>
      </w:r>
      <w:r w:rsidR="00E853B0" w:rsidRPr="002A338E">
        <w:rPr>
          <w:rFonts w:cs="AdvOT3b30f6db.B"/>
        </w:rPr>
        <w:t xml:space="preserve"> </w:t>
      </w:r>
      <w:r w:rsidRPr="002A338E">
        <w:rPr>
          <w:rFonts w:cs="AdvOT3b30f6db.B"/>
        </w:rPr>
        <w:t xml:space="preserve">Because of such advancements, it is anticipated that these technologies will direct to an exceptional movement in the application of space-based remote sensing techniques for soil contamination monitoring. </w:t>
      </w:r>
      <w:r w:rsidR="008B6C30" w:rsidRPr="002A338E">
        <w:rPr>
          <w:rFonts w:cs="AdvOT3b30f6db.B"/>
        </w:rPr>
        <w:t xml:space="preserve">Khosravi et al. , </w:t>
      </w:r>
      <w:r w:rsidR="008B6C30" w:rsidRPr="002A338E">
        <w:rPr>
          <w:rFonts w:cs="AdvOT3b30f6db.B"/>
        </w:rPr>
        <w:fldChar w:fldCharType="begin" w:fldLock="1"/>
      </w:r>
      <w:r w:rsidR="008D1F9D">
        <w:rPr>
          <w:rFonts w:cs="AdvOT3b30f6db.B"/>
        </w:rPr>
        <w:instrText>ADDIN CSL_CITATION {"citationItems":[{"id":"ITEM-1","itemData":{"DOI":"10.1016/j.geoderma.2017.12.025","ISSN":"00167061","abstract":"In order to limit pollution risk and develop proper remediation strategies, soil quality has to be controlled by rapid and sustainable monitoring measures. Visible and near-infrared reflectance spectroscopy (VisNIR) is an attractive surrogate to time-consuming and costly classical soil assessment protocols. It highly depends on selecting appropriate data mining methods for regression analysis. In this study, performance of a state of the art learning algorithm called extreme learning machine (ELM), was evaluated through comparing with the other calibration methods proposed in the literature for predicting lead (Pb) and Zinc (Zn) concentrations. Solid samples collected from a mine waste dump (n = 120) were scanned using a Fieldspec3 portable spectroradiometer with a measurement range of (350–2500 nm) in a laboratory. Transformation of the reflectance spectra to absorbance was followed by three pre-processing scenarios including Savitzky-Golay smoothing (SG), first derivative (FD) and second derivative (SD). Partial Least Square Regression (PLSR), Support Vector Machine (SVM) and neural networks with two learning algorithms models (back propagation and extreme learning machine), were calibrated on spectral features selected by genetic algorithm, and then applied to predict soil metal concentrations. The best prediction accuracy was obtained by FD-ELM method with R2p, RMSEp, concordance correlation coefficient and RPD values of 0.93, 63.01, 0.98 and 5.92 for Pb and 0.87, 167.90, 0.91 and 5.62 for Zn, respectively. Study of the prediction mechanism proved that element sorption by spectrally active Fe-oxide and clay contents of the soil was the major mechanism by which the spectrally featureless Pb and Zn ions can be predicted. The spatial patterns of predicted toxic elements showed that FD-ELM had the most similarity with those maps obtained by interpolating measured values. Over all, it is concluded that reflectance spectroscopy combined with the ELM algorithm is a rapid, inexpensive and accurate tool for indirect evaluation of Pb and Zn and mapping their spatial distribution in dumpsite soils of Sarcheshmeh copper mine.","author":[{"dropping-particle":"","family":"Khosravi","given":"Vahid","non-dropping-particle":"","parse-names":false,"suffix":""},{"dropping-particle":"","family":"Doulati Ardejani","given":"Faramarz","non-dropping-particle":"","parse-names":false,"suffix":""},{"dropping-particle":"","family":"Yousefi","given":"Saeed","non-dropping-particle":"","parse-names":false,"suffix":""},{"dropping-particle":"","family":"Aryafar","given":"Ahmad","non-dropping-particle":"","parse-names":false,"suffix":""}],"container-title":"Geoderma","id":"ITEM-1","issued":{"date-parts":[["2018"]]},"page":"29-41","title":"Monitoring soil lead and zinc contents via combination of spectroscopy with extreme learning machine and other data mining methods","type":"article-journal","volume":"318"},"uris":["http://www.mendeley.com/documents/?uuid=374b4661-6da1-44d5-9fca-ee9c2e5be146"]}],"mendeley":{"formattedCitation":"[193]","plainTextFormattedCitation":"[193]","previouslyFormattedCitation":"[193]"},"properties":{"noteIndex":0},"schema":"https://github.com/citation-style-language/schema/raw/master/csl-citation.json"}</w:instrText>
      </w:r>
      <w:r w:rsidR="008B6C30" w:rsidRPr="002A338E">
        <w:rPr>
          <w:rFonts w:cs="AdvOT3b30f6db.B"/>
        </w:rPr>
        <w:fldChar w:fldCharType="separate"/>
      </w:r>
      <w:r w:rsidR="008D1F9D" w:rsidRPr="008D1F9D">
        <w:rPr>
          <w:rFonts w:cs="AdvOT3b30f6db.B"/>
          <w:noProof/>
        </w:rPr>
        <w:t>[193]</w:t>
      </w:r>
      <w:r w:rsidR="008B6C30" w:rsidRPr="002A338E">
        <w:rPr>
          <w:rFonts w:cs="AdvOT3b30f6db.B"/>
        </w:rPr>
        <w:fldChar w:fldCharType="end"/>
      </w:r>
      <w:r w:rsidR="008B6C30" w:rsidRPr="002A338E">
        <w:rPr>
          <w:rFonts w:cs="AdvOT3b30f6db.B"/>
        </w:rPr>
        <w:t xml:space="preserve"> selected the </w:t>
      </w:r>
      <w:r w:rsidRPr="002A338E">
        <w:rPr>
          <w:rFonts w:cs="AdvOT3b30f6db.B"/>
        </w:rPr>
        <w:t xml:space="preserve">Hyperion, Sentinel-2A, Aster and Landsat 8-OLI images </w:t>
      </w:r>
      <w:r w:rsidR="008B6C30" w:rsidRPr="002A338E">
        <w:rPr>
          <w:rFonts w:cs="AdvOT3b30f6db.B"/>
        </w:rPr>
        <w:t>for their</w:t>
      </w:r>
      <w:r w:rsidRPr="002A338E">
        <w:rPr>
          <w:rFonts w:cs="AdvOT3b30f6db.B"/>
        </w:rPr>
        <w:t xml:space="preserve"> study</w:t>
      </w:r>
      <w:r w:rsidR="008B6C30" w:rsidRPr="002A338E">
        <w:rPr>
          <w:rFonts w:cs="AdvOT3b30f6db.B"/>
        </w:rPr>
        <w:t>.</w:t>
      </w:r>
      <w:r w:rsidRPr="002A338E">
        <w:rPr>
          <w:rFonts w:cs="AdvOT3b30f6db.B"/>
        </w:rPr>
        <w:t xml:space="preserve"> </w:t>
      </w:r>
      <w:r w:rsidR="00E853B0" w:rsidRPr="002A338E">
        <w:rPr>
          <w:rFonts w:cs="AdvOT3b30f6db.B"/>
        </w:rPr>
        <w:t>Selecting</w:t>
      </w:r>
      <w:r w:rsidRPr="002A338E">
        <w:rPr>
          <w:rFonts w:cs="AdvOT3b30f6db.B"/>
        </w:rPr>
        <w:t xml:space="preserve"> appropriate images was based on spectral coverage, regional parameters and acquisition conditions such as (i) date and time, (ii) cloud coverage, (iii) the coordinates of the area, (iv) water vapor in the atmosphere and (v) </w:t>
      </w:r>
      <w:r w:rsidR="008B6C30" w:rsidRPr="002A338E">
        <w:rPr>
          <w:rFonts w:cs="AdvOT3b30f6db.B"/>
        </w:rPr>
        <w:t xml:space="preserve">climate </w:t>
      </w:r>
      <w:r w:rsidR="00E853B0" w:rsidRPr="002A338E">
        <w:rPr>
          <w:rFonts w:cs="AdvOT3b30f6db.B"/>
        </w:rPr>
        <w:fldChar w:fldCharType="begin" w:fldLock="1"/>
      </w:r>
      <w:r w:rsidR="00455936">
        <w:rPr>
          <w:rFonts w:cs="AdvOT3b30f6db.B"/>
        </w:rPr>
        <w:instrText>ADDIN CSL_CITATION {"citationItems":[{"id":"ITEM-1","itemData":{"DOI":"10.3390/rs13071277","ISSN":"20724292","abstract":"Weathering and oxidation of sulphide minerals in mine wastes release toxic elements in surrounding environments. As an alternative to traditional sampling and chemical analysis methods, the capability of proximal and remote sensing techniques was investigated in this study to predict Chromium (Cr) concentration in 120 soil samples collected from a dumpsite in Sarcheshmeh copper mine, Iran. The samples’ mineralogy and Cr concentration were determined and were then subjected to laboratory reflectance spectroscopy in the range of Visible–Near Infrared–Shortwave Infrared (VNIR–SWIR: 350–2500 nm). The raw spectra were pre-processed using Savitzky-Golay First-Derivative (SG-FD) and Savitzky-Golay Second-Derivative (SG-SD) algorithms. The important wavelengths were determined using Partial Least Squares Regression (PLSR) coefficients and Genetic Algorithm (GA). Artificial Neural Networks (ANN), Stepwise Multiple Linear Regression (SMLR) and PLSR data mining methods were applied to the selected spectral variables to assess Cr concentration. The developed models were then applied to the selected bands of Aster, Hyperion, Sentinel-2A, and Landsat 8-OLI satellite images of the area. Afterwards, rasters obtained from the best prediction model were segmented using a binary fitness function. According to the outputs of the laboratory reflectance spectroscopy, the highest prediction accuracy was obtained using ANN applied to the SD pre-processed spectra with R2 = 0.91, RMSE = 8.73 mg/kg and RPD = 2.76. SD-ANN also showed an acceptable performance on mapping the spatial distribution of Cr using the ordinary kriging technique. Using satellite images, SD-SMLR provided the best prediction models with R2 values of 0.61 and 0.53 for Hyperion and Sentinel-2A, respectively. This led to the higher visual similarity of the segmented Hyperion and Sentinel-2A images with the Cr distribution map. This study’s findings indicated that applying the best prediction models obtained by spectroscopy to the selected wavebands of Hyperion and Sentinel-2A satellite imagery could be considered a promising technique for rapid, cost-effective and eco-friendly assessment of Cr concentration in highly heterogeneous mining areas.","author":[{"dropping-particle":"","family":"Khosravi","given":"Vahid","non-dropping-particle":"","parse-names":false,"suffix":""},{"dropping-particle":"","family":"Doulati Ardejani","given":"Faramarz","non-dropping-particle":"","parse-names":false,"suffix":""},{"dropping-particle":"","family":"Gholizadeh","given":"Asa","non-dropping-particle":"","parse-names":false,"suffix":""},{"dropping-particle":"","family":"Saberioon","given":"Mohammadmehdi","non-dropping-particle":"","parse-names":false,"suffix":""}],"container-title":"Remote Sensing","id":"ITEM-1","issue":"7","issued":{"date-parts":[["2021"]]},"title":"Satellite imagery for monitoring and mapping soil chromium pollution in a mine waste dump","type":"article-journal","volume":"13"},"uris":["http://www.mendeley.com/documents/?uuid=091ae81b-5767-462c-9dda-d3c81d9e2c76"]}],"mendeley":{"formattedCitation":"[60]","plainTextFormattedCitation":"[60]","previouslyFormattedCitation":"[60]"},"properties":{"noteIndex":0},"schema":"https://github.com/citation-style-language/schema/raw/master/csl-citation.json"}</w:instrText>
      </w:r>
      <w:r w:rsidR="00E853B0" w:rsidRPr="002A338E">
        <w:rPr>
          <w:rFonts w:cs="AdvOT3b30f6db.B"/>
        </w:rPr>
        <w:fldChar w:fldCharType="separate"/>
      </w:r>
      <w:r w:rsidR="00601B2A" w:rsidRPr="00601B2A">
        <w:rPr>
          <w:rFonts w:cs="AdvOT3b30f6db.B"/>
          <w:noProof/>
        </w:rPr>
        <w:t>[60]</w:t>
      </w:r>
      <w:r w:rsidR="00E853B0" w:rsidRPr="002A338E">
        <w:rPr>
          <w:rFonts w:cs="AdvOT3b30f6db.B"/>
        </w:rPr>
        <w:fldChar w:fldCharType="end"/>
      </w:r>
      <w:r w:rsidR="008B6C30" w:rsidRPr="002A338E">
        <w:rPr>
          <w:rFonts w:cs="AdvOT3b30f6db.B"/>
        </w:rPr>
        <w:t>.</w:t>
      </w:r>
      <w:r w:rsidRPr="002A338E">
        <w:rPr>
          <w:rFonts w:cs="AdvOT3b30f6db.B"/>
        </w:rPr>
        <w:t xml:space="preserve"> </w:t>
      </w:r>
      <w:r w:rsidR="008B6C30" w:rsidRPr="002A338E">
        <w:rPr>
          <w:rFonts w:cs="AdvOT3b30f6db.B"/>
        </w:rPr>
        <w:t>Table 6</w:t>
      </w:r>
      <w:r w:rsidRPr="002A338E">
        <w:rPr>
          <w:rFonts w:cs="AdvOT3b30f6db.B"/>
        </w:rPr>
        <w:t xml:space="preserve"> summarizes the main technical specifications of some of the spaceborne imagers. Soil scientists gradually study dynamic phenomena over space and time including oil and gas seeps, soil contamination, and general soil degradation, which need a longer time series of calibrated data. Recently developed, as well as forthcoming space-based sensors, are very valuable sources of data in this regard and provide an innovative and cost-effective method, which can allow the monitoring of such processes for repetitive coverage of large areas. Owing to the high potential of hyper and </w:t>
      </w:r>
      <w:r w:rsidRPr="002A338E">
        <w:rPr>
          <w:rFonts w:cs="AdvOT3b30f6db.B"/>
        </w:rPr>
        <w:lastRenderedPageBreak/>
        <w:t xml:space="preserve">superspectral spaceborne images in soil and geological applications, special features of the recently operated the Sentinel-2, as well as forthcoming EnMAP, HyspIRI, </w:t>
      </w:r>
      <w:r w:rsidRPr="002A338E">
        <w:rPr>
          <w:rFonts w:cs="AdvOTd0125be5.BI"/>
        </w:rPr>
        <w:t>EO-1 Hyperion and GaoFen-5</w:t>
      </w:r>
      <w:r w:rsidRPr="002A338E">
        <w:rPr>
          <w:rFonts w:cs="AdvOT3b30f6db.B"/>
        </w:rPr>
        <w:t xml:space="preserve"> are briefly explained below</w:t>
      </w:r>
      <w:r w:rsidR="00E853B0" w:rsidRPr="002A338E">
        <w:rPr>
          <w:rFonts w:cs="AdvOT3b30f6db.B"/>
        </w:rPr>
        <w:t xml:space="preserve"> </w:t>
      </w:r>
      <w:r w:rsidR="00E853B0" w:rsidRPr="002A338E">
        <w:rPr>
          <w:rFonts w:cs="AdvOT3b30f6db.B"/>
        </w:rPr>
        <w:fldChar w:fldCharType="begin" w:fldLock="1"/>
      </w:r>
      <w:r w:rsidR="00DF45C3">
        <w:rPr>
          <w:rFonts w:cs="AdvOT3b30f6db.B"/>
        </w:rPr>
        <w:instrText>ADDIN CSL_CITATION {"citationItems":[{"id":"ITEM-1","itemData":{"DOI":"10.1080/10643389.2018.1447717","ISSN":"15476537","abstract":"Soil degradation includes a number of processes, ranging from soil erosion to soil contamination, which reduce the capability of soil to work as a base for vegetation roots. Methods to quantify soil degradation due to contamination on a large area with a proper domain are needed and must be studied and developed. Proximal and remote sensing techniques are essential tools, well-suited for surveying large areas, and monitoring soil contamination at a high temporal and spatial interval. Recently developed and forthcoming satellites also dedicated to land monitoring and provide inimitable data streams, which have potential of soil contamination detection. This study peruses the potential of spectroscopy methods in various domains to assess selected soil contaminants including potentially toxic elements and petroleum hydrocarbons from reflectance information, plus a preliminary review of the new-generation orbital Earth observation sensors. An aim is to review the means to do so from spaceborne sensors, which are considered to be state-of-the-art Earth orbit observation technologies. This review will help to answer the question: how can spectral information from proximal and remote sensing techniques in different domains be used for soil contamination modelling? This direction will pave the way for soil contamination monitoring using these techniques.","author":[{"dropping-particle":"","family":"Gholizadeh","given":"Asa","non-dropping-particle":"","parse-names":false,"suffix":""},{"dropping-particle":"","family":"Saberioon","given":"Mohammadmehdi","non-dropping-particle":"","parse-names":false,"suffix":""},{"dropping-particle":"","family":"Ben-Dor","given":"Eyal","non-dropping-particle":"","parse-names":false,"suffix":""},{"dropping-particle":"","family":"Borůvka","given":"Luboš","non-dropping-particle":"","parse-names":false,"suffix":""}],"container-title":"Critical Reviews in Environmental Science and Technology","id":"ITEM-1","issue":"3","issued":{"date-parts":[["2018"]]},"page":"243-278","title":"Monitoring of selected soil contaminants using proximal and remote sensing techniques: Background, state-of-the-art and future perspectives","type":"article-journal","volume":"48"},"uris":["http://www.mendeley.com/documents/?uuid=3bfe497a-d066-4bc4-9d61-32b35d08a7aa"]}],"mendeley":{"formattedCitation":"[47]","plainTextFormattedCitation":"[47]","previouslyFormattedCitation":"[47]"},"properties":{"noteIndex":0},"schema":"https://github.com/citation-style-language/schema/raw/master/csl-citation.json"}</w:instrText>
      </w:r>
      <w:r w:rsidR="00E853B0" w:rsidRPr="002A338E">
        <w:rPr>
          <w:rFonts w:cs="AdvOT3b30f6db.B"/>
        </w:rPr>
        <w:fldChar w:fldCharType="separate"/>
      </w:r>
      <w:r w:rsidR="004437CD" w:rsidRPr="004437CD">
        <w:rPr>
          <w:rFonts w:cs="AdvOT3b30f6db.B"/>
          <w:noProof/>
        </w:rPr>
        <w:t>[47]</w:t>
      </w:r>
      <w:r w:rsidR="00E853B0" w:rsidRPr="002A338E">
        <w:rPr>
          <w:rFonts w:cs="AdvOT3b30f6db.B"/>
        </w:rPr>
        <w:fldChar w:fldCharType="end"/>
      </w:r>
      <w:r w:rsidRPr="002A338E">
        <w:rPr>
          <w:rFonts w:cs="AdvOT3b30f6db.B"/>
        </w:rPr>
        <w:t>.</w:t>
      </w:r>
    </w:p>
    <w:p w14:paraId="23AF2089" w14:textId="77777777" w:rsidR="000B7AFF" w:rsidRPr="00E34345" w:rsidRDefault="002A338E" w:rsidP="002A338E">
      <w:pPr>
        <w:autoSpaceDE w:val="0"/>
        <w:autoSpaceDN w:val="0"/>
        <w:adjustRightInd w:val="0"/>
        <w:spacing w:after="0" w:line="240" w:lineRule="auto"/>
        <w:ind w:left="720" w:hanging="294"/>
        <w:jc w:val="center"/>
        <w:rPr>
          <w:rFonts w:cs="MyriadPro-Bold"/>
          <w:sz w:val="18"/>
          <w:szCs w:val="18"/>
        </w:rPr>
      </w:pPr>
      <w:r w:rsidRPr="00E34345">
        <w:rPr>
          <w:rFonts w:cs="MyriadPro-Bold"/>
          <w:sz w:val="18"/>
          <w:szCs w:val="18"/>
        </w:rPr>
        <w:t>Table 6</w:t>
      </w:r>
      <w:r w:rsidR="000B7AFF" w:rsidRPr="00E34345">
        <w:rPr>
          <w:rFonts w:cs="MyriadPro-Bold"/>
          <w:sz w:val="18"/>
          <w:szCs w:val="18"/>
        </w:rPr>
        <w:t xml:space="preserve">.  </w:t>
      </w:r>
      <w:r w:rsidRPr="00E34345">
        <w:rPr>
          <w:rFonts w:cs="MyriadPro-Bold"/>
          <w:sz w:val="18"/>
          <w:szCs w:val="18"/>
        </w:rPr>
        <w:t>Technical characteristics of some spaceborne remote sensing imagers.</w:t>
      </w:r>
    </w:p>
    <w:tbl>
      <w:tblPr>
        <w:tblStyle w:val="TableGrid"/>
        <w:tblW w:w="0" w:type="auto"/>
        <w:tblInd w:w="-5" w:type="dxa"/>
        <w:tblLook w:val="04A0" w:firstRow="1" w:lastRow="0" w:firstColumn="1" w:lastColumn="0" w:noHBand="0" w:noVBand="1"/>
      </w:tblPr>
      <w:tblGrid>
        <w:gridCol w:w="1261"/>
        <w:gridCol w:w="910"/>
        <w:gridCol w:w="1228"/>
        <w:gridCol w:w="876"/>
        <w:gridCol w:w="1254"/>
        <w:gridCol w:w="850"/>
        <w:gridCol w:w="1136"/>
        <w:gridCol w:w="769"/>
        <w:gridCol w:w="1071"/>
      </w:tblGrid>
      <w:tr w:rsidR="002A338E" w:rsidRPr="002A338E" w14:paraId="083DDDD8" w14:textId="77777777" w:rsidTr="002A338E">
        <w:tc>
          <w:tcPr>
            <w:tcW w:w="1261" w:type="dxa"/>
          </w:tcPr>
          <w:p w14:paraId="107FFCAB" w14:textId="77777777" w:rsidR="000B7AFF" w:rsidRPr="00E34345" w:rsidRDefault="002A338E" w:rsidP="002A338E">
            <w:pPr>
              <w:autoSpaceDE w:val="0"/>
              <w:autoSpaceDN w:val="0"/>
              <w:adjustRightInd w:val="0"/>
              <w:jc w:val="center"/>
              <w:rPr>
                <w:rFonts w:cs="MyriadPro-Bold"/>
                <w:sz w:val="16"/>
                <w:szCs w:val="16"/>
              </w:rPr>
            </w:pPr>
            <w:r w:rsidRPr="00E34345">
              <w:rPr>
                <w:rFonts w:cs="STIX-Regular"/>
                <w:sz w:val="16"/>
                <w:szCs w:val="16"/>
              </w:rPr>
              <w:t>Sensor</w:t>
            </w:r>
          </w:p>
        </w:tc>
        <w:tc>
          <w:tcPr>
            <w:tcW w:w="910" w:type="dxa"/>
          </w:tcPr>
          <w:p w14:paraId="190CD7E2" w14:textId="77777777" w:rsidR="000B7AFF" w:rsidRPr="00E34345" w:rsidRDefault="000B7AFF" w:rsidP="00C9481A">
            <w:pPr>
              <w:autoSpaceDE w:val="0"/>
              <w:autoSpaceDN w:val="0"/>
              <w:adjustRightInd w:val="0"/>
              <w:jc w:val="center"/>
              <w:rPr>
                <w:rFonts w:cs="MyriadPro-Bold"/>
                <w:sz w:val="16"/>
                <w:szCs w:val="16"/>
              </w:rPr>
            </w:pPr>
            <w:r w:rsidRPr="00E34345">
              <w:rPr>
                <w:rFonts w:cs="STIX-Regular"/>
                <w:sz w:val="16"/>
                <w:szCs w:val="16"/>
              </w:rPr>
              <w:t>Country</w:t>
            </w:r>
          </w:p>
        </w:tc>
        <w:tc>
          <w:tcPr>
            <w:tcW w:w="1228" w:type="dxa"/>
          </w:tcPr>
          <w:p w14:paraId="1CC2AF94" w14:textId="77777777" w:rsidR="000B7AFF" w:rsidRPr="00E34345" w:rsidRDefault="000B7AFF" w:rsidP="00C9481A">
            <w:pPr>
              <w:autoSpaceDE w:val="0"/>
              <w:autoSpaceDN w:val="0"/>
              <w:adjustRightInd w:val="0"/>
              <w:jc w:val="center"/>
              <w:rPr>
                <w:rFonts w:cs="MyriadPro-Bold"/>
                <w:sz w:val="16"/>
                <w:szCs w:val="16"/>
              </w:rPr>
            </w:pPr>
            <w:r w:rsidRPr="00E34345">
              <w:rPr>
                <w:rFonts w:cs="STIX-Regular"/>
                <w:sz w:val="16"/>
                <w:szCs w:val="16"/>
              </w:rPr>
              <w:t>Organization</w:t>
            </w:r>
          </w:p>
        </w:tc>
        <w:tc>
          <w:tcPr>
            <w:tcW w:w="876" w:type="dxa"/>
          </w:tcPr>
          <w:p w14:paraId="73D67643" w14:textId="77777777" w:rsidR="000B7AFF" w:rsidRPr="00E34345" w:rsidRDefault="000B7AFF" w:rsidP="00C9481A">
            <w:pPr>
              <w:autoSpaceDE w:val="0"/>
              <w:autoSpaceDN w:val="0"/>
              <w:adjustRightInd w:val="0"/>
              <w:jc w:val="center"/>
              <w:rPr>
                <w:rFonts w:cs="MyriadPro-Bold"/>
                <w:sz w:val="16"/>
                <w:szCs w:val="16"/>
              </w:rPr>
            </w:pPr>
            <w:r w:rsidRPr="00E34345">
              <w:rPr>
                <w:rFonts w:cs="STIX-Regular"/>
                <w:sz w:val="16"/>
                <w:szCs w:val="16"/>
              </w:rPr>
              <w:t>Launching year</w:t>
            </w:r>
          </w:p>
        </w:tc>
        <w:tc>
          <w:tcPr>
            <w:tcW w:w="1254" w:type="dxa"/>
          </w:tcPr>
          <w:p w14:paraId="0583DCB5" w14:textId="77777777" w:rsidR="000B7AFF" w:rsidRPr="00E34345" w:rsidRDefault="000B7AFF" w:rsidP="00C9481A">
            <w:pPr>
              <w:autoSpaceDE w:val="0"/>
              <w:autoSpaceDN w:val="0"/>
              <w:adjustRightInd w:val="0"/>
              <w:jc w:val="center"/>
              <w:rPr>
                <w:rFonts w:cs="MyriadPro-Bold"/>
                <w:sz w:val="16"/>
                <w:szCs w:val="16"/>
              </w:rPr>
            </w:pPr>
            <w:r w:rsidRPr="00E34345">
              <w:rPr>
                <w:rFonts w:cs="STIX-Regular"/>
                <w:sz w:val="16"/>
                <w:szCs w:val="16"/>
              </w:rPr>
              <w:t>GSD (m)</w:t>
            </w:r>
          </w:p>
        </w:tc>
        <w:tc>
          <w:tcPr>
            <w:tcW w:w="850" w:type="dxa"/>
          </w:tcPr>
          <w:p w14:paraId="2EB6C2AD" w14:textId="77777777" w:rsidR="000B7AFF" w:rsidRPr="00E34345" w:rsidRDefault="002A338E" w:rsidP="002A338E">
            <w:pPr>
              <w:autoSpaceDE w:val="0"/>
              <w:autoSpaceDN w:val="0"/>
              <w:adjustRightInd w:val="0"/>
              <w:jc w:val="center"/>
              <w:rPr>
                <w:rFonts w:cs="MyriadPro-Bold"/>
                <w:sz w:val="16"/>
                <w:szCs w:val="16"/>
              </w:rPr>
            </w:pPr>
            <w:r w:rsidRPr="00E34345">
              <w:rPr>
                <w:rFonts w:cs="STIX-Regular"/>
                <w:sz w:val="16"/>
                <w:szCs w:val="16"/>
              </w:rPr>
              <w:t>Spectral bands (no.)</w:t>
            </w:r>
          </w:p>
        </w:tc>
        <w:tc>
          <w:tcPr>
            <w:tcW w:w="1136" w:type="dxa"/>
          </w:tcPr>
          <w:p w14:paraId="34574628" w14:textId="77777777" w:rsidR="000B7AFF" w:rsidRPr="00E34345" w:rsidRDefault="000B7AFF" w:rsidP="00C9481A">
            <w:pPr>
              <w:autoSpaceDE w:val="0"/>
              <w:autoSpaceDN w:val="0"/>
              <w:adjustRightInd w:val="0"/>
              <w:jc w:val="center"/>
              <w:rPr>
                <w:rFonts w:cs="MyriadPro-Bold"/>
                <w:sz w:val="16"/>
                <w:szCs w:val="16"/>
              </w:rPr>
            </w:pPr>
            <w:r w:rsidRPr="00E34345">
              <w:rPr>
                <w:rFonts w:cs="STIX-Regular"/>
                <w:sz w:val="16"/>
                <w:szCs w:val="16"/>
              </w:rPr>
              <w:t>Spectral range (nm)</w:t>
            </w:r>
          </w:p>
        </w:tc>
        <w:tc>
          <w:tcPr>
            <w:tcW w:w="769" w:type="dxa"/>
          </w:tcPr>
          <w:p w14:paraId="132B482C" w14:textId="77777777" w:rsidR="000B7AFF" w:rsidRPr="00E34345" w:rsidRDefault="002A338E" w:rsidP="002A338E">
            <w:pPr>
              <w:autoSpaceDE w:val="0"/>
              <w:autoSpaceDN w:val="0"/>
              <w:adjustRightInd w:val="0"/>
              <w:jc w:val="center"/>
              <w:rPr>
                <w:rFonts w:cs="MyriadPro-Bold"/>
                <w:sz w:val="16"/>
                <w:szCs w:val="16"/>
              </w:rPr>
            </w:pPr>
            <w:r w:rsidRPr="00E34345">
              <w:rPr>
                <w:rFonts w:cs="STIX-Regular"/>
                <w:sz w:val="16"/>
                <w:szCs w:val="16"/>
              </w:rPr>
              <w:t>Swath at nadir (km)</w:t>
            </w:r>
          </w:p>
        </w:tc>
        <w:tc>
          <w:tcPr>
            <w:tcW w:w="1071" w:type="dxa"/>
          </w:tcPr>
          <w:p w14:paraId="7E7C7914" w14:textId="77777777" w:rsidR="000B7AFF" w:rsidRPr="00E34345" w:rsidRDefault="002A338E" w:rsidP="002A338E">
            <w:pPr>
              <w:autoSpaceDE w:val="0"/>
              <w:autoSpaceDN w:val="0"/>
              <w:adjustRightInd w:val="0"/>
              <w:rPr>
                <w:rFonts w:cs="STIX-Regular"/>
                <w:sz w:val="16"/>
                <w:szCs w:val="16"/>
              </w:rPr>
            </w:pPr>
            <w:r w:rsidRPr="00E34345">
              <w:rPr>
                <w:rFonts w:cs="STIX-Regular"/>
                <w:sz w:val="16"/>
                <w:szCs w:val="16"/>
              </w:rPr>
              <w:t>Temporal res. (days)</w:t>
            </w:r>
          </w:p>
        </w:tc>
      </w:tr>
      <w:tr w:rsidR="002A338E" w:rsidRPr="002A338E" w14:paraId="61A344C0" w14:textId="77777777" w:rsidTr="002A338E">
        <w:tc>
          <w:tcPr>
            <w:tcW w:w="1261" w:type="dxa"/>
          </w:tcPr>
          <w:p w14:paraId="48745866" w14:textId="77777777" w:rsidR="000B7AFF"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Landsat-5</w:t>
            </w:r>
          </w:p>
        </w:tc>
        <w:tc>
          <w:tcPr>
            <w:tcW w:w="910" w:type="dxa"/>
          </w:tcPr>
          <w:p w14:paraId="32700BFC"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USA</w:t>
            </w:r>
          </w:p>
        </w:tc>
        <w:tc>
          <w:tcPr>
            <w:tcW w:w="1228" w:type="dxa"/>
          </w:tcPr>
          <w:p w14:paraId="0F888E9A"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NASA/NOAA</w:t>
            </w:r>
          </w:p>
        </w:tc>
        <w:tc>
          <w:tcPr>
            <w:tcW w:w="876" w:type="dxa"/>
          </w:tcPr>
          <w:p w14:paraId="04D36B70"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1984</w:t>
            </w:r>
          </w:p>
        </w:tc>
        <w:tc>
          <w:tcPr>
            <w:tcW w:w="1254" w:type="dxa"/>
          </w:tcPr>
          <w:p w14:paraId="3DCD51B9"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30, 57, 120</w:t>
            </w:r>
          </w:p>
        </w:tc>
        <w:tc>
          <w:tcPr>
            <w:tcW w:w="850" w:type="dxa"/>
          </w:tcPr>
          <w:p w14:paraId="08C4FC3A"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7</w:t>
            </w:r>
          </w:p>
        </w:tc>
        <w:tc>
          <w:tcPr>
            <w:tcW w:w="1136" w:type="dxa"/>
          </w:tcPr>
          <w:p w14:paraId="080D04A1"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450</w:t>
            </w:r>
            <w:r w:rsidRPr="00E34345">
              <w:rPr>
                <w:rFonts w:cs="AdvOT5fcf1b24+20"/>
                <w:sz w:val="16"/>
                <w:szCs w:val="16"/>
              </w:rPr>
              <w:t>–</w:t>
            </w:r>
            <w:r w:rsidRPr="00E34345">
              <w:rPr>
                <w:rFonts w:cs="AdvOT5fcf1b24"/>
                <w:sz w:val="16"/>
                <w:szCs w:val="16"/>
              </w:rPr>
              <w:t>2,350</w:t>
            </w:r>
          </w:p>
        </w:tc>
        <w:tc>
          <w:tcPr>
            <w:tcW w:w="769" w:type="dxa"/>
          </w:tcPr>
          <w:p w14:paraId="767759DE"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185</w:t>
            </w:r>
          </w:p>
        </w:tc>
        <w:tc>
          <w:tcPr>
            <w:tcW w:w="1071" w:type="dxa"/>
          </w:tcPr>
          <w:p w14:paraId="5BBFA17E"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16</w:t>
            </w:r>
          </w:p>
        </w:tc>
      </w:tr>
      <w:tr w:rsidR="002A338E" w:rsidRPr="002A338E" w14:paraId="7E08DD39" w14:textId="77777777" w:rsidTr="002A338E">
        <w:tc>
          <w:tcPr>
            <w:tcW w:w="1261" w:type="dxa"/>
          </w:tcPr>
          <w:p w14:paraId="4F915BC1"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Landsat-7</w:t>
            </w:r>
          </w:p>
        </w:tc>
        <w:tc>
          <w:tcPr>
            <w:tcW w:w="910" w:type="dxa"/>
          </w:tcPr>
          <w:p w14:paraId="1679EB6F"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USA</w:t>
            </w:r>
          </w:p>
        </w:tc>
        <w:tc>
          <w:tcPr>
            <w:tcW w:w="1228" w:type="dxa"/>
          </w:tcPr>
          <w:p w14:paraId="5E49BF83"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NASA/USGS</w:t>
            </w:r>
          </w:p>
        </w:tc>
        <w:tc>
          <w:tcPr>
            <w:tcW w:w="876" w:type="dxa"/>
          </w:tcPr>
          <w:p w14:paraId="4E44FBA6"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1999</w:t>
            </w:r>
          </w:p>
        </w:tc>
        <w:tc>
          <w:tcPr>
            <w:tcW w:w="1254" w:type="dxa"/>
          </w:tcPr>
          <w:p w14:paraId="47770132"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30</w:t>
            </w:r>
          </w:p>
        </w:tc>
        <w:tc>
          <w:tcPr>
            <w:tcW w:w="850" w:type="dxa"/>
          </w:tcPr>
          <w:p w14:paraId="3B75B89A"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8</w:t>
            </w:r>
          </w:p>
        </w:tc>
        <w:tc>
          <w:tcPr>
            <w:tcW w:w="1136" w:type="dxa"/>
          </w:tcPr>
          <w:p w14:paraId="2E37B2D4"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450</w:t>
            </w:r>
            <w:r w:rsidRPr="00E34345">
              <w:rPr>
                <w:rFonts w:cs="AdvOT5fcf1b24+20"/>
                <w:sz w:val="16"/>
                <w:szCs w:val="16"/>
              </w:rPr>
              <w:t>–</w:t>
            </w:r>
            <w:r w:rsidRPr="00E34345">
              <w:rPr>
                <w:rFonts w:cs="AdvOT5fcf1b24"/>
                <w:sz w:val="16"/>
                <w:szCs w:val="16"/>
              </w:rPr>
              <w:t>12,500</w:t>
            </w:r>
          </w:p>
        </w:tc>
        <w:tc>
          <w:tcPr>
            <w:tcW w:w="769" w:type="dxa"/>
          </w:tcPr>
          <w:p w14:paraId="29D4426A"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185</w:t>
            </w:r>
          </w:p>
        </w:tc>
        <w:tc>
          <w:tcPr>
            <w:tcW w:w="1071" w:type="dxa"/>
          </w:tcPr>
          <w:p w14:paraId="4F04965A"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16</w:t>
            </w:r>
          </w:p>
        </w:tc>
      </w:tr>
      <w:tr w:rsidR="002A338E" w:rsidRPr="002A338E" w14:paraId="0456A257" w14:textId="77777777" w:rsidTr="002A338E">
        <w:tc>
          <w:tcPr>
            <w:tcW w:w="1261" w:type="dxa"/>
          </w:tcPr>
          <w:p w14:paraId="351BCE71"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ASTER</w:t>
            </w:r>
          </w:p>
        </w:tc>
        <w:tc>
          <w:tcPr>
            <w:tcW w:w="910" w:type="dxa"/>
          </w:tcPr>
          <w:p w14:paraId="06CB8CE9"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USA</w:t>
            </w:r>
          </w:p>
        </w:tc>
        <w:tc>
          <w:tcPr>
            <w:tcW w:w="1228" w:type="dxa"/>
          </w:tcPr>
          <w:p w14:paraId="49E9818A"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NASA</w:t>
            </w:r>
          </w:p>
        </w:tc>
        <w:tc>
          <w:tcPr>
            <w:tcW w:w="876" w:type="dxa"/>
          </w:tcPr>
          <w:p w14:paraId="1E1B5C22"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1999</w:t>
            </w:r>
          </w:p>
        </w:tc>
        <w:tc>
          <w:tcPr>
            <w:tcW w:w="1254" w:type="dxa"/>
          </w:tcPr>
          <w:p w14:paraId="1AAA4564"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15, 90</w:t>
            </w:r>
          </w:p>
        </w:tc>
        <w:tc>
          <w:tcPr>
            <w:tcW w:w="850" w:type="dxa"/>
          </w:tcPr>
          <w:p w14:paraId="1134DA48"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15</w:t>
            </w:r>
          </w:p>
        </w:tc>
        <w:tc>
          <w:tcPr>
            <w:tcW w:w="1136" w:type="dxa"/>
          </w:tcPr>
          <w:p w14:paraId="33A6C48A"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520</w:t>
            </w:r>
            <w:r w:rsidRPr="00E34345">
              <w:rPr>
                <w:rFonts w:cs="AdvOT5fcf1b24+20"/>
                <w:sz w:val="16"/>
                <w:szCs w:val="16"/>
              </w:rPr>
              <w:t>–</w:t>
            </w:r>
            <w:r w:rsidRPr="00E34345">
              <w:rPr>
                <w:rFonts w:cs="AdvOT5fcf1b24"/>
                <w:sz w:val="16"/>
                <w:szCs w:val="16"/>
              </w:rPr>
              <w:t>11,650</w:t>
            </w:r>
          </w:p>
        </w:tc>
        <w:tc>
          <w:tcPr>
            <w:tcW w:w="769" w:type="dxa"/>
          </w:tcPr>
          <w:p w14:paraId="1FCEA772"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60</w:t>
            </w:r>
          </w:p>
        </w:tc>
        <w:tc>
          <w:tcPr>
            <w:tcW w:w="1071" w:type="dxa"/>
          </w:tcPr>
          <w:p w14:paraId="55FA7490"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16</w:t>
            </w:r>
          </w:p>
        </w:tc>
      </w:tr>
      <w:tr w:rsidR="002A338E" w:rsidRPr="002A338E" w14:paraId="3752A166" w14:textId="77777777" w:rsidTr="002A338E">
        <w:tc>
          <w:tcPr>
            <w:tcW w:w="1261" w:type="dxa"/>
          </w:tcPr>
          <w:p w14:paraId="0A9E97E9"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IKONOS</w:t>
            </w:r>
          </w:p>
        </w:tc>
        <w:tc>
          <w:tcPr>
            <w:tcW w:w="910" w:type="dxa"/>
          </w:tcPr>
          <w:p w14:paraId="013670E2"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USA</w:t>
            </w:r>
          </w:p>
        </w:tc>
        <w:tc>
          <w:tcPr>
            <w:tcW w:w="1228" w:type="dxa"/>
          </w:tcPr>
          <w:p w14:paraId="20953A29"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GeoEye</w:t>
            </w:r>
          </w:p>
        </w:tc>
        <w:tc>
          <w:tcPr>
            <w:tcW w:w="876" w:type="dxa"/>
          </w:tcPr>
          <w:p w14:paraId="17E5093F"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1999</w:t>
            </w:r>
          </w:p>
        </w:tc>
        <w:tc>
          <w:tcPr>
            <w:tcW w:w="1254" w:type="dxa"/>
          </w:tcPr>
          <w:p w14:paraId="48A06667"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0.82, 3.28</w:t>
            </w:r>
          </w:p>
        </w:tc>
        <w:tc>
          <w:tcPr>
            <w:tcW w:w="850" w:type="dxa"/>
          </w:tcPr>
          <w:p w14:paraId="4C855B91"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4</w:t>
            </w:r>
          </w:p>
        </w:tc>
        <w:tc>
          <w:tcPr>
            <w:tcW w:w="1136" w:type="dxa"/>
          </w:tcPr>
          <w:p w14:paraId="33169940"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445</w:t>
            </w:r>
            <w:r w:rsidRPr="00E34345">
              <w:rPr>
                <w:rFonts w:cs="AdvOT5fcf1b24+20"/>
                <w:sz w:val="16"/>
                <w:szCs w:val="16"/>
              </w:rPr>
              <w:t>–</w:t>
            </w:r>
            <w:r w:rsidRPr="00E34345">
              <w:rPr>
                <w:rFonts w:cs="AdvOT5fcf1b24"/>
                <w:sz w:val="16"/>
                <w:szCs w:val="16"/>
              </w:rPr>
              <w:t>853</w:t>
            </w:r>
          </w:p>
        </w:tc>
        <w:tc>
          <w:tcPr>
            <w:tcW w:w="769" w:type="dxa"/>
          </w:tcPr>
          <w:p w14:paraId="05020259"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11</w:t>
            </w:r>
          </w:p>
        </w:tc>
        <w:tc>
          <w:tcPr>
            <w:tcW w:w="1071" w:type="dxa"/>
          </w:tcPr>
          <w:p w14:paraId="3920B87F"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3-5</w:t>
            </w:r>
          </w:p>
        </w:tc>
      </w:tr>
      <w:tr w:rsidR="002A338E" w:rsidRPr="002A338E" w14:paraId="3615ED2D" w14:textId="77777777" w:rsidTr="002A338E">
        <w:tc>
          <w:tcPr>
            <w:tcW w:w="1261" w:type="dxa"/>
          </w:tcPr>
          <w:p w14:paraId="7806A7E8" w14:textId="77777777" w:rsidR="000B7AFF" w:rsidRPr="00E34345" w:rsidRDefault="002A338E" w:rsidP="00C9481A">
            <w:pPr>
              <w:autoSpaceDE w:val="0"/>
              <w:autoSpaceDN w:val="0"/>
              <w:adjustRightInd w:val="0"/>
              <w:jc w:val="center"/>
              <w:rPr>
                <w:rFonts w:cs="STIX-Regular"/>
                <w:sz w:val="16"/>
                <w:szCs w:val="16"/>
              </w:rPr>
            </w:pPr>
            <w:r w:rsidRPr="00E34345">
              <w:rPr>
                <w:rFonts w:cs="AdvOT5fcf1b24"/>
                <w:sz w:val="16"/>
                <w:szCs w:val="16"/>
              </w:rPr>
              <w:t>Hyperion</w:t>
            </w:r>
          </w:p>
        </w:tc>
        <w:tc>
          <w:tcPr>
            <w:tcW w:w="910" w:type="dxa"/>
          </w:tcPr>
          <w:p w14:paraId="32647807"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USA</w:t>
            </w:r>
          </w:p>
        </w:tc>
        <w:tc>
          <w:tcPr>
            <w:tcW w:w="1228" w:type="dxa"/>
          </w:tcPr>
          <w:p w14:paraId="535D6B0D"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NASA</w:t>
            </w:r>
          </w:p>
        </w:tc>
        <w:tc>
          <w:tcPr>
            <w:tcW w:w="876" w:type="dxa"/>
          </w:tcPr>
          <w:p w14:paraId="41E0A8A4"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2000</w:t>
            </w:r>
          </w:p>
        </w:tc>
        <w:tc>
          <w:tcPr>
            <w:tcW w:w="1254" w:type="dxa"/>
          </w:tcPr>
          <w:p w14:paraId="62B26A07" w14:textId="77777777" w:rsidR="000B7AFF" w:rsidRPr="00E34345" w:rsidRDefault="002A338E" w:rsidP="002A338E">
            <w:pPr>
              <w:autoSpaceDE w:val="0"/>
              <w:autoSpaceDN w:val="0"/>
              <w:adjustRightInd w:val="0"/>
              <w:rPr>
                <w:rFonts w:cs="MyriadPro-Bold"/>
                <w:sz w:val="16"/>
                <w:szCs w:val="16"/>
              </w:rPr>
            </w:pPr>
            <w:r w:rsidRPr="00E34345">
              <w:rPr>
                <w:rFonts w:cs="AdvOT5fcf1b24"/>
                <w:sz w:val="16"/>
                <w:szCs w:val="16"/>
              </w:rPr>
              <w:t>30</w:t>
            </w:r>
          </w:p>
        </w:tc>
        <w:tc>
          <w:tcPr>
            <w:tcW w:w="850" w:type="dxa"/>
          </w:tcPr>
          <w:p w14:paraId="719A6F33"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220</w:t>
            </w:r>
          </w:p>
        </w:tc>
        <w:tc>
          <w:tcPr>
            <w:tcW w:w="1136" w:type="dxa"/>
          </w:tcPr>
          <w:p w14:paraId="4CA8DD81"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360</w:t>
            </w:r>
            <w:r w:rsidRPr="00E34345">
              <w:rPr>
                <w:rFonts w:cs="AdvOT5fcf1b24+20"/>
                <w:sz w:val="16"/>
                <w:szCs w:val="16"/>
              </w:rPr>
              <w:t>–</w:t>
            </w:r>
            <w:r w:rsidRPr="00E34345">
              <w:rPr>
                <w:rFonts w:cs="AdvOT5fcf1b24"/>
                <w:sz w:val="16"/>
                <w:szCs w:val="16"/>
              </w:rPr>
              <w:t>2,600</w:t>
            </w:r>
          </w:p>
        </w:tc>
        <w:tc>
          <w:tcPr>
            <w:tcW w:w="769" w:type="dxa"/>
          </w:tcPr>
          <w:p w14:paraId="05467FF3"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7.65</w:t>
            </w:r>
          </w:p>
        </w:tc>
        <w:tc>
          <w:tcPr>
            <w:tcW w:w="1071" w:type="dxa"/>
          </w:tcPr>
          <w:p w14:paraId="7CA737D5"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16</w:t>
            </w:r>
          </w:p>
        </w:tc>
      </w:tr>
      <w:tr w:rsidR="002A338E" w:rsidRPr="002A338E" w14:paraId="24D99E26" w14:textId="77777777" w:rsidTr="002A338E">
        <w:tc>
          <w:tcPr>
            <w:tcW w:w="1261" w:type="dxa"/>
          </w:tcPr>
          <w:p w14:paraId="0238A880" w14:textId="77777777" w:rsidR="000B7AFF" w:rsidRPr="00E34345" w:rsidRDefault="002A338E" w:rsidP="00C9481A">
            <w:pPr>
              <w:autoSpaceDE w:val="0"/>
              <w:autoSpaceDN w:val="0"/>
              <w:adjustRightInd w:val="0"/>
              <w:jc w:val="center"/>
              <w:rPr>
                <w:rFonts w:cs="STIX-Regular"/>
                <w:sz w:val="16"/>
                <w:szCs w:val="16"/>
              </w:rPr>
            </w:pPr>
            <w:r w:rsidRPr="00E34345">
              <w:rPr>
                <w:rFonts w:cs="AdvOT5fcf1b24"/>
                <w:sz w:val="16"/>
                <w:szCs w:val="16"/>
              </w:rPr>
              <w:t>CHRIS-PROBA</w:t>
            </w:r>
          </w:p>
        </w:tc>
        <w:tc>
          <w:tcPr>
            <w:tcW w:w="910" w:type="dxa"/>
          </w:tcPr>
          <w:p w14:paraId="52A4DF1C"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EU</w:t>
            </w:r>
          </w:p>
        </w:tc>
        <w:tc>
          <w:tcPr>
            <w:tcW w:w="1228" w:type="dxa"/>
          </w:tcPr>
          <w:p w14:paraId="1A102040"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ESA</w:t>
            </w:r>
          </w:p>
        </w:tc>
        <w:tc>
          <w:tcPr>
            <w:tcW w:w="876" w:type="dxa"/>
          </w:tcPr>
          <w:p w14:paraId="77B1F104"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2001</w:t>
            </w:r>
          </w:p>
        </w:tc>
        <w:tc>
          <w:tcPr>
            <w:tcW w:w="1254" w:type="dxa"/>
          </w:tcPr>
          <w:p w14:paraId="00782862"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17, 34</w:t>
            </w:r>
          </w:p>
        </w:tc>
        <w:tc>
          <w:tcPr>
            <w:tcW w:w="850" w:type="dxa"/>
          </w:tcPr>
          <w:p w14:paraId="1CB1E9E2"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18,37,6</w:t>
            </w:r>
          </w:p>
        </w:tc>
        <w:tc>
          <w:tcPr>
            <w:tcW w:w="1136" w:type="dxa"/>
          </w:tcPr>
          <w:p w14:paraId="70663201"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400</w:t>
            </w:r>
            <w:r w:rsidRPr="00E34345">
              <w:rPr>
                <w:rFonts w:cs="AdvOT5fcf1b24+20"/>
                <w:sz w:val="16"/>
                <w:szCs w:val="16"/>
              </w:rPr>
              <w:t>–</w:t>
            </w:r>
            <w:r w:rsidRPr="00E34345">
              <w:rPr>
                <w:rFonts w:cs="AdvOT5fcf1b24"/>
                <w:sz w:val="16"/>
                <w:szCs w:val="16"/>
              </w:rPr>
              <w:t>1,050</w:t>
            </w:r>
          </w:p>
        </w:tc>
        <w:tc>
          <w:tcPr>
            <w:tcW w:w="769" w:type="dxa"/>
          </w:tcPr>
          <w:p w14:paraId="1B9950D5"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13</w:t>
            </w:r>
          </w:p>
        </w:tc>
        <w:tc>
          <w:tcPr>
            <w:tcW w:w="1071" w:type="dxa"/>
          </w:tcPr>
          <w:p w14:paraId="63BEAC01"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Varies*</w:t>
            </w:r>
          </w:p>
        </w:tc>
      </w:tr>
      <w:tr w:rsidR="002A338E" w:rsidRPr="002A338E" w14:paraId="3D663F85" w14:textId="77777777" w:rsidTr="002A338E">
        <w:tc>
          <w:tcPr>
            <w:tcW w:w="1261" w:type="dxa"/>
          </w:tcPr>
          <w:p w14:paraId="4B94CDFA" w14:textId="77777777" w:rsidR="002A338E" w:rsidRPr="00E34345" w:rsidRDefault="002A338E" w:rsidP="002A338E">
            <w:pPr>
              <w:autoSpaceDE w:val="0"/>
              <w:autoSpaceDN w:val="0"/>
              <w:adjustRightInd w:val="0"/>
              <w:jc w:val="center"/>
              <w:rPr>
                <w:rFonts w:cs="STIX-Regular"/>
                <w:sz w:val="16"/>
                <w:szCs w:val="16"/>
              </w:rPr>
            </w:pPr>
            <w:r w:rsidRPr="00E34345">
              <w:rPr>
                <w:rFonts w:cs="AdvOT5fcf1b24"/>
                <w:sz w:val="16"/>
                <w:szCs w:val="16"/>
              </w:rPr>
              <w:t>MODIS</w:t>
            </w:r>
          </w:p>
        </w:tc>
        <w:tc>
          <w:tcPr>
            <w:tcW w:w="910" w:type="dxa"/>
          </w:tcPr>
          <w:p w14:paraId="26AED62D"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USA</w:t>
            </w:r>
          </w:p>
        </w:tc>
        <w:tc>
          <w:tcPr>
            <w:tcW w:w="1228" w:type="dxa"/>
          </w:tcPr>
          <w:p w14:paraId="1C5B3479"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NASA</w:t>
            </w:r>
          </w:p>
        </w:tc>
        <w:tc>
          <w:tcPr>
            <w:tcW w:w="876" w:type="dxa"/>
          </w:tcPr>
          <w:p w14:paraId="71F8BB4E"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2002</w:t>
            </w:r>
          </w:p>
        </w:tc>
        <w:tc>
          <w:tcPr>
            <w:tcW w:w="1254" w:type="dxa"/>
          </w:tcPr>
          <w:p w14:paraId="6E3685C3"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250, 500, 1000</w:t>
            </w:r>
          </w:p>
        </w:tc>
        <w:tc>
          <w:tcPr>
            <w:tcW w:w="850" w:type="dxa"/>
          </w:tcPr>
          <w:p w14:paraId="3CB66F5E"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19</w:t>
            </w:r>
          </w:p>
        </w:tc>
        <w:tc>
          <w:tcPr>
            <w:tcW w:w="1136" w:type="dxa"/>
          </w:tcPr>
          <w:p w14:paraId="3DDB47C9"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620</w:t>
            </w:r>
            <w:r w:rsidRPr="00E34345">
              <w:rPr>
                <w:rFonts w:cs="AdvOT5fcf1b24+20"/>
                <w:sz w:val="16"/>
                <w:szCs w:val="16"/>
              </w:rPr>
              <w:t>–</w:t>
            </w:r>
            <w:r w:rsidRPr="00E34345">
              <w:rPr>
                <w:rFonts w:cs="AdvOT5fcf1b24"/>
                <w:sz w:val="16"/>
                <w:szCs w:val="16"/>
              </w:rPr>
              <w:t>965</w:t>
            </w:r>
          </w:p>
        </w:tc>
        <w:tc>
          <w:tcPr>
            <w:tcW w:w="769" w:type="dxa"/>
          </w:tcPr>
          <w:p w14:paraId="205DAD4F"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2330</w:t>
            </w:r>
          </w:p>
        </w:tc>
        <w:tc>
          <w:tcPr>
            <w:tcW w:w="1071" w:type="dxa"/>
          </w:tcPr>
          <w:p w14:paraId="44CE6785"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16</w:t>
            </w:r>
          </w:p>
        </w:tc>
      </w:tr>
      <w:tr w:rsidR="002A338E" w:rsidRPr="002A338E" w14:paraId="383C0626" w14:textId="77777777" w:rsidTr="002A338E">
        <w:tc>
          <w:tcPr>
            <w:tcW w:w="1261" w:type="dxa"/>
          </w:tcPr>
          <w:p w14:paraId="169FA1DE" w14:textId="77777777" w:rsidR="002A338E" w:rsidRPr="00E34345" w:rsidRDefault="002A338E" w:rsidP="002A338E">
            <w:pPr>
              <w:autoSpaceDE w:val="0"/>
              <w:autoSpaceDN w:val="0"/>
              <w:adjustRightInd w:val="0"/>
              <w:jc w:val="center"/>
              <w:rPr>
                <w:rFonts w:cs="STIX-Regular"/>
                <w:sz w:val="16"/>
                <w:szCs w:val="16"/>
              </w:rPr>
            </w:pPr>
            <w:r w:rsidRPr="00E34345">
              <w:rPr>
                <w:rFonts w:cs="AdvOT5fcf1b24"/>
                <w:sz w:val="16"/>
                <w:szCs w:val="16"/>
              </w:rPr>
              <w:t>MERIS</w:t>
            </w:r>
          </w:p>
        </w:tc>
        <w:tc>
          <w:tcPr>
            <w:tcW w:w="910" w:type="dxa"/>
          </w:tcPr>
          <w:p w14:paraId="05117F3E"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EU</w:t>
            </w:r>
          </w:p>
        </w:tc>
        <w:tc>
          <w:tcPr>
            <w:tcW w:w="1228" w:type="dxa"/>
          </w:tcPr>
          <w:p w14:paraId="0B4B2CD7"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ESA</w:t>
            </w:r>
          </w:p>
        </w:tc>
        <w:tc>
          <w:tcPr>
            <w:tcW w:w="876" w:type="dxa"/>
          </w:tcPr>
          <w:p w14:paraId="5E03FA3D"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2002</w:t>
            </w:r>
          </w:p>
        </w:tc>
        <w:tc>
          <w:tcPr>
            <w:tcW w:w="1254" w:type="dxa"/>
          </w:tcPr>
          <w:p w14:paraId="59A3D099"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300, 1200</w:t>
            </w:r>
          </w:p>
        </w:tc>
        <w:tc>
          <w:tcPr>
            <w:tcW w:w="850" w:type="dxa"/>
          </w:tcPr>
          <w:p w14:paraId="7C8660A2"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15</w:t>
            </w:r>
          </w:p>
        </w:tc>
        <w:tc>
          <w:tcPr>
            <w:tcW w:w="1136" w:type="dxa"/>
          </w:tcPr>
          <w:p w14:paraId="4A362C00"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390</w:t>
            </w:r>
            <w:r w:rsidRPr="00E34345">
              <w:rPr>
                <w:rFonts w:cs="AdvOT5fcf1b24+20"/>
                <w:sz w:val="16"/>
                <w:szCs w:val="16"/>
              </w:rPr>
              <w:t>–</w:t>
            </w:r>
            <w:r w:rsidRPr="00E34345">
              <w:rPr>
                <w:rFonts w:cs="AdvOT5fcf1b24"/>
                <w:sz w:val="16"/>
                <w:szCs w:val="16"/>
              </w:rPr>
              <w:t>1,040</w:t>
            </w:r>
          </w:p>
        </w:tc>
        <w:tc>
          <w:tcPr>
            <w:tcW w:w="769" w:type="dxa"/>
          </w:tcPr>
          <w:p w14:paraId="1B42CD4D"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1150</w:t>
            </w:r>
          </w:p>
        </w:tc>
        <w:tc>
          <w:tcPr>
            <w:tcW w:w="1071" w:type="dxa"/>
          </w:tcPr>
          <w:p w14:paraId="6CCAB985"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35</w:t>
            </w:r>
          </w:p>
        </w:tc>
      </w:tr>
      <w:tr w:rsidR="002A338E" w:rsidRPr="002A338E" w14:paraId="6057F74D" w14:textId="77777777" w:rsidTr="002A338E">
        <w:tc>
          <w:tcPr>
            <w:tcW w:w="1261" w:type="dxa"/>
          </w:tcPr>
          <w:p w14:paraId="71C4A9C2" w14:textId="77777777" w:rsidR="002A338E" w:rsidRPr="00E34345" w:rsidRDefault="002A338E" w:rsidP="002A338E">
            <w:pPr>
              <w:autoSpaceDE w:val="0"/>
              <w:autoSpaceDN w:val="0"/>
              <w:adjustRightInd w:val="0"/>
              <w:jc w:val="center"/>
              <w:rPr>
                <w:rFonts w:cs="STIX-Regular"/>
                <w:sz w:val="16"/>
                <w:szCs w:val="16"/>
              </w:rPr>
            </w:pPr>
            <w:r w:rsidRPr="00E34345">
              <w:rPr>
                <w:rFonts w:cs="AdvOT5fcf1b24"/>
                <w:sz w:val="16"/>
                <w:szCs w:val="16"/>
              </w:rPr>
              <w:t>SPOT-5</w:t>
            </w:r>
          </w:p>
        </w:tc>
        <w:tc>
          <w:tcPr>
            <w:tcW w:w="910" w:type="dxa"/>
          </w:tcPr>
          <w:p w14:paraId="20B15C08"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France</w:t>
            </w:r>
          </w:p>
        </w:tc>
        <w:tc>
          <w:tcPr>
            <w:tcW w:w="1228" w:type="dxa"/>
          </w:tcPr>
          <w:p w14:paraId="4F246FC1"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CNES</w:t>
            </w:r>
          </w:p>
        </w:tc>
        <w:tc>
          <w:tcPr>
            <w:tcW w:w="876" w:type="dxa"/>
          </w:tcPr>
          <w:p w14:paraId="43E01894"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2002</w:t>
            </w:r>
          </w:p>
        </w:tc>
        <w:tc>
          <w:tcPr>
            <w:tcW w:w="1254" w:type="dxa"/>
          </w:tcPr>
          <w:p w14:paraId="071BBAF7"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10</w:t>
            </w:r>
          </w:p>
        </w:tc>
        <w:tc>
          <w:tcPr>
            <w:tcW w:w="850" w:type="dxa"/>
          </w:tcPr>
          <w:p w14:paraId="4DE03700"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4</w:t>
            </w:r>
          </w:p>
        </w:tc>
        <w:tc>
          <w:tcPr>
            <w:tcW w:w="1136" w:type="dxa"/>
          </w:tcPr>
          <w:p w14:paraId="2DAAC75A"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480</w:t>
            </w:r>
            <w:r w:rsidRPr="00E34345">
              <w:rPr>
                <w:rFonts w:cs="AdvOT5fcf1b24+20"/>
                <w:sz w:val="16"/>
                <w:szCs w:val="16"/>
              </w:rPr>
              <w:t>–</w:t>
            </w:r>
            <w:r w:rsidRPr="00E34345">
              <w:rPr>
                <w:rFonts w:cs="AdvOT5fcf1b24"/>
                <w:sz w:val="16"/>
                <w:szCs w:val="16"/>
              </w:rPr>
              <w:t>1,750</w:t>
            </w:r>
          </w:p>
        </w:tc>
        <w:tc>
          <w:tcPr>
            <w:tcW w:w="769" w:type="dxa"/>
          </w:tcPr>
          <w:p w14:paraId="0BAEA50F"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80</w:t>
            </w:r>
          </w:p>
        </w:tc>
        <w:tc>
          <w:tcPr>
            <w:tcW w:w="1071" w:type="dxa"/>
          </w:tcPr>
          <w:p w14:paraId="45FEF05D"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2-3</w:t>
            </w:r>
          </w:p>
        </w:tc>
      </w:tr>
      <w:tr w:rsidR="002A338E" w:rsidRPr="002A338E" w14:paraId="3588866D" w14:textId="77777777" w:rsidTr="002A338E">
        <w:tc>
          <w:tcPr>
            <w:tcW w:w="1261" w:type="dxa"/>
          </w:tcPr>
          <w:p w14:paraId="29B724CF" w14:textId="77777777" w:rsidR="002A338E" w:rsidRPr="00E34345" w:rsidRDefault="002A338E" w:rsidP="002A338E">
            <w:pPr>
              <w:autoSpaceDE w:val="0"/>
              <w:autoSpaceDN w:val="0"/>
              <w:adjustRightInd w:val="0"/>
              <w:jc w:val="center"/>
              <w:rPr>
                <w:rFonts w:cs="STIX-Regular"/>
                <w:sz w:val="16"/>
                <w:szCs w:val="16"/>
              </w:rPr>
            </w:pPr>
            <w:r w:rsidRPr="00E34345">
              <w:rPr>
                <w:rFonts w:cs="AdvOT5fcf1b24"/>
                <w:sz w:val="16"/>
                <w:szCs w:val="16"/>
              </w:rPr>
              <w:t>Landsat-8</w:t>
            </w:r>
          </w:p>
        </w:tc>
        <w:tc>
          <w:tcPr>
            <w:tcW w:w="910" w:type="dxa"/>
          </w:tcPr>
          <w:p w14:paraId="720BD8E3"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USA</w:t>
            </w:r>
          </w:p>
        </w:tc>
        <w:tc>
          <w:tcPr>
            <w:tcW w:w="1228" w:type="dxa"/>
          </w:tcPr>
          <w:p w14:paraId="4B8C6570"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NASA/USGS</w:t>
            </w:r>
          </w:p>
        </w:tc>
        <w:tc>
          <w:tcPr>
            <w:tcW w:w="876" w:type="dxa"/>
          </w:tcPr>
          <w:p w14:paraId="641C65F5"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2013</w:t>
            </w:r>
          </w:p>
        </w:tc>
        <w:tc>
          <w:tcPr>
            <w:tcW w:w="1254" w:type="dxa"/>
          </w:tcPr>
          <w:p w14:paraId="308053E7"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30</w:t>
            </w:r>
          </w:p>
        </w:tc>
        <w:tc>
          <w:tcPr>
            <w:tcW w:w="850" w:type="dxa"/>
          </w:tcPr>
          <w:p w14:paraId="461F8DF9"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11</w:t>
            </w:r>
          </w:p>
        </w:tc>
        <w:tc>
          <w:tcPr>
            <w:tcW w:w="1136" w:type="dxa"/>
          </w:tcPr>
          <w:p w14:paraId="4396671E"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430</w:t>
            </w:r>
            <w:r w:rsidRPr="00E34345">
              <w:rPr>
                <w:rFonts w:cs="AdvOT5fcf1b24+20"/>
                <w:sz w:val="16"/>
                <w:szCs w:val="16"/>
              </w:rPr>
              <w:t>–</w:t>
            </w:r>
            <w:r w:rsidRPr="00E34345">
              <w:rPr>
                <w:rFonts w:cs="AdvOT5fcf1b24"/>
                <w:sz w:val="16"/>
                <w:szCs w:val="16"/>
              </w:rPr>
              <w:t>12,510</w:t>
            </w:r>
          </w:p>
        </w:tc>
        <w:tc>
          <w:tcPr>
            <w:tcW w:w="769" w:type="dxa"/>
          </w:tcPr>
          <w:p w14:paraId="7BFEC5AF"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185</w:t>
            </w:r>
          </w:p>
        </w:tc>
        <w:tc>
          <w:tcPr>
            <w:tcW w:w="1071" w:type="dxa"/>
          </w:tcPr>
          <w:p w14:paraId="77F2B7F7"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16</w:t>
            </w:r>
          </w:p>
        </w:tc>
      </w:tr>
      <w:tr w:rsidR="002A338E" w:rsidRPr="002A338E" w14:paraId="1387695D" w14:textId="77777777" w:rsidTr="002A338E">
        <w:tc>
          <w:tcPr>
            <w:tcW w:w="1261" w:type="dxa"/>
          </w:tcPr>
          <w:p w14:paraId="5199DBA3" w14:textId="77777777" w:rsidR="002A338E" w:rsidRPr="00E34345" w:rsidRDefault="002A338E" w:rsidP="002A338E">
            <w:pPr>
              <w:autoSpaceDE w:val="0"/>
              <w:autoSpaceDN w:val="0"/>
              <w:adjustRightInd w:val="0"/>
              <w:jc w:val="center"/>
              <w:rPr>
                <w:rFonts w:cs="STIX-Regular"/>
                <w:sz w:val="16"/>
                <w:szCs w:val="16"/>
              </w:rPr>
            </w:pPr>
            <w:r w:rsidRPr="00E34345">
              <w:rPr>
                <w:rFonts w:cs="AdvOT5fcf1b24"/>
                <w:sz w:val="16"/>
                <w:szCs w:val="16"/>
              </w:rPr>
              <w:t>WorldView-3</w:t>
            </w:r>
          </w:p>
        </w:tc>
        <w:tc>
          <w:tcPr>
            <w:tcW w:w="910" w:type="dxa"/>
          </w:tcPr>
          <w:p w14:paraId="168BE677"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USA</w:t>
            </w:r>
          </w:p>
        </w:tc>
        <w:tc>
          <w:tcPr>
            <w:tcW w:w="1228" w:type="dxa"/>
          </w:tcPr>
          <w:p w14:paraId="10152C70"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DigitalGlobe</w:t>
            </w:r>
          </w:p>
        </w:tc>
        <w:tc>
          <w:tcPr>
            <w:tcW w:w="876" w:type="dxa"/>
          </w:tcPr>
          <w:p w14:paraId="175689ED"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2014</w:t>
            </w:r>
          </w:p>
        </w:tc>
        <w:tc>
          <w:tcPr>
            <w:tcW w:w="1254" w:type="dxa"/>
          </w:tcPr>
          <w:p w14:paraId="6DF5F647"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0.3, 1.24, 3.70</w:t>
            </w:r>
          </w:p>
        </w:tc>
        <w:tc>
          <w:tcPr>
            <w:tcW w:w="850" w:type="dxa"/>
          </w:tcPr>
          <w:p w14:paraId="0FF5EFF1"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16</w:t>
            </w:r>
          </w:p>
        </w:tc>
        <w:tc>
          <w:tcPr>
            <w:tcW w:w="1136" w:type="dxa"/>
          </w:tcPr>
          <w:p w14:paraId="6902A4A0"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400</w:t>
            </w:r>
            <w:r w:rsidRPr="00E34345">
              <w:rPr>
                <w:rFonts w:cs="AdvOT5fcf1b24+20"/>
                <w:sz w:val="16"/>
                <w:szCs w:val="16"/>
              </w:rPr>
              <w:t>–</w:t>
            </w:r>
            <w:r w:rsidRPr="00E34345">
              <w:rPr>
                <w:rFonts w:cs="AdvOT5fcf1b24"/>
                <w:sz w:val="16"/>
                <w:szCs w:val="16"/>
              </w:rPr>
              <w:t>2,365</w:t>
            </w:r>
          </w:p>
        </w:tc>
        <w:tc>
          <w:tcPr>
            <w:tcW w:w="769" w:type="dxa"/>
          </w:tcPr>
          <w:p w14:paraId="2572712F"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13.1</w:t>
            </w:r>
          </w:p>
        </w:tc>
        <w:tc>
          <w:tcPr>
            <w:tcW w:w="1071" w:type="dxa"/>
          </w:tcPr>
          <w:p w14:paraId="326CD07F"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1-4</w:t>
            </w:r>
          </w:p>
        </w:tc>
      </w:tr>
      <w:tr w:rsidR="002A338E" w:rsidRPr="002A338E" w14:paraId="36C05CBF" w14:textId="77777777" w:rsidTr="002A338E">
        <w:tc>
          <w:tcPr>
            <w:tcW w:w="1261" w:type="dxa"/>
          </w:tcPr>
          <w:p w14:paraId="4CE1C45D" w14:textId="77777777" w:rsidR="002A338E" w:rsidRPr="00E34345" w:rsidRDefault="002A338E" w:rsidP="002A338E">
            <w:pPr>
              <w:autoSpaceDE w:val="0"/>
              <w:autoSpaceDN w:val="0"/>
              <w:adjustRightInd w:val="0"/>
              <w:jc w:val="center"/>
              <w:rPr>
                <w:rFonts w:cs="STIX-Regular"/>
                <w:sz w:val="16"/>
                <w:szCs w:val="16"/>
              </w:rPr>
            </w:pPr>
            <w:r w:rsidRPr="00E34345">
              <w:rPr>
                <w:rFonts w:cs="AdvOT5fcf1b24"/>
                <w:sz w:val="16"/>
                <w:szCs w:val="16"/>
              </w:rPr>
              <w:t>Sentinel-2</w:t>
            </w:r>
          </w:p>
        </w:tc>
        <w:tc>
          <w:tcPr>
            <w:tcW w:w="910" w:type="dxa"/>
          </w:tcPr>
          <w:p w14:paraId="0C370ABD"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EU</w:t>
            </w:r>
          </w:p>
        </w:tc>
        <w:tc>
          <w:tcPr>
            <w:tcW w:w="1228" w:type="dxa"/>
          </w:tcPr>
          <w:p w14:paraId="36A3BE2A"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ESA</w:t>
            </w:r>
          </w:p>
        </w:tc>
        <w:tc>
          <w:tcPr>
            <w:tcW w:w="876" w:type="dxa"/>
          </w:tcPr>
          <w:p w14:paraId="42C3325D"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2015</w:t>
            </w:r>
          </w:p>
        </w:tc>
        <w:tc>
          <w:tcPr>
            <w:tcW w:w="1254" w:type="dxa"/>
          </w:tcPr>
          <w:p w14:paraId="55700335"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10, 20, 60</w:t>
            </w:r>
          </w:p>
        </w:tc>
        <w:tc>
          <w:tcPr>
            <w:tcW w:w="850" w:type="dxa"/>
          </w:tcPr>
          <w:p w14:paraId="4537F7E6"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13</w:t>
            </w:r>
          </w:p>
        </w:tc>
        <w:tc>
          <w:tcPr>
            <w:tcW w:w="1136" w:type="dxa"/>
          </w:tcPr>
          <w:p w14:paraId="0F2DFEC3"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440</w:t>
            </w:r>
            <w:r w:rsidRPr="00E34345">
              <w:rPr>
                <w:rFonts w:cs="AdvOT5fcf1b24+20"/>
                <w:sz w:val="16"/>
                <w:szCs w:val="16"/>
              </w:rPr>
              <w:t>–</w:t>
            </w:r>
            <w:r w:rsidRPr="00E34345">
              <w:rPr>
                <w:rFonts w:cs="AdvOT5fcf1b24"/>
                <w:sz w:val="16"/>
                <w:szCs w:val="16"/>
              </w:rPr>
              <w:t>2,195</w:t>
            </w:r>
          </w:p>
        </w:tc>
        <w:tc>
          <w:tcPr>
            <w:tcW w:w="769" w:type="dxa"/>
          </w:tcPr>
          <w:p w14:paraId="729327E6"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290</w:t>
            </w:r>
          </w:p>
        </w:tc>
        <w:tc>
          <w:tcPr>
            <w:tcW w:w="1071" w:type="dxa"/>
          </w:tcPr>
          <w:p w14:paraId="126E9114"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5</w:t>
            </w:r>
          </w:p>
        </w:tc>
      </w:tr>
      <w:tr w:rsidR="002A338E" w:rsidRPr="002A338E" w14:paraId="6FD7885D" w14:textId="77777777" w:rsidTr="002A338E">
        <w:tc>
          <w:tcPr>
            <w:tcW w:w="1261" w:type="dxa"/>
          </w:tcPr>
          <w:p w14:paraId="0CB2D2DF" w14:textId="77777777" w:rsidR="002A338E" w:rsidRPr="00E34345" w:rsidRDefault="002A338E" w:rsidP="002A338E">
            <w:pPr>
              <w:autoSpaceDE w:val="0"/>
              <w:autoSpaceDN w:val="0"/>
              <w:adjustRightInd w:val="0"/>
              <w:jc w:val="center"/>
              <w:rPr>
                <w:rFonts w:cs="STIX-Regular"/>
                <w:sz w:val="16"/>
                <w:szCs w:val="16"/>
              </w:rPr>
            </w:pPr>
            <w:r w:rsidRPr="00E34345">
              <w:rPr>
                <w:rFonts w:cs="AdvOT5fcf1b24"/>
                <w:sz w:val="16"/>
                <w:szCs w:val="16"/>
              </w:rPr>
              <w:t>PRISMA</w:t>
            </w:r>
          </w:p>
        </w:tc>
        <w:tc>
          <w:tcPr>
            <w:tcW w:w="910" w:type="dxa"/>
          </w:tcPr>
          <w:p w14:paraId="4350736D"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Italy</w:t>
            </w:r>
          </w:p>
        </w:tc>
        <w:tc>
          <w:tcPr>
            <w:tcW w:w="1228" w:type="dxa"/>
          </w:tcPr>
          <w:p w14:paraId="00690234"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ASI</w:t>
            </w:r>
          </w:p>
        </w:tc>
        <w:tc>
          <w:tcPr>
            <w:tcW w:w="876" w:type="dxa"/>
          </w:tcPr>
          <w:p w14:paraId="5786440E"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2017</w:t>
            </w:r>
          </w:p>
        </w:tc>
        <w:tc>
          <w:tcPr>
            <w:tcW w:w="1254" w:type="dxa"/>
          </w:tcPr>
          <w:p w14:paraId="54EDABA5"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30</w:t>
            </w:r>
          </w:p>
        </w:tc>
        <w:tc>
          <w:tcPr>
            <w:tcW w:w="850" w:type="dxa"/>
          </w:tcPr>
          <w:p w14:paraId="3CDECA02"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247</w:t>
            </w:r>
          </w:p>
        </w:tc>
        <w:tc>
          <w:tcPr>
            <w:tcW w:w="1136" w:type="dxa"/>
          </w:tcPr>
          <w:p w14:paraId="49F88C3D"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400</w:t>
            </w:r>
            <w:r w:rsidRPr="00E34345">
              <w:rPr>
                <w:rFonts w:cs="AdvOT5fcf1b24+20"/>
                <w:sz w:val="16"/>
                <w:szCs w:val="16"/>
              </w:rPr>
              <w:t>–</w:t>
            </w:r>
            <w:r w:rsidRPr="00E34345">
              <w:rPr>
                <w:rFonts w:cs="AdvOT5fcf1b24"/>
                <w:sz w:val="16"/>
                <w:szCs w:val="16"/>
              </w:rPr>
              <w:t>2,500</w:t>
            </w:r>
          </w:p>
        </w:tc>
        <w:tc>
          <w:tcPr>
            <w:tcW w:w="769" w:type="dxa"/>
          </w:tcPr>
          <w:p w14:paraId="5F28CE02"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30</w:t>
            </w:r>
          </w:p>
        </w:tc>
        <w:tc>
          <w:tcPr>
            <w:tcW w:w="1071" w:type="dxa"/>
          </w:tcPr>
          <w:p w14:paraId="3B74185D"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NA</w:t>
            </w:r>
          </w:p>
        </w:tc>
      </w:tr>
      <w:tr w:rsidR="002A338E" w:rsidRPr="002A338E" w14:paraId="6B1FA003" w14:textId="77777777" w:rsidTr="002A338E">
        <w:tc>
          <w:tcPr>
            <w:tcW w:w="1261" w:type="dxa"/>
          </w:tcPr>
          <w:p w14:paraId="3A975D28" w14:textId="77777777" w:rsidR="002A338E" w:rsidRPr="00E34345" w:rsidRDefault="002A338E" w:rsidP="002A338E">
            <w:pPr>
              <w:autoSpaceDE w:val="0"/>
              <w:autoSpaceDN w:val="0"/>
              <w:adjustRightInd w:val="0"/>
              <w:jc w:val="center"/>
              <w:rPr>
                <w:rFonts w:cs="STIX-Regular"/>
                <w:sz w:val="16"/>
                <w:szCs w:val="16"/>
              </w:rPr>
            </w:pPr>
            <w:r w:rsidRPr="00E34345">
              <w:rPr>
                <w:rFonts w:cs="AdvOT5fcf1b24"/>
                <w:sz w:val="16"/>
                <w:szCs w:val="16"/>
              </w:rPr>
              <w:t>HISUI</w:t>
            </w:r>
          </w:p>
        </w:tc>
        <w:tc>
          <w:tcPr>
            <w:tcW w:w="910" w:type="dxa"/>
          </w:tcPr>
          <w:p w14:paraId="5BDDADA8"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Japan</w:t>
            </w:r>
          </w:p>
        </w:tc>
        <w:tc>
          <w:tcPr>
            <w:tcW w:w="1228" w:type="dxa"/>
          </w:tcPr>
          <w:p w14:paraId="625BF5F9"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METI</w:t>
            </w:r>
          </w:p>
        </w:tc>
        <w:tc>
          <w:tcPr>
            <w:tcW w:w="876" w:type="dxa"/>
          </w:tcPr>
          <w:p w14:paraId="7CF83987"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2018</w:t>
            </w:r>
          </w:p>
        </w:tc>
        <w:tc>
          <w:tcPr>
            <w:tcW w:w="1254" w:type="dxa"/>
          </w:tcPr>
          <w:p w14:paraId="59C3FBB5"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30</w:t>
            </w:r>
          </w:p>
        </w:tc>
        <w:tc>
          <w:tcPr>
            <w:tcW w:w="850" w:type="dxa"/>
          </w:tcPr>
          <w:p w14:paraId="4E9C3EC5"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185</w:t>
            </w:r>
          </w:p>
        </w:tc>
        <w:tc>
          <w:tcPr>
            <w:tcW w:w="1136" w:type="dxa"/>
          </w:tcPr>
          <w:p w14:paraId="5B20FA9C"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400</w:t>
            </w:r>
            <w:r w:rsidRPr="00E34345">
              <w:rPr>
                <w:rFonts w:cs="AdvOT5fcf1b24+20"/>
                <w:sz w:val="16"/>
                <w:szCs w:val="16"/>
              </w:rPr>
              <w:t>–</w:t>
            </w:r>
            <w:r w:rsidRPr="00E34345">
              <w:rPr>
                <w:rFonts w:cs="AdvOT5fcf1b24"/>
                <w:sz w:val="16"/>
                <w:szCs w:val="16"/>
              </w:rPr>
              <w:t>2,500</w:t>
            </w:r>
          </w:p>
        </w:tc>
        <w:tc>
          <w:tcPr>
            <w:tcW w:w="769" w:type="dxa"/>
          </w:tcPr>
          <w:p w14:paraId="1B3B13DB"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30</w:t>
            </w:r>
          </w:p>
        </w:tc>
        <w:tc>
          <w:tcPr>
            <w:tcW w:w="1071" w:type="dxa"/>
          </w:tcPr>
          <w:p w14:paraId="44758296"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NA</w:t>
            </w:r>
          </w:p>
        </w:tc>
      </w:tr>
      <w:tr w:rsidR="002A338E" w:rsidRPr="002A338E" w14:paraId="10E3E08C" w14:textId="77777777" w:rsidTr="002A338E">
        <w:tc>
          <w:tcPr>
            <w:tcW w:w="1261" w:type="dxa"/>
          </w:tcPr>
          <w:p w14:paraId="374A8608" w14:textId="77777777" w:rsidR="002A338E" w:rsidRPr="00E34345" w:rsidRDefault="002A338E" w:rsidP="002A338E">
            <w:pPr>
              <w:autoSpaceDE w:val="0"/>
              <w:autoSpaceDN w:val="0"/>
              <w:adjustRightInd w:val="0"/>
              <w:jc w:val="center"/>
              <w:rPr>
                <w:rFonts w:cs="AdvOT5fcf1b24"/>
                <w:sz w:val="16"/>
                <w:szCs w:val="16"/>
              </w:rPr>
            </w:pPr>
            <w:r w:rsidRPr="00E34345">
              <w:rPr>
                <w:rFonts w:cs="AdvOT5fcf1b24"/>
                <w:sz w:val="16"/>
                <w:szCs w:val="16"/>
              </w:rPr>
              <w:t xml:space="preserve"> GaoFen-5</w:t>
            </w:r>
          </w:p>
        </w:tc>
        <w:tc>
          <w:tcPr>
            <w:tcW w:w="910" w:type="dxa"/>
          </w:tcPr>
          <w:p w14:paraId="4104ACF5"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China</w:t>
            </w:r>
          </w:p>
        </w:tc>
        <w:tc>
          <w:tcPr>
            <w:tcW w:w="1228" w:type="dxa"/>
          </w:tcPr>
          <w:p w14:paraId="6B6C1ADA"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CNSA</w:t>
            </w:r>
          </w:p>
        </w:tc>
        <w:tc>
          <w:tcPr>
            <w:tcW w:w="876" w:type="dxa"/>
          </w:tcPr>
          <w:p w14:paraId="2D4F13F5"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2018</w:t>
            </w:r>
          </w:p>
        </w:tc>
        <w:tc>
          <w:tcPr>
            <w:tcW w:w="1254" w:type="dxa"/>
          </w:tcPr>
          <w:p w14:paraId="4DBD7419"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30</w:t>
            </w:r>
          </w:p>
        </w:tc>
        <w:tc>
          <w:tcPr>
            <w:tcW w:w="850" w:type="dxa"/>
          </w:tcPr>
          <w:p w14:paraId="781BB19B"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328</w:t>
            </w:r>
          </w:p>
        </w:tc>
        <w:tc>
          <w:tcPr>
            <w:tcW w:w="1136" w:type="dxa"/>
          </w:tcPr>
          <w:p w14:paraId="59796EEF"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400</w:t>
            </w:r>
            <w:r w:rsidRPr="00E34345">
              <w:rPr>
                <w:rFonts w:cs="AdvOT5fcf1b24+20"/>
                <w:sz w:val="16"/>
                <w:szCs w:val="16"/>
              </w:rPr>
              <w:t>–</w:t>
            </w:r>
            <w:r w:rsidRPr="00E34345">
              <w:rPr>
                <w:rFonts w:cs="AdvOT5fcf1b24"/>
                <w:sz w:val="16"/>
                <w:szCs w:val="16"/>
              </w:rPr>
              <w:t>2,500</w:t>
            </w:r>
          </w:p>
        </w:tc>
        <w:tc>
          <w:tcPr>
            <w:tcW w:w="769" w:type="dxa"/>
          </w:tcPr>
          <w:p w14:paraId="22A1A8C2"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40</w:t>
            </w:r>
          </w:p>
        </w:tc>
        <w:tc>
          <w:tcPr>
            <w:tcW w:w="1071" w:type="dxa"/>
          </w:tcPr>
          <w:p w14:paraId="2ED3DD77"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NA</w:t>
            </w:r>
          </w:p>
        </w:tc>
      </w:tr>
      <w:tr w:rsidR="002A338E" w:rsidRPr="002A338E" w14:paraId="4254D43D" w14:textId="77777777" w:rsidTr="002A338E">
        <w:tc>
          <w:tcPr>
            <w:tcW w:w="1261" w:type="dxa"/>
          </w:tcPr>
          <w:p w14:paraId="112A04D3" w14:textId="77777777" w:rsidR="002A338E" w:rsidRPr="00E34345" w:rsidRDefault="002A338E" w:rsidP="002A338E">
            <w:pPr>
              <w:autoSpaceDE w:val="0"/>
              <w:autoSpaceDN w:val="0"/>
              <w:adjustRightInd w:val="0"/>
              <w:jc w:val="center"/>
              <w:rPr>
                <w:rFonts w:cs="STIX-Regular"/>
                <w:sz w:val="16"/>
                <w:szCs w:val="16"/>
              </w:rPr>
            </w:pPr>
            <w:r w:rsidRPr="00E34345">
              <w:rPr>
                <w:rFonts w:cs="AdvOT5fcf1b24"/>
                <w:sz w:val="16"/>
                <w:szCs w:val="16"/>
              </w:rPr>
              <w:t>EnMAP</w:t>
            </w:r>
          </w:p>
        </w:tc>
        <w:tc>
          <w:tcPr>
            <w:tcW w:w="910" w:type="dxa"/>
          </w:tcPr>
          <w:p w14:paraId="1407BB57"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Germany</w:t>
            </w:r>
          </w:p>
        </w:tc>
        <w:tc>
          <w:tcPr>
            <w:tcW w:w="1228" w:type="dxa"/>
          </w:tcPr>
          <w:p w14:paraId="07AAC449"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DLR</w:t>
            </w:r>
          </w:p>
        </w:tc>
        <w:tc>
          <w:tcPr>
            <w:tcW w:w="876" w:type="dxa"/>
          </w:tcPr>
          <w:p w14:paraId="3D38E987"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2020</w:t>
            </w:r>
          </w:p>
        </w:tc>
        <w:tc>
          <w:tcPr>
            <w:tcW w:w="1254" w:type="dxa"/>
          </w:tcPr>
          <w:p w14:paraId="4B63C50C"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30</w:t>
            </w:r>
          </w:p>
        </w:tc>
        <w:tc>
          <w:tcPr>
            <w:tcW w:w="850" w:type="dxa"/>
          </w:tcPr>
          <w:p w14:paraId="4D8B3181"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242</w:t>
            </w:r>
          </w:p>
        </w:tc>
        <w:tc>
          <w:tcPr>
            <w:tcW w:w="1136" w:type="dxa"/>
          </w:tcPr>
          <w:p w14:paraId="6FF6FB06"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420</w:t>
            </w:r>
            <w:r w:rsidRPr="00E34345">
              <w:rPr>
                <w:rFonts w:cs="AdvOT5fcf1b24+20"/>
                <w:sz w:val="16"/>
                <w:szCs w:val="16"/>
              </w:rPr>
              <w:t>–</w:t>
            </w:r>
            <w:r w:rsidRPr="00E34345">
              <w:rPr>
                <w:rFonts w:cs="AdvOT5fcf1b24"/>
                <w:sz w:val="16"/>
                <w:szCs w:val="16"/>
              </w:rPr>
              <w:t>2,450</w:t>
            </w:r>
          </w:p>
        </w:tc>
        <w:tc>
          <w:tcPr>
            <w:tcW w:w="769" w:type="dxa"/>
          </w:tcPr>
          <w:p w14:paraId="71091B39"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30</w:t>
            </w:r>
          </w:p>
        </w:tc>
        <w:tc>
          <w:tcPr>
            <w:tcW w:w="1071" w:type="dxa"/>
          </w:tcPr>
          <w:p w14:paraId="05665844"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27</w:t>
            </w:r>
          </w:p>
        </w:tc>
      </w:tr>
      <w:tr w:rsidR="002A338E" w:rsidRPr="002A338E" w14:paraId="03CAB942" w14:textId="77777777" w:rsidTr="002A338E">
        <w:tc>
          <w:tcPr>
            <w:tcW w:w="1261" w:type="dxa"/>
          </w:tcPr>
          <w:p w14:paraId="4B5EF017" w14:textId="77777777" w:rsidR="002A338E" w:rsidRPr="00E34345" w:rsidRDefault="002A338E" w:rsidP="002A338E">
            <w:pPr>
              <w:autoSpaceDE w:val="0"/>
              <w:autoSpaceDN w:val="0"/>
              <w:adjustRightInd w:val="0"/>
              <w:jc w:val="center"/>
              <w:rPr>
                <w:rFonts w:cs="STIX-Regular"/>
                <w:sz w:val="16"/>
                <w:szCs w:val="16"/>
              </w:rPr>
            </w:pPr>
            <w:r w:rsidRPr="00E34345">
              <w:rPr>
                <w:rFonts w:cs="AdvOT5fcf1b24"/>
                <w:sz w:val="16"/>
                <w:szCs w:val="16"/>
              </w:rPr>
              <w:t>HyspIRI</w:t>
            </w:r>
          </w:p>
        </w:tc>
        <w:tc>
          <w:tcPr>
            <w:tcW w:w="910" w:type="dxa"/>
          </w:tcPr>
          <w:p w14:paraId="142D8A95"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USA</w:t>
            </w:r>
          </w:p>
        </w:tc>
        <w:tc>
          <w:tcPr>
            <w:tcW w:w="1228" w:type="dxa"/>
          </w:tcPr>
          <w:p w14:paraId="322A4302"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NASA/JPL</w:t>
            </w:r>
          </w:p>
        </w:tc>
        <w:tc>
          <w:tcPr>
            <w:tcW w:w="876" w:type="dxa"/>
          </w:tcPr>
          <w:p w14:paraId="1A596524"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2020</w:t>
            </w:r>
          </w:p>
        </w:tc>
        <w:tc>
          <w:tcPr>
            <w:tcW w:w="1254" w:type="dxa"/>
          </w:tcPr>
          <w:p w14:paraId="7289DF81"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60</w:t>
            </w:r>
          </w:p>
        </w:tc>
        <w:tc>
          <w:tcPr>
            <w:tcW w:w="850" w:type="dxa"/>
          </w:tcPr>
          <w:p w14:paraId="2E50585E"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214</w:t>
            </w:r>
          </w:p>
        </w:tc>
        <w:tc>
          <w:tcPr>
            <w:tcW w:w="1136" w:type="dxa"/>
          </w:tcPr>
          <w:p w14:paraId="5B5AD567"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380</w:t>
            </w:r>
            <w:r w:rsidRPr="00E34345">
              <w:rPr>
                <w:rFonts w:cs="AdvOT5fcf1b24+20"/>
                <w:sz w:val="16"/>
                <w:szCs w:val="16"/>
              </w:rPr>
              <w:t>–</w:t>
            </w:r>
            <w:r w:rsidRPr="00E34345">
              <w:rPr>
                <w:rFonts w:cs="AdvOT5fcf1b24"/>
                <w:sz w:val="16"/>
                <w:szCs w:val="16"/>
              </w:rPr>
              <w:t>2,510</w:t>
            </w:r>
          </w:p>
        </w:tc>
        <w:tc>
          <w:tcPr>
            <w:tcW w:w="769" w:type="dxa"/>
          </w:tcPr>
          <w:p w14:paraId="46B9C6A8"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145</w:t>
            </w:r>
          </w:p>
        </w:tc>
        <w:tc>
          <w:tcPr>
            <w:tcW w:w="1071" w:type="dxa"/>
          </w:tcPr>
          <w:p w14:paraId="6006E6A2"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19</w:t>
            </w:r>
          </w:p>
        </w:tc>
      </w:tr>
      <w:tr w:rsidR="002A338E" w:rsidRPr="002A338E" w14:paraId="210BBA75" w14:textId="77777777" w:rsidTr="002A338E">
        <w:tc>
          <w:tcPr>
            <w:tcW w:w="1261" w:type="dxa"/>
          </w:tcPr>
          <w:p w14:paraId="1331DBBE" w14:textId="77777777" w:rsidR="002A338E" w:rsidRPr="00E34345" w:rsidRDefault="002A338E" w:rsidP="002A338E">
            <w:pPr>
              <w:autoSpaceDE w:val="0"/>
              <w:autoSpaceDN w:val="0"/>
              <w:adjustRightInd w:val="0"/>
              <w:jc w:val="center"/>
              <w:rPr>
                <w:rFonts w:cs="AdvOT5fcf1b24"/>
                <w:sz w:val="16"/>
                <w:szCs w:val="16"/>
              </w:rPr>
            </w:pPr>
            <w:r w:rsidRPr="00E34345">
              <w:rPr>
                <w:rFonts w:cs="AdvOT5fcf1b24"/>
                <w:sz w:val="16"/>
                <w:szCs w:val="16"/>
              </w:rPr>
              <w:t>SHALOM</w:t>
            </w:r>
          </w:p>
        </w:tc>
        <w:tc>
          <w:tcPr>
            <w:tcW w:w="910" w:type="dxa"/>
          </w:tcPr>
          <w:p w14:paraId="7AC7B56D"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Italy/Israel</w:t>
            </w:r>
          </w:p>
        </w:tc>
        <w:tc>
          <w:tcPr>
            <w:tcW w:w="1228" w:type="dxa"/>
          </w:tcPr>
          <w:p w14:paraId="5A8819A5"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ASI/ISA</w:t>
            </w:r>
          </w:p>
        </w:tc>
        <w:tc>
          <w:tcPr>
            <w:tcW w:w="876" w:type="dxa"/>
          </w:tcPr>
          <w:p w14:paraId="324CC34E"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2021</w:t>
            </w:r>
          </w:p>
        </w:tc>
        <w:tc>
          <w:tcPr>
            <w:tcW w:w="1254" w:type="dxa"/>
          </w:tcPr>
          <w:p w14:paraId="45ED648C"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10</w:t>
            </w:r>
          </w:p>
        </w:tc>
        <w:tc>
          <w:tcPr>
            <w:tcW w:w="850" w:type="dxa"/>
          </w:tcPr>
          <w:p w14:paraId="3F372733"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241</w:t>
            </w:r>
          </w:p>
        </w:tc>
        <w:tc>
          <w:tcPr>
            <w:tcW w:w="1136" w:type="dxa"/>
          </w:tcPr>
          <w:p w14:paraId="41E7AF49"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400</w:t>
            </w:r>
            <w:r w:rsidRPr="00E34345">
              <w:rPr>
                <w:rFonts w:cs="AdvOT5fcf1b24+20"/>
                <w:sz w:val="16"/>
                <w:szCs w:val="16"/>
              </w:rPr>
              <w:t>–</w:t>
            </w:r>
            <w:r w:rsidRPr="00E34345">
              <w:rPr>
                <w:rFonts w:cs="AdvOT5fcf1b24"/>
                <w:sz w:val="16"/>
                <w:szCs w:val="16"/>
              </w:rPr>
              <w:t>2,500</w:t>
            </w:r>
          </w:p>
        </w:tc>
        <w:tc>
          <w:tcPr>
            <w:tcW w:w="769" w:type="dxa"/>
          </w:tcPr>
          <w:p w14:paraId="703C629A"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10</w:t>
            </w:r>
          </w:p>
        </w:tc>
        <w:tc>
          <w:tcPr>
            <w:tcW w:w="1071" w:type="dxa"/>
          </w:tcPr>
          <w:p w14:paraId="579F9B0A"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4</w:t>
            </w:r>
          </w:p>
        </w:tc>
      </w:tr>
    </w:tbl>
    <w:p w14:paraId="59FCDC97" w14:textId="77777777" w:rsidR="000B7AFF" w:rsidRPr="00B2092B" w:rsidRDefault="002A338E" w:rsidP="002A338E">
      <w:pPr>
        <w:autoSpaceDE w:val="0"/>
        <w:autoSpaceDN w:val="0"/>
        <w:adjustRightInd w:val="0"/>
        <w:spacing w:after="0" w:line="240" w:lineRule="auto"/>
        <w:ind w:firstLine="284"/>
        <w:jc w:val="both"/>
        <w:rPr>
          <w:rFonts w:cs="MyriadPro-Bold"/>
        </w:rPr>
      </w:pPr>
      <w:r w:rsidRPr="002A338E">
        <w:rPr>
          <w:rFonts w:cs="MyriadPro-Bold"/>
        </w:rPr>
        <w:t>NA: not available, NASA: national aeronautics and space administration, NOAA: national oceanic and atmospheric administration, USGS: United States geological survey, ESA: European space agency, CNES: centre national d’etudes spatiales, ASI: agenzia spaziale Italiana, METI: ministry of economy, trade and industry, DLR: Deutschen zentrums fur luft- und raumfahrt, CNSA: China national space administration, JPL: jet propulsion laboratory, ISA: Israel space agency. *Varies: It has a nominal sun synchronous polar orbit (SSO</w:t>
      </w:r>
      <w:r w:rsidRPr="00B2092B">
        <w:rPr>
          <w:rFonts w:cs="MyriadPro-Bold"/>
        </w:rPr>
        <w:t>) but no orbit maintenance capability.</w:t>
      </w:r>
    </w:p>
    <w:p w14:paraId="54A76EA3" w14:textId="77777777" w:rsidR="000B7AFF" w:rsidRPr="00B2092B" w:rsidRDefault="000B7AFF" w:rsidP="000B7AFF">
      <w:pPr>
        <w:autoSpaceDE w:val="0"/>
        <w:autoSpaceDN w:val="0"/>
        <w:adjustRightInd w:val="0"/>
        <w:spacing w:after="0" w:line="240" w:lineRule="auto"/>
        <w:ind w:left="720" w:firstLine="720"/>
        <w:rPr>
          <w:rFonts w:cs="MyriadPro-Bold"/>
          <w:b/>
          <w:bCs/>
        </w:rPr>
      </w:pPr>
    </w:p>
    <w:p w14:paraId="364C3EA1" w14:textId="77777777" w:rsidR="000C0C4A" w:rsidRPr="00B2092B" w:rsidRDefault="000C0C4A" w:rsidP="000C0C4A">
      <w:pPr>
        <w:autoSpaceDE w:val="0"/>
        <w:autoSpaceDN w:val="0"/>
        <w:adjustRightInd w:val="0"/>
        <w:spacing w:after="0" w:line="240" w:lineRule="auto"/>
        <w:rPr>
          <w:rFonts w:ascii="Times New Roman" w:hAnsi="Times New Roman" w:cs="Times New Roman"/>
          <w:b/>
          <w:bCs/>
          <w:sz w:val="20"/>
          <w:szCs w:val="20"/>
        </w:rPr>
      </w:pPr>
    </w:p>
    <w:p w14:paraId="260B710B" w14:textId="77777777" w:rsidR="0032780A" w:rsidRPr="00B2092B" w:rsidRDefault="0032780A" w:rsidP="004E7AA9">
      <w:pPr>
        <w:pStyle w:val="ListParagraph"/>
        <w:numPr>
          <w:ilvl w:val="1"/>
          <w:numId w:val="6"/>
        </w:numPr>
        <w:autoSpaceDE w:val="0"/>
        <w:autoSpaceDN w:val="0"/>
        <w:adjustRightInd w:val="0"/>
        <w:spacing w:after="0" w:line="240" w:lineRule="auto"/>
        <w:rPr>
          <w:rFonts w:ascii="Times New Roman" w:hAnsi="Times New Roman" w:cs="Times New Roman"/>
          <w:b/>
          <w:bCs/>
          <w:sz w:val="20"/>
          <w:szCs w:val="20"/>
        </w:rPr>
      </w:pPr>
      <w:r w:rsidRPr="00B2092B">
        <w:rPr>
          <w:rFonts w:ascii="Times New Roman" w:hAnsi="Times New Roman" w:cs="Times New Roman"/>
          <w:b/>
          <w:bCs/>
          <w:sz w:val="20"/>
          <w:szCs w:val="20"/>
        </w:rPr>
        <w:t>Sentinel-2</w:t>
      </w:r>
    </w:p>
    <w:p w14:paraId="1FFC8292" w14:textId="77777777" w:rsidR="000C0C4A" w:rsidRPr="00B2092B" w:rsidRDefault="000C0C4A">
      <w:pPr>
        <w:ind w:firstLine="360"/>
        <w:jc w:val="both"/>
        <w:rPr>
          <w:rFonts w:cs="AdvOTd0125be5.BI"/>
        </w:rPr>
        <w:pPrChange w:id="140" w:author="mldinis" w:date="2022-08-04T18:38:00Z">
          <w:pPr>
            <w:ind w:left="360" w:firstLine="720"/>
            <w:jc w:val="both"/>
          </w:pPr>
        </w:pPrChange>
      </w:pPr>
      <w:r w:rsidRPr="00B2092B">
        <w:rPr>
          <w:rFonts w:cs="AdvOTd0125be5.BI"/>
        </w:rPr>
        <w:t>The Sentinel-2 satellite was succes</w:t>
      </w:r>
      <w:r w:rsidR="002A338E" w:rsidRPr="00B2092B">
        <w:rPr>
          <w:rFonts w:cs="AdvOTd0125be5.BI"/>
        </w:rPr>
        <w:t xml:space="preserve">sfully launched on 23 June 2015. </w:t>
      </w:r>
      <w:r w:rsidRPr="00B2092B">
        <w:rPr>
          <w:rFonts w:cs="AdvOTd0125be5.BI"/>
        </w:rPr>
        <w:t>It was planned to provide continuity to monitor services over global surfaces, leaning on superspectral high-resolution observations. It guarantees continuity of the SPOT and Landsat assignments and offers applications such as land change detection maps and land cover maps</w:t>
      </w:r>
      <w:r w:rsidR="00A376BE" w:rsidRPr="00B2092B">
        <w:rPr>
          <w:rFonts w:cs="AdvOTd0125be5.BI"/>
        </w:rPr>
        <w:t xml:space="preserve"> </w:t>
      </w:r>
      <w:r w:rsidR="00A376BE" w:rsidRPr="00B2092B">
        <w:rPr>
          <w:rFonts w:cs="AdvOTd0125be5.BI"/>
        </w:rPr>
        <w:fldChar w:fldCharType="begin" w:fldLock="1"/>
      </w:r>
      <w:r w:rsidR="008B64AA">
        <w:rPr>
          <w:rFonts w:cs="AdvOTd0125be5.BI"/>
        </w:rPr>
        <w:instrText>ADDIN CSL_CITATION {"citationItems":[{"id":"ITEM-1","itemData":{"DOI":"10.1016/j.rse.2011.11.026","ISSN":"00344257","abstract":"Global Monitoring for Environment and Security (GMES) is a joint initiative of the European Commission (EC) and the European Space Agency (ESA), designed to establish a European capacity for the provision and use of operational monitoring information for environment and security applications. ESA's role in GMES is to provide the definition and the development of the space- and ground-related system elements. GMES Sentinel-2 mission provides continuity to services relying on multi-spectral high-resolution optical observations over global terrestrial surfaces. The key mission objectives for Sentinel-2 are: (1) To provide systematic global acquisitions of high-resolution multi-spectral imagery with a high revisit frequency, (2) to provide enhanced continuity of multi-spectral imagery provided by the SPOT (Satellite Pour l'Observation de la Terre) series of satellites, and (3) to provide observations for the next generation of operational products such as land-cover maps, land change detection maps, and geophysical variables. Consequently, Sentinel-2 will directly contribute to the Land Monitoring, Emergency Response, and Security services. The corresponding user requirements have driven the design toward a dependable multi-spectral Earth-observation system featuring the Multi Spectral Instrument (MSI) with 13 spectral bands spanning from the visible and the near infrared to the short wave infrared. The spatial resolution varies from 10. m to 60. m depending on the spectral band with a 290. km field of view. This unique combination of high spatial resolution, wide field of view and spectral coverage will represent a major step forward compared to current multi-spectral missions. The mission foresees a series of satellites, each having a 7.25-year lifetime over a 15-year period starting with the launch of Sentinel-2A foreseen in 2013. During full operations two identical satellites will be maintained in the same orbit with a phase delay of 180° providing a revisit time of five days at the equator. This paper provides an overview of the GMES Sentinel-2 mission including a technical system concept overview, image quality, Level 1 data processing and operational applications. © 2012 Elsevier Inc.","author":[{"dropping-particle":"","family":"Drusch","given":"M.","non-dropping-particle":"","parse-names":false,"suffix":""},{"dropping-particle":"","family":"Bello","given":"U.","non-dropping-particle":"Del","parse-names":false,"suffix":""},{"dropping-particle":"","family":"Carlier","given":"S.","non-dropping-particle":"","parse-names":false,"suffix":""},{"dropping-particle":"","family":"Colin","given":"O.","non-dropping-particle":"","parse-names":false,"suffix":""},{"dropping-particle":"","family":"Fernandez","given":"V.","non-dropping-particle":"","parse-names":false,"suffix":""},{"dropping-particle":"","family":"Gascon","given":"F.","non-dropping-particle":"","parse-names":false,"suffix":""},{"dropping-particle":"","family":"Hoersch","given":"B.","non-dropping-particle":"","parse-names":false,"suffix":""},{"dropping-particle":"","family":"Isola","given":"C.","non-dropping-particle":"","parse-names":false,"suffix":""},{"dropping-particle":"","family":"Laberinti","given":"P.","non-dropping-particle":"","parse-names":false,"suffix":""},{"dropping-particle":"","family":"Martimort","given":"P.","non-dropping-particle":"","parse-names":false,"suffix":""},{"dropping-particle":"","family":"Meygret","given":"A.","non-dropping-particle":"","parse-names":false,"suffix":""},{"dropping-particle":"","family":"Spoto","given":"F.","non-dropping-particle":"","parse-names":false,"suffix":""},{"dropping-particle":"","family":"Sy","given":"O.","non-dropping-particle":"","parse-names":false,"suffix":""},{"dropping-particle":"","family":"Marchese","given":"F.","non-dropping-particle":"","parse-names":false,"suffix":""},{"dropping-particle":"","family":"Bargellini","given":"P.","non-dropping-particle":"","parse-names":false,"suffix":""}],"container-title":"Remote Sensing of Environment","id":"ITEM-1","issued":{"date-parts":[["2012"]]},"page":"25-36","title":"Sentinel-2: ESA's Optical High-Resolution Mission for GMES Operational Services","type":"article-journal","volume":"120"},"uris":["http://www.mendeley.com/documents/?uuid=81102e0f-9138-4ade-964b-6d266b6dbd7e"]}],"mendeley":{"formattedCitation":"[230]","plainTextFormattedCitation":"[230]","previouslyFormattedCitation":"[230]"},"properties":{"noteIndex":0},"schema":"https://github.com/citation-style-language/schema/raw/master/csl-citation.json"}</w:instrText>
      </w:r>
      <w:r w:rsidR="00A376BE" w:rsidRPr="00B2092B">
        <w:rPr>
          <w:rFonts w:cs="AdvOTd0125be5.BI"/>
        </w:rPr>
        <w:fldChar w:fldCharType="separate"/>
      </w:r>
      <w:r w:rsidR="008D1F9D" w:rsidRPr="008D1F9D">
        <w:rPr>
          <w:rFonts w:cs="AdvOTd0125be5.BI"/>
          <w:noProof/>
        </w:rPr>
        <w:t>[230]</w:t>
      </w:r>
      <w:r w:rsidR="00A376BE" w:rsidRPr="00B2092B">
        <w:rPr>
          <w:rFonts w:cs="AdvOTd0125be5.BI"/>
        </w:rPr>
        <w:fldChar w:fldCharType="end"/>
      </w:r>
      <w:r w:rsidR="002A338E" w:rsidRPr="00B2092B">
        <w:rPr>
          <w:rFonts w:cs="AdvOTd0125be5.BI"/>
        </w:rPr>
        <w:t>.</w:t>
      </w:r>
      <w:r w:rsidRPr="00B2092B">
        <w:rPr>
          <w:rFonts w:cs="AdvOTd0125be5.BI"/>
        </w:rPr>
        <w:t xml:space="preserve"> The lately launched WorldView-3 has eight SWIR bands, which four were taken from the ASTER</w:t>
      </w:r>
      <w:r w:rsidR="002A338E" w:rsidRPr="00B2092B">
        <w:rPr>
          <w:rFonts w:cs="AdvOTd0125be5.BI"/>
        </w:rPr>
        <w:t xml:space="preserve"> </w:t>
      </w:r>
      <w:r w:rsidR="00A376BE" w:rsidRPr="00B2092B">
        <w:rPr>
          <w:rFonts w:cs="AdvOTd0125be5.BI"/>
        </w:rPr>
        <w:fldChar w:fldCharType="begin" w:fldLock="1"/>
      </w:r>
      <w:r w:rsidR="004B640A">
        <w:rPr>
          <w:rFonts w:cs="AdvOTd0125be5.BI"/>
        </w:rPr>
        <w:instrText>ADDIN CSL_CITATION {"citationItems":[{"id":"ITEM-1","itemData":{"DOI":"10.3390/rs5062688","ISSN":"20724292","abstract":"WorldView commercial imaging satellites comprise a constellation developed by DigitalGlobe Inc. (Longmont, CO, USA). Worldview-3 (WV-3), currently planned for launch in 2014, will have 8 spectral bands in the Visible and Near-Infrared (VNIR), and an additional 8 bands in the Short-Wave-Infrared (SWIR); the approximately 1.0-2.5 μm spectral range. WV-3 will be the first commercial system with both high spatial resolution and multispectral SWIR capability. Airborne Visible/Infrared Imaging Spectrometer (AVIRIS) data collected at 3 m spatial resolution with 86 SWIR bands having 10 nm spectral resolution were used to simulate the new WV-3 SWIR data. AVIRIS data were converted to reflectance, geographically registered, and resized to the proposed 3.7 and 7.5 m spatial resolutions. WV-3 SWIR band pass functions were used to spectrally resample the data to the proposed 8 SWIR bands. Characteristic reflectance signatures extracted from the data for known mineral locations (endmembers) were used to map spatial locations of specific minerals. The WV-3 results, when compared to spectral mapping using the full AVIRIS SWIR dataset, illustrate that the WV-3 spectral bands should permit identification and mapping of some key minerals, however, minerals with similar spectral features may be confused and will not be mapped with the same detail as using hyperspectral systems. The high spatial resolution should provide detailed mapping of complex alteration mineral patterns not achievable by current multispectral systems. The WV-3 simulation results are promising and indicate that this sensor will be a significant tool for geologic remote sensing. © 2013 by the authors.","author":[{"dropping-particle":"","family":"Kruse","given":"Fred A.","non-dropping-particle":"","parse-names":false,"suffix":""},{"dropping-particle":"","family":"Perry","given":"Sandra L.","non-dropping-particle":"","parse-names":false,"suffix":""}],"container-title":"Remote Sensing","id":"ITEM-1","issue":"6","issued":{"date-parts":[["2013"]]},"note":"141","page":"2688-2703","title":"Mineral mapping using simulated worldview-3 short-wave-infrared imagery","type":"article-journal","volume":"5"},"uris":["http://www.mendeley.com/documents/?uuid=d9754c68-ecd9-4ddc-ab8d-97735309e304"]}],"mendeley":{"formattedCitation":"[165]","plainTextFormattedCitation":"[165]","previouslyFormattedCitation":"[165]"},"properties":{"noteIndex":0},"schema":"https://github.com/citation-style-language/schema/raw/master/csl-citation.json"}</w:instrText>
      </w:r>
      <w:r w:rsidR="00A376BE" w:rsidRPr="00B2092B">
        <w:rPr>
          <w:rFonts w:cs="AdvOTd0125be5.BI"/>
        </w:rPr>
        <w:fldChar w:fldCharType="separate"/>
      </w:r>
      <w:r w:rsidR="00792D1D" w:rsidRPr="00792D1D">
        <w:rPr>
          <w:rFonts w:cs="AdvOTd0125be5.BI"/>
          <w:noProof/>
        </w:rPr>
        <w:t>[165]</w:t>
      </w:r>
      <w:r w:rsidR="00A376BE" w:rsidRPr="00B2092B">
        <w:rPr>
          <w:rFonts w:cs="AdvOTd0125be5.BI"/>
        </w:rPr>
        <w:fldChar w:fldCharType="end"/>
      </w:r>
      <w:r w:rsidRPr="00B2092B">
        <w:rPr>
          <w:rFonts w:cs="AdvOTd0125be5.BI"/>
        </w:rPr>
        <w:t xml:space="preserve">; however, Sentinel-2 is missing such narrow bands in the SWIR range </w:t>
      </w:r>
      <w:r w:rsidR="002A338E" w:rsidRPr="00B2092B">
        <w:rPr>
          <w:rFonts w:cs="AdvOTd0125be5.BI"/>
        </w:rPr>
        <w:t>(Fig. 7</w:t>
      </w:r>
      <w:r w:rsidRPr="00B2092B">
        <w:rPr>
          <w:rFonts w:cs="AdvOTd0125be5.BI"/>
        </w:rPr>
        <w:t>). Afforded proxies with Sentinel-2 are the same as Landsat obtained ones, even though it had a slightly higher spatial resolution. According to Van der Meer et al.,</w:t>
      </w:r>
      <w:r w:rsidR="002A338E" w:rsidRPr="00B2092B">
        <w:rPr>
          <w:rFonts w:cs="AdvOTd0125be5.BI"/>
        </w:rPr>
        <w:t xml:space="preserve"> </w:t>
      </w:r>
      <w:r w:rsidR="00A376BE" w:rsidRPr="00B2092B">
        <w:rPr>
          <w:rFonts w:cs="AdvOTd0125be5.BI"/>
        </w:rPr>
        <w:fldChar w:fldCharType="begin" w:fldLock="1"/>
      </w:r>
      <w:r w:rsidR="008B64AA">
        <w:rPr>
          <w:rFonts w:cs="AdvOTd0125be5.BI"/>
        </w:rPr>
        <w:instrText>ADDIN CSL_CITATION {"citationItems":[{"id":"ITEM-1","itemData":{"DOI":"10.1016/j.rse.2014.03.022","ISSN":"00344257","abstract":"Sentinel-2 is ESA's medium spatial resolution (10-60. m) super-spectral instrument aimed at ensuring data continuity for global land surface monitoring of Landsat and SPOT. Several simulation studies have been conducted that show the potential of Sentinel-2 for estimating biophysical and biochemical parameters such as leaf area index, chlorophyll and nitrogen, and spectral products such as the red edge position and NDVI time series, providing data continuity for a number of other operational sensors. This paper aims at simulating Sentinel-2 products that are relevant to the geology and soil science community and we compare these to well established band ratio products from ASTER. As the basis for the simulation we use airborne hyperspectral imagery from the HyMAP sensor which were spectrally and spatially resampled to the resolutions of ASTER and Sentinel-2 using actual spectral response functions and pixel aggregate, respectively. The simulated image products demonstrate a good correspondence between ASTER and Sentinel-2 VNIR and SWIR bands. A number of band ratios are proposed for Sentinel-2 to derive the following products: ferric iron, ferrous iron, laterite, gossan, ferrous silicate and ferric oxides. These are compared to established band ratios of real ASTER data as well as simulated (from HyMAP) ASTER data and they correlate favourably. Investigating the spatial patterns reveals that there is a good match between the proposed Sentinel-2 band ratio products and those of ASTER. The resulting band ratio products are compared to the local geologic map of the imaged hydrothermal area (the Rodalquilar mining area, Cabo de Gata volcanic field, SE Spain). It is shown that they support the existing conceptual geologic model of the epithermal deposit. © 2014 Elsevier Inc.","author":[{"dropping-particle":"","family":"Meer","given":"F. D.","non-dropping-particle":"Van der","parse-names":false,"suffix":""},{"dropping-particle":"","family":"Werff","given":"H. M.A.","non-dropping-particle":"van der","parse-names":false,"suffix":""},{"dropping-particle":"","family":"Ruitenbeek","given":"F. J.A.","non-dropping-particle":"van","parse-names":false,"suffix":""}],"container-title":"Remote Sensing of Environment","id":"ITEM-1","issued":{"date-parts":[["2014"]]},"page":"124-133","title":"Potential of ESA's Sentinel-2 for geological applications","type":"article-journal","volume":"148"},"uris":["http://www.mendeley.com/documents/?uuid=70404db1-5cea-4eb9-9443-2da5a0dafeaf"]}],"mendeley":{"formattedCitation":"[231]","plainTextFormattedCitation":"[231]","previouslyFormattedCitation":"[231]"},"properties":{"noteIndex":0},"schema":"https://github.com/citation-style-language/schema/raw/master/csl-citation.json"}</w:instrText>
      </w:r>
      <w:r w:rsidR="00A376BE" w:rsidRPr="00B2092B">
        <w:rPr>
          <w:rFonts w:cs="AdvOTd0125be5.BI"/>
        </w:rPr>
        <w:fldChar w:fldCharType="separate"/>
      </w:r>
      <w:r w:rsidR="008D1F9D" w:rsidRPr="008D1F9D">
        <w:rPr>
          <w:rFonts w:cs="AdvOTd0125be5.BI"/>
          <w:noProof/>
        </w:rPr>
        <w:t>[231]</w:t>
      </w:r>
      <w:r w:rsidR="00A376BE" w:rsidRPr="00B2092B">
        <w:rPr>
          <w:rFonts w:cs="AdvOTd0125be5.BI"/>
        </w:rPr>
        <w:fldChar w:fldCharType="end"/>
      </w:r>
      <w:r w:rsidR="002A338E" w:rsidRPr="00B2092B">
        <w:rPr>
          <w:rFonts w:cs="AdvOTd0125be5.BI"/>
        </w:rPr>
        <w:t xml:space="preserve"> </w:t>
      </w:r>
      <w:r w:rsidRPr="00B2092B">
        <w:rPr>
          <w:rFonts w:cs="AdvOTd0125be5.BI"/>
        </w:rPr>
        <w:t>as there is a good correspondence between ASTER and Sentinel-2, several band ratios are proposed for Sentinel-2 to derive some soil attributes. Van der Werff and Van der Meer</w:t>
      </w:r>
      <w:r w:rsidR="002A338E" w:rsidRPr="00B2092B">
        <w:rPr>
          <w:rFonts w:cs="AdvOTd0125be5.BI"/>
        </w:rPr>
        <w:t xml:space="preserve"> </w:t>
      </w:r>
      <w:r w:rsidR="00A376BE" w:rsidRPr="00B2092B">
        <w:rPr>
          <w:rFonts w:cs="AdvOTd0125be5.BI"/>
        </w:rPr>
        <w:fldChar w:fldCharType="begin" w:fldLock="1"/>
      </w:r>
      <w:r w:rsidR="008B64AA">
        <w:rPr>
          <w:rFonts w:cs="AdvOTd0125be5.BI"/>
        </w:rPr>
        <w:instrText>ADDIN CSL_CITATION {"citationItems":[{"id":"ITEM-1","itemData":{"DOI":"10.3390/rs71012635","ISSN":"20724292","abstract":"Iron is an indicator for soil fertility and the usability of an area for cultivating crops. Remote sensing is the only suitable tool for surveying large areas at a high temporal and spatial interval, yet a relative high spectral resolution is needed for mapping iron contents with reflectance data. Sentinel-2 has several bands that cover the 0.9 μm iron absorption feature, while space-borne sensors traditionally used for geologic remote sensing, like ASTER and Landsat, had only one band in this feature. In this paper, we introduce a curve-fitting technique for Sentinel-2 that approximates the iron absorption feature at a hyperspectral resolution. We test our technique on library spectra of different iron bearing minerals and we apply it to a Sentinel-2 image synthesized from an airborne hyperspectral dataset. Our method finds the wavelength position of maximum absorption and absolute absorption depth for minerals Beryl, Bronzite, Goethite, Jarosite and Hematite. Sentinel-2 offers information on the 0.9 μm absorption feature that until now was reserved for hyperspectral instruments. Being a satellite mission, this information comes at a lower spatial resolution than airborne hyperspectral data, but with a large spatial coverage and frequent revisit time.","author":[{"dropping-particle":"","family":"Werff","given":"Harald","non-dropping-particle":"van der","parse-names":false,"suffix":""},{"dropping-particle":"","family":"Meer","given":"Freek","non-dropping-particle":"van der","parse-names":false,"suffix":""}],"container-title":"Remote Sensing","id":"ITEM-1","issue":"10","issued":{"date-parts":[["2015"]]},"page":"12635-12653","title":"Sentinel-2 for mapping iron absorption feature parameters","type":"article-journal","volume":"7"},"uris":["http://www.mendeley.com/documents/?uuid=58384ebb-9515-4d94-a7b1-d81e6aba8561"]}],"mendeley":{"formattedCitation":"[223]","plainTextFormattedCitation":"[223]","previouslyFormattedCitation":"[223]"},"properties":{"noteIndex":0},"schema":"https://github.com/citation-style-language/schema/raw/master/csl-citation.json"}</w:instrText>
      </w:r>
      <w:r w:rsidR="00A376BE" w:rsidRPr="00B2092B">
        <w:rPr>
          <w:rFonts w:cs="AdvOTd0125be5.BI"/>
        </w:rPr>
        <w:fldChar w:fldCharType="separate"/>
      </w:r>
      <w:r w:rsidR="008D1F9D" w:rsidRPr="008D1F9D">
        <w:rPr>
          <w:rFonts w:cs="AdvOTd0125be5.BI"/>
          <w:noProof/>
        </w:rPr>
        <w:t>[223]</w:t>
      </w:r>
      <w:r w:rsidR="00A376BE" w:rsidRPr="00B2092B">
        <w:rPr>
          <w:rFonts w:cs="AdvOTd0125be5.BI"/>
        </w:rPr>
        <w:fldChar w:fldCharType="end"/>
      </w:r>
      <w:r w:rsidR="002A338E" w:rsidRPr="00B2092B">
        <w:rPr>
          <w:rFonts w:cs="AdvOTd0125be5.BI"/>
        </w:rPr>
        <w:t xml:space="preserve"> </w:t>
      </w:r>
      <w:r w:rsidRPr="00B2092B">
        <w:rPr>
          <w:rFonts w:cs="AdvOTd0125be5.BI"/>
        </w:rPr>
        <w:t xml:space="preserve">stated that Sentinel-2 brings us information on soil attributes, together with iron oxide (which has good correlation with PTEs) that previous multispectral missions could not. In addition, it is the first optical Earth observation mission of its kind to include three bands in the “red edge,” which provide key information on vegetation state. Sentinel-2 data has been used to investigate forest fires and crop classifications </w:t>
      </w:r>
      <w:r w:rsidR="00A376BE" w:rsidRPr="00B2092B">
        <w:rPr>
          <w:rFonts w:cs="AdvOTd0125be5.BI"/>
        </w:rPr>
        <w:fldChar w:fldCharType="begin" w:fldLock="1"/>
      </w:r>
      <w:r w:rsidR="008B64AA">
        <w:rPr>
          <w:rFonts w:cs="AdvOTd0125be5.BI"/>
        </w:rPr>
        <w:instrText>ADDIN CSL_CITATION {"citationItems":[{"id":"ITEM-1","itemData":{"DOI":"10.1016/j.jag.2016.03.005","ISSN":"1872826X","abstract":"Fires are a problematic and recurrent issue in Mediterranean ecosystems. Accurate discrimination between burn severity levels is essential for the rehabilitation planning of burned areas. Sentinel-2A MultiSpectral Instrument (MSI) record data in three red-edge wavelengths, spectral domain especially useful on agriculture and vegetation applications. Our objective is to find out whether Sentinel-2A MSI red-edge wavelengths are suitable for burn severity discrimination. As study area, we used the 2015 Sierra Gata wildfire (Spain) that burned approximately 80 km2. A Copernicus Emergency Management Service (EMS)-grading map with four burn severity levels was considered as reference truth. Cox and Snell, Nagelkerke and McFadde pseudo-R2 statistics obtained by Multinomial Logistic Regression showed the superiority of red-edge spectral indices (particularly, Modified Simple Ratio Red-edge, Chlorophyll Index Red-edge, Normalized Difference Vegetation Index Red-edge) over conventional spectral indices. Fisher's Least Significant Difference test confirmed that Sentinel-2A MSI red-edge spectral indices are adequate to discriminate four burn severity levels.","author":[{"dropping-particle":"","family":"Fernández-Manso","given":"Alfonso","non-dropping-particle":"","parse-names":false,"suffix":""},{"dropping-particle":"","family":"Fernández-Manso","given":"Oscar","non-dropping-particle":"","parse-names":false,"suffix":""},{"dropping-particle":"","family":"Quintano","given":"Carmen","non-dropping-particle":"","parse-names":false,"suffix":""}],"container-title":"International Journal of Applied Earth Observation and Geoinformation","id":"ITEM-1","issued":{"date-parts":[["2016"]]},"page":"170-175","title":"SENTINEL-2A red-edge spectral indices suitability for discriminating burn severity","type":"article-journal","volume":"50"},"uris":["http://www.mendeley.com/documents/?uuid=a646bc89-05fd-43c0-aa4e-f429da234b45"]},{"id":"ITEM-2","itemData":{"DOI":"10.1016/j.rse.2017.10.005","ISSN":"00344257","abstract":"Efficient methodologies for mapping croplands are an essential condition for the implementation of sustainable agricultural practices and for monitoring crops periodically. The increasing spatial and temporal resolution of globally available satellite images, such as those provided by Sentinel-2, creates new possibilities for generating accurate datasets on available crop types, in ready-to-use vector data format. Existing solutions dedicated to cropland mapping, based on high resolution remote sensing data, are mainly focused on pixel-based analysis of time series data. This paper evaluates how a time-weighted dynamic time warping (TWDTW) method that uses Sentinel-2 time series performs when applied to pixel-based and object-based classifications of various crop types in three different study areas (in Romania, Italy and the USA). The classification outputs were compared to those produced by Random Forest (RF) for both pixel- and object-based image analysis units. The sensitivity of these two methods to the training samples was also evaluated. Object-based TWDTW outperformed pixel-based TWDTW in all three study areas, with overall accuracies ranging between 78.05% and 96.19%; it also proved to be more efficient in terms of computational time. TWDTW achieved comparable classification results to RF in Romania and Italy, but RF achieved better results in the USA, where the classified crops present high intra-class spectral variability. Additionally, TWDTW proved to be less sensitive in relation to the training samples. This is an important asset in areas where inputs for training samples are limited.","author":[{"dropping-particle":"","family":"Belgiu","given":"Mariana","non-dropping-particle":"","parse-names":false,"suffix":""},{"dropping-particle":"","family":"Csillik","given":"Ovidiu","non-dropping-particle":"","parse-names":false,"suffix":""}],"container-title":"Remote Sensing of Environment","id":"ITEM-2","issued":{"date-parts":[["2018"]]},"page":"509-523","title":"Sentinel-2 cropland mapping using pixel-based and object-based time-weighted dynamic time warping analysis","type":"article-journal","volume":"204"},"uris":["http://www.mendeley.com/documents/?uuid=327ff8b6-807d-47e3-b2f3-e5b70814e54c"]}],"mendeley":{"formattedCitation":"[232], [233]","plainTextFormattedCitation":"[232], [233]","previouslyFormattedCitation":"[232], [233]"},"properties":{"noteIndex":0},"schema":"https://github.com/citation-style-language/schema/raw/master/csl-citation.json"}</w:instrText>
      </w:r>
      <w:r w:rsidR="00A376BE" w:rsidRPr="00B2092B">
        <w:rPr>
          <w:rFonts w:cs="AdvOTd0125be5.BI"/>
        </w:rPr>
        <w:fldChar w:fldCharType="separate"/>
      </w:r>
      <w:r w:rsidR="008D1F9D" w:rsidRPr="008D1F9D">
        <w:rPr>
          <w:rFonts w:cs="AdvOTd0125be5.BI"/>
          <w:noProof/>
        </w:rPr>
        <w:t>[232], [233]</w:t>
      </w:r>
      <w:r w:rsidR="00A376BE" w:rsidRPr="00B2092B">
        <w:rPr>
          <w:rFonts w:cs="AdvOTd0125be5.BI"/>
        </w:rPr>
        <w:fldChar w:fldCharType="end"/>
      </w:r>
      <w:r w:rsidRPr="00B2092B">
        <w:rPr>
          <w:rFonts w:cs="AdvOTd0125be5.BI"/>
        </w:rPr>
        <w:t xml:space="preserve"> Though, the simulated imagery of the superspectral Sentinel-2 was used by Mielke et al.</w:t>
      </w:r>
      <w:r w:rsidR="002A338E" w:rsidRPr="00B2092B">
        <w:rPr>
          <w:rFonts w:cs="AdvOTd0125be5.BI"/>
        </w:rPr>
        <w:t xml:space="preserve"> </w:t>
      </w:r>
      <w:r w:rsidR="00A95076" w:rsidRPr="00B2092B">
        <w:rPr>
          <w:rFonts w:cs="AdvOTd0125be5.BI"/>
        </w:rPr>
        <w:fldChar w:fldCharType="begin" w:fldLock="1"/>
      </w:r>
      <w:r w:rsidR="004B640A">
        <w:rPr>
          <w:rFonts w:cs="AdvOTd0125be5.BI"/>
        </w:rPr>
        <w:instrText>ADDIN CSL_CITATION {"citationItems":[{"id":"ITEM-1","itemData":{"DOI":"10.3390/rs6086790","ISSN":"20724292","abstract":"Remote sensing analysis is a crucial tool for monitoring the extent of mine waste surfaces and their mineralogy in countries with a long mining history, such as South Africa, where gold and platinum have been produced for over 90 years. These mine waste sites have the potential to contain problematic trace element species (e.g., U, Pb, Cr). In our research, we aim to combine the mapping and monitoring capacities of multispectral and hyperspectral spaceborne sensors. This is done to assess the potential of existing multispectral and hyperspectral spaceborne sensors (OLI and Hyperion) and future missions, such as Sentinel-2 and EnMAP (Environmental Mapping and Analysis Program), for mapping the spatial extent of these mine waste surfaces. For this task we propose a new index, termed the iron feature depth (IFD), derived from Landsat-8 OLI data to map the 900-nm absorption feature as a potential proxy for monitoring the spatial extent of mine waste. OLI was chosen, because it represents the most suitable sensor to map the IFD over large areas in a multi-temporal manner due to its spectral band layout; its (183 km × 170 km) scene size and its revisiting time of 16 days. The IFD is in good agreement with primary and secondary iron-bearing minerals mapped by the Material Identification and Characterization Algorithm (MICA) from EO-1 Hyperion data and illustrates that a combination of hyperspectral data (EnMAP) for mineral identification with multispectral data (Sentinel-2) for repetitive area-wide mapping and monitoring of the IFD as mine waste proxy is a promising application for future spaceborne sensors. A maximum, absolute model error is used to assess the ability of existing and future multispectral sensors to characterize mine waste via its 900-nm iron absorption feature. The following sensor-signal similarity ranking can be established for spectra from gold mining material: EnMAP 100% similarity to the reference, ALI 97.5%, Sentinel-2 97%, OLI and ASTER 95% and ETM+ 91% similarity. © 2014 by the authors.","author":[{"dropping-particle":"","family":"Mielke","given":"Christian","non-dropping-particle":"","parse-names":false,"suffix":""},{"dropping-particle":"","family":"Boesche","given":"Nina Kristine","non-dropping-particle":"","parse-names":false,"suffix":""},{"dropping-particle":"","family":"Rogass","given":"Christian","non-dropping-particle":"","parse-names":false,"suffix":""},{"dropping-particle":"","family":"Kaufmann","given":"Hermann","non-dropping-particle":"","parse-names":false,"suffix":""},{"dropping-particle":"","family":"Gauert","given":"Christoph","non-dropping-particle":"","parse-names":false,"suffix":""},{"dropping-particle":"","family":"Wit","given":"Maarten","non-dropping-particle":"de","parse-names":false,"suffix":""}],"container-title":"Remote Sensing","id":"ITEM-1","issue":"8","issued":{"date-parts":[["2014"]]},"note":"130","page":"6790-6816","title":"Spaceborne mine waste mineralogy monitoring in South Africa, applications for modern push-broom missions: Hyperion/OLI and EnMAP/Sentinel-2","type":"article-journal","volume":"6"},"uris":["http://www.mendeley.com/documents/?uuid=d493f230-9756-4dac-a84b-2a9f60534458"]}],"mendeley":{"formattedCitation":"[163]","plainTextFormattedCitation":"[163]","previouslyFormattedCitation":"[163]"},"properties":{"noteIndex":0},"schema":"https://github.com/citation-style-language/schema/raw/master/csl-citation.json"}</w:instrText>
      </w:r>
      <w:r w:rsidR="00A95076" w:rsidRPr="00B2092B">
        <w:rPr>
          <w:rFonts w:cs="AdvOTd0125be5.BI"/>
        </w:rPr>
        <w:fldChar w:fldCharType="separate"/>
      </w:r>
      <w:r w:rsidR="00792D1D" w:rsidRPr="00792D1D">
        <w:rPr>
          <w:rFonts w:cs="AdvOTd0125be5.BI"/>
          <w:noProof/>
        </w:rPr>
        <w:t>[163]</w:t>
      </w:r>
      <w:r w:rsidR="00A95076" w:rsidRPr="00B2092B">
        <w:rPr>
          <w:rFonts w:cs="AdvOTd0125be5.BI"/>
        </w:rPr>
        <w:fldChar w:fldCharType="end"/>
      </w:r>
      <w:r w:rsidR="002A338E" w:rsidRPr="00B2092B">
        <w:rPr>
          <w:rFonts w:cs="AdvOTd0125be5.BI"/>
        </w:rPr>
        <w:t xml:space="preserve"> </w:t>
      </w:r>
      <w:r w:rsidRPr="00B2092B">
        <w:rPr>
          <w:rFonts w:cs="AdvOTd0125be5.BI"/>
        </w:rPr>
        <w:t>to map the spatial extent of mine waste surfaces in South Africa, which contained problematic trace elements of U, Pb, and Cr. The reliability assessment of the sensor to provide operational products would necessitate inquiry of real data</w:t>
      </w:r>
      <w:r w:rsidR="00A95076" w:rsidRPr="00B2092B">
        <w:rPr>
          <w:rFonts w:cs="AdvOTd0125be5.BI"/>
        </w:rPr>
        <w:t xml:space="preserve"> </w:t>
      </w:r>
      <w:r w:rsidR="00A95076" w:rsidRPr="00B2092B">
        <w:rPr>
          <w:rFonts w:cs="AdvOTd0125be5.BI"/>
        </w:rPr>
        <w:fldChar w:fldCharType="begin" w:fldLock="1"/>
      </w:r>
      <w:r w:rsidR="00DF45C3">
        <w:rPr>
          <w:rFonts w:cs="AdvOTd0125be5.BI"/>
        </w:rPr>
        <w:instrText>ADDIN CSL_CITATION {"citationItems":[{"id":"ITEM-1","itemData":{"DOI":"10.1080/10643389.2018.1447717","ISSN":"15476537","abstract":"Soil degradation includes a number of processes, ranging from soil erosion to soil contamination, which reduce the capability of soil to work as a base for vegetation roots. Methods to quantify soil degradation due to contamination on a large area with a proper domain are needed and must be studied and developed. Proximal and remote sensing techniques are essential tools, well-suited for surveying large areas, and monitoring soil contamination at a high temporal and spatial interval. Recently developed and forthcoming satellites also dedicated to land monitoring and provide inimitable data streams, which have potential of soil contamination detection. This study peruses the potential of spectroscopy methods in various domains to assess selected soil contaminants including potentially toxic elements and petroleum hydrocarbons from reflectance information, plus a preliminary review of the new-generation orbital Earth observation sensors. An aim is to review the means to do so from spaceborne sensors, which are considered to be state-of-the-art Earth orbit observation technologies. This review will help to answer the question: how can spectral information from proximal and remote sensing techniques in different domains be used for soil contamination modelling? This direction will pave the way for soil contamination monitoring using these techniques.","author":[{"dropping-particle":"","family":"Gholizadeh","given":"Asa","non-dropping-particle":"","parse-names":false,"suffix":""},{"dropping-particle":"","family":"Saberioon","given":"Mohammadmehdi","non-dropping-particle":"","parse-names":false,"suffix":""},{"dropping-particle":"","family":"Ben-Dor","given":"Eyal","non-dropping-particle":"","parse-names":false,"suffix":""},{"dropping-particle":"","family":"Borůvka","given":"Luboš","non-dropping-particle":"","parse-names":false,"suffix":""}],"container-title":"Critical Reviews in Environmental Science and Technology","id":"ITEM-1","issue":"3","issued":{"date-parts":[["2018"]]},"page":"243-278","title":"Monitoring of selected soil contaminants using proximal and remote sensing techniques: Background, state-of-the-art and future perspectives","type":"article-journal","volume":"48"},"uris":["http://www.mendeley.com/documents/?uuid=3bfe497a-d066-4bc4-9d61-32b35d08a7aa"]}],"mendeley":{"formattedCitation":"[47]","plainTextFormattedCitation":"[47]","previouslyFormattedCitation":"[47]"},"properties":{"noteIndex":0},"schema":"https://github.com/citation-style-language/schema/raw/master/csl-citation.json"}</w:instrText>
      </w:r>
      <w:r w:rsidR="00A95076" w:rsidRPr="00B2092B">
        <w:rPr>
          <w:rFonts w:cs="AdvOTd0125be5.BI"/>
        </w:rPr>
        <w:fldChar w:fldCharType="separate"/>
      </w:r>
      <w:r w:rsidR="004437CD" w:rsidRPr="004437CD">
        <w:rPr>
          <w:rFonts w:cs="AdvOTd0125be5.BI"/>
          <w:noProof/>
        </w:rPr>
        <w:t>[47]</w:t>
      </w:r>
      <w:r w:rsidR="00A95076" w:rsidRPr="00B2092B">
        <w:rPr>
          <w:rFonts w:cs="AdvOTd0125be5.BI"/>
        </w:rPr>
        <w:fldChar w:fldCharType="end"/>
      </w:r>
      <w:r w:rsidR="00E34345">
        <w:rPr>
          <w:rFonts w:cs="AdvOTd0125be5.BI"/>
        </w:rPr>
        <w:t>. Table 6</w:t>
      </w:r>
      <w:r w:rsidR="002A338E" w:rsidRPr="00B2092B">
        <w:rPr>
          <w:rFonts w:cs="AdvOTd0125be5.BI"/>
        </w:rPr>
        <w:t>. Presents the Sentinel satellite bond specifications.</w:t>
      </w:r>
    </w:p>
    <w:p w14:paraId="3529F122" w14:textId="77777777" w:rsidR="000C0C4A" w:rsidRPr="00B2092B" w:rsidRDefault="000C0C4A" w:rsidP="002A338E">
      <w:pPr>
        <w:spacing w:after="0"/>
        <w:jc w:val="center"/>
        <w:rPr>
          <w:rFonts w:ascii="AdvOTd0125be5.BI" w:hAnsi="AdvOTd0125be5.BI" w:cs="AdvOTd0125be5.BI"/>
          <w:sz w:val="21"/>
          <w:szCs w:val="21"/>
        </w:rPr>
      </w:pPr>
      <w:r w:rsidRPr="00B2092B">
        <w:rPr>
          <w:noProof/>
          <w:lang w:val="pt-PT" w:eastAsia="pt-PT"/>
        </w:rPr>
        <w:drawing>
          <wp:inline distT="0" distB="0" distL="0" distR="0" wp14:anchorId="6B62B5A2" wp14:editId="44DEFA9B">
            <wp:extent cx="4588877" cy="19837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3801"/>
                    <a:stretch/>
                  </pic:blipFill>
                  <pic:spPr bwMode="auto">
                    <a:xfrm>
                      <a:off x="0" y="0"/>
                      <a:ext cx="4595187" cy="1986433"/>
                    </a:xfrm>
                    <a:prstGeom prst="rect">
                      <a:avLst/>
                    </a:prstGeom>
                    <a:ln>
                      <a:noFill/>
                    </a:ln>
                    <a:extLst>
                      <a:ext uri="{53640926-AAD7-44D8-BBD7-CCE9431645EC}">
                        <a14:shadowObscured xmlns:a14="http://schemas.microsoft.com/office/drawing/2010/main"/>
                      </a:ext>
                    </a:extLst>
                  </pic:spPr>
                </pic:pic>
              </a:graphicData>
            </a:graphic>
          </wp:inline>
        </w:drawing>
      </w:r>
    </w:p>
    <w:p w14:paraId="251473E1" w14:textId="77777777" w:rsidR="002A338E" w:rsidRPr="00E34345" w:rsidRDefault="00E34345" w:rsidP="002A338E">
      <w:pPr>
        <w:spacing w:after="0"/>
        <w:jc w:val="center"/>
        <w:rPr>
          <w:rFonts w:cs="AdvOTd0125be5.BI"/>
          <w:sz w:val="20"/>
          <w:szCs w:val="20"/>
        </w:rPr>
      </w:pPr>
      <w:r>
        <w:rPr>
          <w:rFonts w:cs="AdvOTd0125be5.BI"/>
          <w:sz w:val="18"/>
          <w:szCs w:val="18"/>
        </w:rPr>
        <w:t>Fig 6</w:t>
      </w:r>
      <w:r w:rsidR="002A338E" w:rsidRPr="00E34345">
        <w:rPr>
          <w:rFonts w:cs="AdvOTd0125be5.BI"/>
          <w:sz w:val="18"/>
          <w:szCs w:val="18"/>
        </w:rPr>
        <w:t>. The bands of the Sentinel-2 sensor in comparison to WorldView-3 and ASTER</w:t>
      </w:r>
      <w:r w:rsidR="007F42F5" w:rsidRPr="00E34345">
        <w:rPr>
          <w:rFonts w:cs="AdvOTd0125be5.BI"/>
          <w:sz w:val="18"/>
          <w:szCs w:val="18"/>
        </w:rPr>
        <w:t xml:space="preserve"> </w:t>
      </w:r>
      <w:r w:rsidR="00B2092B" w:rsidRPr="00E34345">
        <w:rPr>
          <w:rFonts w:cs="AdvOTd0125be5.BI"/>
          <w:sz w:val="18"/>
          <w:szCs w:val="18"/>
        </w:rPr>
        <w:fldChar w:fldCharType="begin" w:fldLock="1"/>
      </w:r>
      <w:r w:rsidR="008B64AA">
        <w:rPr>
          <w:rFonts w:cs="AdvOTd0125be5.BI"/>
          <w:sz w:val="18"/>
          <w:szCs w:val="18"/>
        </w:rPr>
        <w:instrText>ADDIN CSL_CITATION {"citationItems":[{"id":"ITEM-1","itemData":{"DOI":"10.3390/rs70708830","ISSN":"20724292","abstract":"Imaging spectroscopy, also known as hyperspectral remote sensing, is based on the characterization of Earth surface materials and processes through spectrally-resolved measurements of the light interacting with matter. The potential of imaging spectroscopy for Earth remote sensing has been demonstrated since the 1980s. However, most of the developments and applications in imaging spectroscopy have largely relied on airborne spectrometers, as the amount and quality of space-based imaging spectroscopy data remain relatively low to date. The upcoming Environmental Mapping and Analysis Program (EnMAP) German imaging spectroscopy mission is intended to fill this gap. An overview of the main characteristics and current status of the mission is provided in this contribution. The core payload of EnMAP consists of a dual-spectrometer instrument measuring in the optical spectral range between 420 and 2450 nm with a spectral sampling distance varying between 5 and 12 nm and a reference signal-to-noise ratio of 400:1 in the visible and near-infrared and 180:1 in the shortwave-infrared parts of the spectrum. EnMAP images will cover a 30 km-wide area in the across-track direction with a ground sampling distance of 30 m. An across-track tilted observation capability will enable a target revisit time of up to four days at the Equator and better at high latitudes. EnMAP will contribute to the development and exploitation of spaceborne imaging spectroscopy applications by making high-quality data freely available to scientific users worldwide.","author":[{"dropping-particle":"","family":"Guanter","given":"Luis","non-dropping-particle":"","parse-names":false,"suffix":""},{"dropping-particle":"","family":"Kaufmann","given":"Hermann","non-dropping-particle":"","parse-names":false,"suffix":""},{"dropping-particle":"","family":"Segl","given":"Karl","non-dropping-particle":"","parse-names":false,"suffix":""},{"dropping-particle":"","family":"Foerster","given":"Saskia","non-dropping-particle":"","parse-names":false,"suffix":""},{"dropping-particle":"","family":"Rogass","given":"Christian","non-dropping-particle":"","parse-names":false,"suffix":""},{"dropping-particle":"","family":"Chabrillat","given":"Sabine","non-dropping-particle":"","parse-names":false,"suffix":""},{"dropping-particle":"","family":"Kuester","given":"Theres","non-dropping-particle":"","parse-names":false,"suffix":""},{"dropping-particle":"","family":"Hollstein","given":"André","non-dropping-particle":"","parse-names":false,"suffix":""},{"dropping-particle":"","family":"Rossner","given":"Godela","non-dropping-particle":"","parse-names":false,"suffix":""},{"dropping-particle":"","family":"Chlebek","given":"Christian","non-dropping-particle":"","parse-names":false,"suffix":""},{"dropping-particle":"","family":"Straif","given":"Christoph","non-dropping-particle":"","parse-names":false,"suffix":""},{"dropping-particle":"","family":"Fischer","given":"Sebastian","non-dropping-particle":"","parse-names":false,"suffix":""},{"dropping-particle":"","family":"Schrader","given":"Stefanie","non-dropping-particle":"","parse-names":false,"suffix":""},{"dropping-particle":"","family":"Storch","given":"Tobias","non-dropping-particle":"","parse-names":false,"suffix":""},{"dropping-particle":"","family":"Heiden","given":"Uta","non-dropping-particle":"","parse-names":false,"suffix":""},{"dropping-particle":"","family":"Mueller","given":"Andreas","non-dropping-particle":"","parse-names":false,"suffix":""},{"dropping-particle":"","family":"Bachmann","given":"Martin","non-dropping-particle":"","parse-names":false,"suffix":""},{"dropping-particle":"","family":"Mühle","given":"Helmut","non-dropping-particle":"","parse-names":false,"suffix":""},{"dropping-particle":"","family":"Müller","given":"Rupert","non-dropping-particle":"","parse-names":false,"suffix":""},{"dropping-particle":"","family":"Habermeyer","given":"Martin","non-dropping-particle":"","parse-names":false,"suffix":""},{"dropping-particle":"","family":"Ohndorf","given":"Andreas","non-dropping-particle":"","parse-names":false,"suffix":""},{"dropping-particle":"","family":"Hill","given":"Joachim","non-dropping-particle":"","parse-names":false,"suffix":""},{"dropping-particle":"","family":"Buddenbaum","given":"Henning","non-dropping-particle":"","parse-names":false,"suffix":""},{"dropping-particle":"","family":"Hostert","given":"Patrick","non-dropping-particle":"","parse-names":false,"suffix":""},{"dropping-particle":"","family":"Linden","given":"Sebastian","non-dropping-particle":"Van Der","parse-names":false,"suffix":""},{"dropping-particle":"","family":"Leitão","given":"Pedro J.","non-dropping-particle":"","parse-names":false,"suffix":""},{"dropping-particle":"","family":"Rabe","given":"Andreas","non-dropping-particle":"","parse-names":false,"suffix":""},{"dropping-particle":"","family":"Doerffer","given":"Roland","non-dropping-particle":"","parse-names":false,"suffix":""},{"dropping-particle":"","family":"Krasemann","given":"Hajo","non-dropping-particle":"","parse-names":false,"suffix":""},{"dropping-particle":"","family":"Xi","given":"Hongyan","non-dropping-particle":"","parse-names":false,"suffix":""},{"dropping-particle":"","family":"Mauser","given":"Wolfram","non-dropping-particle":"","parse-names":false,"suffix":""},{"dropping-particle":"","family":"Hank","given":"Tobias","non-dropping-particle":"","parse-names":false,"suffix":""},{"dropping-particle":"","family":"Locherer","given":"Matthias","non-dropping-particle":"","parse-names":false,"suffix":""},{"dropping-particle":"","family":"Rast","given":"Michael","non-dropping-particle":"","parse-names":false,"suffix":""},{"dropping-particle":"","family":"Staenz","given":"Karl","non-dropping-particle":"","parse-names":false,"suffix":""},{"dropping-particle":"","family":"Sang","given":"Bernhard","non-dropping-particle":"","parse-names":false,"suffix":""}],"container-title":"Remote Sensing","id":"ITEM-1","issue":"7","issued":{"date-parts":[["2015"]]},"page":"8830-8857","title":"The EnMAP spaceborne imaging spectroscopy mission for earth observation","type":"article-journal","volume":"7"},"uris":["http://www.mendeley.com/documents/?uuid=e7f0f246-dc60-4239-800f-d23d13251eac"]}],"mendeley":{"formattedCitation":"[234]","plainTextFormattedCitation":"[234]","previouslyFormattedCitation":"[234]"},"properties":{"noteIndex":0},"schema":"https://github.com/citation-style-language/schema/raw/master/csl-citation.json"}</w:instrText>
      </w:r>
      <w:r w:rsidR="00B2092B" w:rsidRPr="00E34345">
        <w:rPr>
          <w:rFonts w:cs="AdvOTd0125be5.BI"/>
          <w:sz w:val="18"/>
          <w:szCs w:val="18"/>
        </w:rPr>
        <w:fldChar w:fldCharType="separate"/>
      </w:r>
      <w:r w:rsidR="008D1F9D" w:rsidRPr="00E34345">
        <w:rPr>
          <w:rFonts w:cs="AdvOTd0125be5.BI"/>
          <w:noProof/>
          <w:sz w:val="18"/>
          <w:szCs w:val="18"/>
        </w:rPr>
        <w:t>[234]</w:t>
      </w:r>
      <w:r w:rsidR="00B2092B" w:rsidRPr="00E34345">
        <w:rPr>
          <w:rFonts w:cs="AdvOTd0125be5.BI"/>
          <w:sz w:val="18"/>
          <w:szCs w:val="18"/>
        </w:rPr>
        <w:fldChar w:fldCharType="end"/>
      </w:r>
      <w:r w:rsidR="002A338E" w:rsidRPr="00E34345">
        <w:rPr>
          <w:rFonts w:cs="AdvOTd0125be5.BI"/>
          <w:sz w:val="18"/>
          <w:szCs w:val="18"/>
        </w:rPr>
        <w:t>.</w:t>
      </w:r>
    </w:p>
    <w:p w14:paraId="1CAE4001" w14:textId="77777777" w:rsidR="002A338E" w:rsidRPr="00B2092B" w:rsidRDefault="002A338E" w:rsidP="002A338E">
      <w:pPr>
        <w:spacing w:after="0"/>
        <w:jc w:val="center"/>
        <w:rPr>
          <w:rFonts w:cs="AdvOTd0125be5.BI"/>
        </w:rPr>
      </w:pPr>
    </w:p>
    <w:p w14:paraId="63DA21DB" w14:textId="77777777" w:rsidR="002A338E" w:rsidRPr="00E34345" w:rsidRDefault="002A338E" w:rsidP="002A338E">
      <w:pPr>
        <w:spacing w:after="0"/>
        <w:jc w:val="center"/>
        <w:rPr>
          <w:rFonts w:cs="AdvOTd0125be5.BI"/>
          <w:sz w:val="18"/>
          <w:szCs w:val="18"/>
        </w:rPr>
      </w:pPr>
      <w:r w:rsidRPr="00E34345">
        <w:rPr>
          <w:rFonts w:cs="AdvOTd0125be5.BI"/>
          <w:sz w:val="18"/>
          <w:szCs w:val="18"/>
        </w:rPr>
        <w:t>Table 7. Sentinel satellite bond specifications</w:t>
      </w:r>
      <w:r w:rsidR="007F42F5" w:rsidRPr="00E34345">
        <w:rPr>
          <w:rFonts w:cs="AdvOTd0125be5.BI"/>
          <w:sz w:val="18"/>
          <w:szCs w:val="18"/>
        </w:rPr>
        <w:t xml:space="preserve"> </w:t>
      </w:r>
      <w:r w:rsidR="007F42F5" w:rsidRPr="00E34345">
        <w:rPr>
          <w:rFonts w:cs="AdvOTd0125be5.BI"/>
          <w:sz w:val="18"/>
          <w:szCs w:val="18"/>
        </w:rPr>
        <w:fldChar w:fldCharType="begin" w:fldLock="1"/>
      </w:r>
      <w:r w:rsidR="004B640A" w:rsidRPr="00E34345">
        <w:rPr>
          <w:rFonts w:cs="AdvOTd0125be5.BI"/>
          <w:sz w:val="18"/>
          <w:szCs w:val="18"/>
        </w:rPr>
        <w:instrText>ADDIN CSL_CITATION {"citationItems":[{"id":"ITEM-1","itemData":{"DOI":"10.1016/j.ejrs.2021.03.002","ISSN":"20902476","abstract":"The pollution of heavy metals is considered as one of the main problems of using wastewater for irrigation purposes. Frequent experimental measurements, time, and cost are essential for evaluating the pollution of heavy metals in a large area. Thus, using satellite images and establishing a relationship between the images and concentration of heavy metals can be regarded as a solution for estimating the polluted area. In this study, the image of the Sentinel-2 satellite was used to evaluate the heavy metals pollution of the area irrigated with wastewater in south of Tehran. For this aim, 30 soil-surface samples irrigated with raw wastewater were collected in the area. After preparing the samples, the concentration of Pb, Cu, and Ni was determined using atomic absorption spectroscopy. Then, the relationship between the heavy metal concentration, reflection on the bands or rating of the bands at the corresponding sampling points was determined by applying the stepwise regression method. In addition, the developed models were applied to the satellite image for zoning the heavy metal concentrations in the studied area. Finally, the accuracy of the developed models was examined by Root-Mean-Square Error (RMSE) and Pearson correlation coefficients. The results indicated that the amounts of RMSE for the equations of Pb, Cu, and Ni were 1.90, 2.54, and 1.59 respectively, while the amounts of R were 0.81, 0.75, and 0.73 for these metals representing a promising match between the predicted and measured results of the models.","author":[{"dropping-particle":"","family":"Mirzaei","given":"Farhad","non-dropping-particle":"","parse-names":false,"suffix":""},{"dropping-particle":"","family":"Abbasi","given":"Yasser","non-dropping-particle":"","parse-names":false,"suffix":""},{"dropping-particle":"","family":"Sohrabi","given":"Teymour","non-dropping-particle":"","parse-names":false,"suffix":""}],"container-title":"Egyptian Journal of Remote Sensing and Space Science","id":"ITEM-1","issue":"3","issued":{"date-parts":[["2021"]]},"page":"537-546","title":"Modeling the distribution of heavy metals in lands irrigated by wastewater using satellite images of Sentinel-2","type":"article-journal","volume":"24"},"uris":["http://www.mendeley.com/documents/?uuid=44ea086b-ec0c-43fa-953f-8638d9547a2b"]}],"mendeley":{"formattedCitation":"[157]","plainTextFormattedCitation":"[157]","previouslyFormattedCitation":"[157]"},"properties":{"noteIndex":0},"schema":"https://github.com/citation-style-language/schema/raw/master/csl-citation.json"}</w:instrText>
      </w:r>
      <w:r w:rsidR="007F42F5" w:rsidRPr="00E34345">
        <w:rPr>
          <w:rFonts w:cs="AdvOTd0125be5.BI"/>
          <w:sz w:val="18"/>
          <w:szCs w:val="18"/>
        </w:rPr>
        <w:fldChar w:fldCharType="separate"/>
      </w:r>
      <w:r w:rsidR="00792D1D" w:rsidRPr="00E34345">
        <w:rPr>
          <w:rFonts w:cs="AdvOTd0125be5.BI"/>
          <w:noProof/>
          <w:sz w:val="18"/>
          <w:szCs w:val="18"/>
        </w:rPr>
        <w:t>[157]</w:t>
      </w:r>
      <w:r w:rsidR="007F42F5" w:rsidRPr="00E34345">
        <w:rPr>
          <w:rFonts w:cs="AdvOTd0125be5.BI"/>
          <w:sz w:val="18"/>
          <w:szCs w:val="18"/>
        </w:rPr>
        <w:fldChar w:fldCharType="end"/>
      </w:r>
      <w:r w:rsidRPr="00E34345">
        <w:rPr>
          <w:rFonts w:cs="AdvOTd0125be5.BI"/>
          <w:sz w:val="18"/>
          <w:szCs w:val="18"/>
        </w:rPr>
        <w:t>.</w:t>
      </w:r>
    </w:p>
    <w:tbl>
      <w:tblPr>
        <w:tblStyle w:val="TableGrid"/>
        <w:tblW w:w="0" w:type="auto"/>
        <w:jc w:val="center"/>
        <w:tblLook w:val="04A0" w:firstRow="1" w:lastRow="0" w:firstColumn="1" w:lastColumn="0" w:noHBand="0" w:noVBand="1"/>
      </w:tblPr>
      <w:tblGrid>
        <w:gridCol w:w="4789"/>
        <w:gridCol w:w="1001"/>
        <w:gridCol w:w="589"/>
        <w:gridCol w:w="968"/>
        <w:gridCol w:w="732"/>
      </w:tblGrid>
      <w:tr w:rsidR="002A338E" w:rsidRPr="00B2092B" w14:paraId="53834E95" w14:textId="77777777" w:rsidTr="00E34345">
        <w:trPr>
          <w:jc w:val="center"/>
        </w:trPr>
        <w:tc>
          <w:tcPr>
            <w:tcW w:w="4789" w:type="dxa"/>
          </w:tcPr>
          <w:p w14:paraId="4251B0F1" w14:textId="77777777" w:rsidR="002A338E" w:rsidRPr="00B2092B" w:rsidRDefault="002A338E" w:rsidP="002A338E">
            <w:pPr>
              <w:jc w:val="center"/>
              <w:rPr>
                <w:rFonts w:cs="AdvOTd0125be5.BI"/>
                <w:sz w:val="16"/>
                <w:szCs w:val="16"/>
              </w:rPr>
            </w:pPr>
            <w:r w:rsidRPr="00B2092B">
              <w:rPr>
                <w:rFonts w:cs="AdvGulliv-R"/>
                <w:sz w:val="16"/>
                <w:szCs w:val="16"/>
              </w:rPr>
              <w:t>Goals of uses</w:t>
            </w:r>
          </w:p>
        </w:tc>
        <w:tc>
          <w:tcPr>
            <w:tcW w:w="1001" w:type="dxa"/>
          </w:tcPr>
          <w:p w14:paraId="52FDD3FC" w14:textId="77777777" w:rsidR="002A338E" w:rsidRPr="00B2092B" w:rsidRDefault="002A338E" w:rsidP="002A338E">
            <w:pPr>
              <w:jc w:val="center"/>
              <w:rPr>
                <w:rFonts w:cs="AdvOTd0125be5.BI"/>
                <w:sz w:val="16"/>
                <w:szCs w:val="16"/>
              </w:rPr>
            </w:pPr>
            <w:r w:rsidRPr="00B2092B">
              <w:rPr>
                <w:rFonts w:cs="AdvGulliv-R"/>
                <w:sz w:val="16"/>
                <w:szCs w:val="16"/>
              </w:rPr>
              <w:t>Wavelength</w:t>
            </w:r>
          </w:p>
        </w:tc>
        <w:tc>
          <w:tcPr>
            <w:tcW w:w="589" w:type="dxa"/>
          </w:tcPr>
          <w:p w14:paraId="6EBA3A7E" w14:textId="77777777" w:rsidR="002A338E" w:rsidRPr="00B2092B" w:rsidRDefault="002A338E" w:rsidP="002A338E">
            <w:pPr>
              <w:autoSpaceDE w:val="0"/>
              <w:autoSpaceDN w:val="0"/>
              <w:adjustRightInd w:val="0"/>
              <w:rPr>
                <w:rFonts w:cs="AdvGulliv-R"/>
                <w:sz w:val="16"/>
                <w:szCs w:val="16"/>
              </w:rPr>
            </w:pPr>
            <w:r w:rsidRPr="00B2092B">
              <w:rPr>
                <w:rFonts w:cs="AdvGulliv-R"/>
                <w:sz w:val="16"/>
                <w:szCs w:val="16"/>
              </w:rPr>
              <w:t>Band width</w:t>
            </w:r>
          </w:p>
        </w:tc>
        <w:tc>
          <w:tcPr>
            <w:tcW w:w="968" w:type="dxa"/>
          </w:tcPr>
          <w:p w14:paraId="7962ECB4" w14:textId="77777777" w:rsidR="002A338E" w:rsidRPr="00B2092B" w:rsidRDefault="002A338E" w:rsidP="002A338E">
            <w:pPr>
              <w:autoSpaceDE w:val="0"/>
              <w:autoSpaceDN w:val="0"/>
              <w:adjustRightInd w:val="0"/>
              <w:rPr>
                <w:rFonts w:cs="AdvGulliv-R"/>
                <w:sz w:val="16"/>
                <w:szCs w:val="16"/>
              </w:rPr>
            </w:pPr>
            <w:r w:rsidRPr="00B2092B">
              <w:rPr>
                <w:rFonts w:cs="AdvGulliv-R"/>
                <w:sz w:val="16"/>
                <w:szCs w:val="16"/>
              </w:rPr>
              <w:t>Spatial separation</w:t>
            </w:r>
          </w:p>
        </w:tc>
        <w:tc>
          <w:tcPr>
            <w:tcW w:w="732" w:type="dxa"/>
          </w:tcPr>
          <w:p w14:paraId="631FBC2F" w14:textId="77777777" w:rsidR="002A338E" w:rsidRPr="00B2092B" w:rsidRDefault="002A338E" w:rsidP="002A338E">
            <w:pPr>
              <w:autoSpaceDE w:val="0"/>
              <w:autoSpaceDN w:val="0"/>
              <w:adjustRightInd w:val="0"/>
              <w:rPr>
                <w:rFonts w:cs="AdvGulliv-R"/>
                <w:sz w:val="16"/>
                <w:szCs w:val="16"/>
              </w:rPr>
            </w:pPr>
            <w:r w:rsidRPr="00B2092B">
              <w:rPr>
                <w:rFonts w:cs="AdvGulliv-R"/>
                <w:sz w:val="16"/>
                <w:szCs w:val="16"/>
              </w:rPr>
              <w:t>Band number</w:t>
            </w:r>
          </w:p>
        </w:tc>
      </w:tr>
      <w:tr w:rsidR="002A338E" w:rsidRPr="00B2092B" w14:paraId="34587C77" w14:textId="77777777" w:rsidTr="00E34345">
        <w:trPr>
          <w:jc w:val="center"/>
        </w:trPr>
        <w:tc>
          <w:tcPr>
            <w:tcW w:w="4789" w:type="dxa"/>
          </w:tcPr>
          <w:p w14:paraId="6F6A9F77" w14:textId="77777777" w:rsidR="002A338E" w:rsidRPr="00B2092B" w:rsidRDefault="002A338E" w:rsidP="002A338E">
            <w:pPr>
              <w:jc w:val="center"/>
              <w:rPr>
                <w:rFonts w:cs="AdvOTd0125be5.BI"/>
                <w:sz w:val="16"/>
                <w:szCs w:val="16"/>
              </w:rPr>
            </w:pPr>
            <w:r w:rsidRPr="00B2092B">
              <w:rPr>
                <w:rFonts w:cs="AdvGulliv-R"/>
                <w:sz w:val="16"/>
                <w:szCs w:val="16"/>
              </w:rPr>
              <w:t>Atmospheric correction (aerosol diffusion)</w:t>
            </w:r>
          </w:p>
        </w:tc>
        <w:tc>
          <w:tcPr>
            <w:tcW w:w="1001" w:type="dxa"/>
          </w:tcPr>
          <w:p w14:paraId="6874834D" w14:textId="77777777" w:rsidR="002A338E" w:rsidRPr="00B2092B" w:rsidRDefault="002A338E" w:rsidP="002A338E">
            <w:pPr>
              <w:jc w:val="center"/>
              <w:rPr>
                <w:rFonts w:cs="AdvOTd0125be5.BI"/>
                <w:sz w:val="16"/>
                <w:szCs w:val="16"/>
              </w:rPr>
            </w:pPr>
            <w:r w:rsidRPr="00B2092B">
              <w:rPr>
                <w:rFonts w:cs="AdvOTd0125be5.BI"/>
                <w:sz w:val="16"/>
                <w:szCs w:val="16"/>
              </w:rPr>
              <w:t>443</w:t>
            </w:r>
          </w:p>
        </w:tc>
        <w:tc>
          <w:tcPr>
            <w:tcW w:w="589" w:type="dxa"/>
          </w:tcPr>
          <w:p w14:paraId="58DE108A" w14:textId="77777777" w:rsidR="002A338E" w:rsidRPr="00B2092B" w:rsidRDefault="002A338E" w:rsidP="002A338E">
            <w:pPr>
              <w:jc w:val="center"/>
              <w:rPr>
                <w:rFonts w:cs="AdvOTd0125be5.BI"/>
                <w:sz w:val="16"/>
                <w:szCs w:val="16"/>
              </w:rPr>
            </w:pPr>
            <w:r w:rsidRPr="00B2092B">
              <w:rPr>
                <w:rFonts w:cs="AdvOTd0125be5.BI"/>
                <w:sz w:val="16"/>
                <w:szCs w:val="16"/>
              </w:rPr>
              <w:t>20</w:t>
            </w:r>
          </w:p>
        </w:tc>
        <w:tc>
          <w:tcPr>
            <w:tcW w:w="968" w:type="dxa"/>
          </w:tcPr>
          <w:p w14:paraId="5A2D69BB" w14:textId="77777777" w:rsidR="002A338E" w:rsidRPr="00B2092B" w:rsidRDefault="002A338E" w:rsidP="002A338E">
            <w:pPr>
              <w:jc w:val="center"/>
              <w:rPr>
                <w:rFonts w:cs="AdvOTd0125be5.BI"/>
                <w:sz w:val="16"/>
                <w:szCs w:val="16"/>
              </w:rPr>
            </w:pPr>
            <w:r w:rsidRPr="00B2092B">
              <w:rPr>
                <w:rFonts w:cs="AdvOTd0125be5.BI"/>
                <w:sz w:val="16"/>
                <w:szCs w:val="16"/>
              </w:rPr>
              <w:t>60</w:t>
            </w:r>
          </w:p>
        </w:tc>
        <w:tc>
          <w:tcPr>
            <w:tcW w:w="732" w:type="dxa"/>
          </w:tcPr>
          <w:p w14:paraId="1B3DFE7B" w14:textId="77777777" w:rsidR="002A338E" w:rsidRPr="00B2092B" w:rsidRDefault="007F42F5" w:rsidP="002A338E">
            <w:pPr>
              <w:jc w:val="center"/>
              <w:rPr>
                <w:rFonts w:cs="AdvOTd0125be5.BI"/>
                <w:sz w:val="16"/>
                <w:szCs w:val="16"/>
              </w:rPr>
            </w:pPr>
            <w:r w:rsidRPr="00B2092B">
              <w:rPr>
                <w:rFonts w:cs="AdvOTd0125be5.BI"/>
                <w:sz w:val="16"/>
                <w:szCs w:val="16"/>
              </w:rPr>
              <w:t>1</w:t>
            </w:r>
          </w:p>
        </w:tc>
      </w:tr>
      <w:tr w:rsidR="002A338E" w:rsidRPr="00B2092B" w14:paraId="1FA15800" w14:textId="77777777" w:rsidTr="00E34345">
        <w:trPr>
          <w:jc w:val="center"/>
        </w:trPr>
        <w:tc>
          <w:tcPr>
            <w:tcW w:w="4789" w:type="dxa"/>
          </w:tcPr>
          <w:p w14:paraId="41ABBB85" w14:textId="77777777" w:rsidR="002A338E" w:rsidRPr="00B2092B" w:rsidRDefault="002A338E" w:rsidP="002A338E">
            <w:pPr>
              <w:jc w:val="center"/>
              <w:rPr>
                <w:rFonts w:cs="AdvOTd0125be5.BI"/>
                <w:sz w:val="16"/>
                <w:szCs w:val="16"/>
              </w:rPr>
            </w:pPr>
            <w:r w:rsidRPr="00B2092B">
              <w:rPr>
                <w:rFonts w:cs="AdvGulliv-R"/>
                <w:sz w:val="16"/>
                <w:szCs w:val="16"/>
              </w:rPr>
              <w:t>Plant measurements, carotenoids, browning and soil background.</w:t>
            </w:r>
          </w:p>
        </w:tc>
        <w:tc>
          <w:tcPr>
            <w:tcW w:w="1001" w:type="dxa"/>
          </w:tcPr>
          <w:p w14:paraId="7445B26F" w14:textId="77777777" w:rsidR="002A338E" w:rsidRPr="00B2092B" w:rsidRDefault="002A338E" w:rsidP="002A338E">
            <w:pPr>
              <w:jc w:val="center"/>
              <w:rPr>
                <w:rFonts w:cs="AdvOTd0125be5.BI"/>
                <w:sz w:val="16"/>
                <w:szCs w:val="16"/>
              </w:rPr>
            </w:pPr>
            <w:r w:rsidRPr="00B2092B">
              <w:rPr>
                <w:rFonts w:cs="AdvOTd0125be5.BI"/>
                <w:sz w:val="16"/>
                <w:szCs w:val="16"/>
              </w:rPr>
              <w:t>490</w:t>
            </w:r>
          </w:p>
        </w:tc>
        <w:tc>
          <w:tcPr>
            <w:tcW w:w="589" w:type="dxa"/>
          </w:tcPr>
          <w:p w14:paraId="30DB335A" w14:textId="77777777" w:rsidR="002A338E" w:rsidRPr="00B2092B" w:rsidRDefault="002A338E" w:rsidP="002A338E">
            <w:pPr>
              <w:jc w:val="center"/>
              <w:rPr>
                <w:rFonts w:cs="AdvOTd0125be5.BI"/>
                <w:sz w:val="16"/>
                <w:szCs w:val="16"/>
              </w:rPr>
            </w:pPr>
            <w:r w:rsidRPr="00B2092B">
              <w:rPr>
                <w:rFonts w:cs="AdvOTd0125be5.BI"/>
                <w:sz w:val="16"/>
                <w:szCs w:val="16"/>
              </w:rPr>
              <w:t>65</w:t>
            </w:r>
          </w:p>
        </w:tc>
        <w:tc>
          <w:tcPr>
            <w:tcW w:w="968" w:type="dxa"/>
          </w:tcPr>
          <w:p w14:paraId="644DD43E" w14:textId="77777777" w:rsidR="002A338E" w:rsidRPr="00B2092B" w:rsidRDefault="002A338E" w:rsidP="002A338E">
            <w:pPr>
              <w:jc w:val="center"/>
              <w:rPr>
                <w:rFonts w:cs="AdvOTd0125be5.BI"/>
                <w:sz w:val="16"/>
                <w:szCs w:val="16"/>
              </w:rPr>
            </w:pPr>
            <w:r w:rsidRPr="00B2092B">
              <w:rPr>
                <w:rFonts w:cs="AdvOTd0125be5.BI"/>
                <w:sz w:val="16"/>
                <w:szCs w:val="16"/>
              </w:rPr>
              <w:t>10</w:t>
            </w:r>
          </w:p>
        </w:tc>
        <w:tc>
          <w:tcPr>
            <w:tcW w:w="732" w:type="dxa"/>
          </w:tcPr>
          <w:p w14:paraId="18D4327B" w14:textId="77777777" w:rsidR="002A338E" w:rsidRPr="00B2092B" w:rsidRDefault="007F42F5" w:rsidP="002A338E">
            <w:pPr>
              <w:jc w:val="center"/>
              <w:rPr>
                <w:rFonts w:cs="AdvOTd0125be5.BI"/>
                <w:sz w:val="16"/>
                <w:szCs w:val="16"/>
              </w:rPr>
            </w:pPr>
            <w:r w:rsidRPr="00B2092B">
              <w:rPr>
                <w:rFonts w:cs="AdvOTd0125be5.BI"/>
                <w:sz w:val="16"/>
                <w:szCs w:val="16"/>
              </w:rPr>
              <w:t>2</w:t>
            </w:r>
          </w:p>
        </w:tc>
      </w:tr>
      <w:tr w:rsidR="002A338E" w:rsidRPr="00B2092B" w14:paraId="611D346F" w14:textId="77777777" w:rsidTr="00E34345">
        <w:trPr>
          <w:jc w:val="center"/>
        </w:trPr>
        <w:tc>
          <w:tcPr>
            <w:tcW w:w="4789" w:type="dxa"/>
          </w:tcPr>
          <w:p w14:paraId="0BB9BE23" w14:textId="77777777" w:rsidR="002A338E" w:rsidRPr="00B2092B" w:rsidRDefault="002A338E" w:rsidP="002A338E">
            <w:pPr>
              <w:jc w:val="center"/>
              <w:rPr>
                <w:rFonts w:cs="AdvGulliv-R"/>
                <w:sz w:val="16"/>
                <w:szCs w:val="16"/>
              </w:rPr>
            </w:pPr>
            <w:r w:rsidRPr="00B2092B">
              <w:rPr>
                <w:rFonts w:cs="AdvGulliv-R"/>
                <w:sz w:val="16"/>
                <w:szCs w:val="16"/>
              </w:rPr>
              <w:t>Green peak, sensitive to total chlorophyll content in plants.</w:t>
            </w:r>
          </w:p>
        </w:tc>
        <w:tc>
          <w:tcPr>
            <w:tcW w:w="1001" w:type="dxa"/>
          </w:tcPr>
          <w:p w14:paraId="6FBFF8CA" w14:textId="77777777" w:rsidR="002A338E" w:rsidRPr="00B2092B" w:rsidRDefault="002A338E" w:rsidP="002A338E">
            <w:pPr>
              <w:jc w:val="center"/>
              <w:rPr>
                <w:rFonts w:cs="AdvOTd0125be5.BI"/>
                <w:sz w:val="16"/>
                <w:szCs w:val="16"/>
              </w:rPr>
            </w:pPr>
            <w:r w:rsidRPr="00B2092B">
              <w:rPr>
                <w:rFonts w:cs="AdvOTd0125be5.BI"/>
                <w:sz w:val="16"/>
                <w:szCs w:val="16"/>
              </w:rPr>
              <w:t>490</w:t>
            </w:r>
          </w:p>
        </w:tc>
        <w:tc>
          <w:tcPr>
            <w:tcW w:w="589" w:type="dxa"/>
          </w:tcPr>
          <w:p w14:paraId="32B84070" w14:textId="77777777" w:rsidR="002A338E" w:rsidRPr="00B2092B" w:rsidRDefault="002A338E" w:rsidP="002A338E">
            <w:pPr>
              <w:jc w:val="center"/>
              <w:rPr>
                <w:rFonts w:cs="AdvOTd0125be5.BI"/>
                <w:sz w:val="16"/>
                <w:szCs w:val="16"/>
              </w:rPr>
            </w:pPr>
            <w:r w:rsidRPr="00B2092B">
              <w:rPr>
                <w:rFonts w:cs="AdvOTd0125be5.BI"/>
                <w:sz w:val="16"/>
                <w:szCs w:val="16"/>
              </w:rPr>
              <w:t>65</w:t>
            </w:r>
          </w:p>
        </w:tc>
        <w:tc>
          <w:tcPr>
            <w:tcW w:w="968" w:type="dxa"/>
          </w:tcPr>
          <w:p w14:paraId="618CE79F" w14:textId="77777777" w:rsidR="002A338E" w:rsidRPr="00B2092B" w:rsidRDefault="002A338E" w:rsidP="002A338E">
            <w:pPr>
              <w:jc w:val="center"/>
              <w:rPr>
                <w:rFonts w:cs="AdvOTd0125be5.BI"/>
                <w:sz w:val="16"/>
                <w:szCs w:val="16"/>
              </w:rPr>
            </w:pPr>
            <w:r w:rsidRPr="00B2092B">
              <w:rPr>
                <w:rFonts w:cs="AdvOTd0125be5.BI"/>
                <w:sz w:val="16"/>
                <w:szCs w:val="16"/>
              </w:rPr>
              <w:t>10</w:t>
            </w:r>
          </w:p>
        </w:tc>
        <w:tc>
          <w:tcPr>
            <w:tcW w:w="732" w:type="dxa"/>
          </w:tcPr>
          <w:p w14:paraId="759E9DEB" w14:textId="77777777" w:rsidR="002A338E" w:rsidRPr="00B2092B" w:rsidRDefault="007F42F5" w:rsidP="002A338E">
            <w:pPr>
              <w:jc w:val="center"/>
              <w:rPr>
                <w:rFonts w:cs="AdvOTd0125be5.BI"/>
                <w:sz w:val="16"/>
                <w:szCs w:val="16"/>
              </w:rPr>
            </w:pPr>
            <w:r w:rsidRPr="00B2092B">
              <w:rPr>
                <w:rFonts w:cs="AdvOTd0125be5.BI"/>
                <w:sz w:val="16"/>
                <w:szCs w:val="16"/>
              </w:rPr>
              <w:t>3</w:t>
            </w:r>
          </w:p>
        </w:tc>
      </w:tr>
      <w:tr w:rsidR="002A338E" w:rsidRPr="00B2092B" w14:paraId="700FDA60" w14:textId="77777777" w:rsidTr="00E34345">
        <w:trPr>
          <w:jc w:val="center"/>
        </w:trPr>
        <w:tc>
          <w:tcPr>
            <w:tcW w:w="4789" w:type="dxa"/>
          </w:tcPr>
          <w:p w14:paraId="38716E1A" w14:textId="77777777" w:rsidR="002A338E" w:rsidRPr="00B2092B" w:rsidRDefault="002A338E" w:rsidP="002A338E">
            <w:pPr>
              <w:jc w:val="center"/>
              <w:rPr>
                <w:rFonts w:cs="AdvGulliv-R"/>
                <w:sz w:val="16"/>
                <w:szCs w:val="16"/>
              </w:rPr>
            </w:pPr>
            <w:r w:rsidRPr="00B2092B">
              <w:rPr>
                <w:rFonts w:cs="AdvGulliv-R"/>
                <w:sz w:val="16"/>
                <w:szCs w:val="16"/>
              </w:rPr>
              <w:t>Maximum absorption of chlorophyll</w:t>
            </w:r>
          </w:p>
        </w:tc>
        <w:tc>
          <w:tcPr>
            <w:tcW w:w="1001" w:type="dxa"/>
          </w:tcPr>
          <w:p w14:paraId="7299A4DF" w14:textId="77777777" w:rsidR="002A338E" w:rsidRPr="00B2092B" w:rsidRDefault="002A338E" w:rsidP="002A338E">
            <w:pPr>
              <w:jc w:val="center"/>
              <w:rPr>
                <w:rFonts w:cs="AdvOTd0125be5.BI"/>
                <w:sz w:val="16"/>
                <w:szCs w:val="16"/>
              </w:rPr>
            </w:pPr>
            <w:r w:rsidRPr="00B2092B">
              <w:rPr>
                <w:rFonts w:cs="AdvOTd0125be5.BI"/>
                <w:sz w:val="16"/>
                <w:szCs w:val="16"/>
              </w:rPr>
              <w:t>665</w:t>
            </w:r>
          </w:p>
        </w:tc>
        <w:tc>
          <w:tcPr>
            <w:tcW w:w="589" w:type="dxa"/>
          </w:tcPr>
          <w:p w14:paraId="0B56FF84" w14:textId="77777777" w:rsidR="002A338E" w:rsidRPr="00B2092B" w:rsidRDefault="002A338E" w:rsidP="002A338E">
            <w:pPr>
              <w:jc w:val="center"/>
              <w:rPr>
                <w:rFonts w:cs="AdvOTd0125be5.BI"/>
                <w:sz w:val="16"/>
                <w:szCs w:val="16"/>
              </w:rPr>
            </w:pPr>
            <w:r w:rsidRPr="00B2092B">
              <w:rPr>
                <w:rFonts w:cs="AdvOTd0125be5.BI"/>
                <w:sz w:val="16"/>
                <w:szCs w:val="16"/>
              </w:rPr>
              <w:t>30</w:t>
            </w:r>
          </w:p>
        </w:tc>
        <w:tc>
          <w:tcPr>
            <w:tcW w:w="968" w:type="dxa"/>
          </w:tcPr>
          <w:p w14:paraId="23953236" w14:textId="77777777" w:rsidR="002A338E" w:rsidRPr="00B2092B" w:rsidRDefault="002A338E" w:rsidP="002A338E">
            <w:pPr>
              <w:jc w:val="center"/>
              <w:rPr>
                <w:rFonts w:cs="AdvOTd0125be5.BI"/>
                <w:sz w:val="16"/>
                <w:szCs w:val="16"/>
              </w:rPr>
            </w:pPr>
            <w:r w:rsidRPr="00B2092B">
              <w:rPr>
                <w:rFonts w:cs="AdvOTd0125be5.BI"/>
                <w:sz w:val="16"/>
                <w:szCs w:val="16"/>
              </w:rPr>
              <w:t>10</w:t>
            </w:r>
          </w:p>
        </w:tc>
        <w:tc>
          <w:tcPr>
            <w:tcW w:w="732" w:type="dxa"/>
          </w:tcPr>
          <w:p w14:paraId="2DB4117E" w14:textId="77777777" w:rsidR="002A338E" w:rsidRPr="00B2092B" w:rsidRDefault="007F42F5" w:rsidP="002A338E">
            <w:pPr>
              <w:jc w:val="center"/>
              <w:rPr>
                <w:rFonts w:cs="AdvOTd0125be5.BI"/>
                <w:sz w:val="16"/>
                <w:szCs w:val="16"/>
              </w:rPr>
            </w:pPr>
            <w:r w:rsidRPr="00B2092B">
              <w:rPr>
                <w:rFonts w:cs="AdvOTd0125be5.BI"/>
                <w:sz w:val="16"/>
                <w:szCs w:val="16"/>
              </w:rPr>
              <w:t>4</w:t>
            </w:r>
          </w:p>
        </w:tc>
      </w:tr>
      <w:tr w:rsidR="002A338E" w:rsidRPr="00B2092B" w14:paraId="268AB23C" w14:textId="77777777" w:rsidTr="00E34345">
        <w:trPr>
          <w:jc w:val="center"/>
        </w:trPr>
        <w:tc>
          <w:tcPr>
            <w:tcW w:w="4789" w:type="dxa"/>
          </w:tcPr>
          <w:p w14:paraId="2B397948" w14:textId="77777777" w:rsidR="002A338E" w:rsidRPr="00B2092B" w:rsidRDefault="002A338E" w:rsidP="002A338E">
            <w:pPr>
              <w:jc w:val="center"/>
              <w:rPr>
                <w:rFonts w:cs="AdvGulliv-R"/>
                <w:sz w:val="16"/>
                <w:szCs w:val="16"/>
              </w:rPr>
            </w:pPr>
            <w:r w:rsidRPr="00B2092B">
              <w:rPr>
                <w:rFonts w:cs="AdvGulliv-R"/>
                <w:sz w:val="16"/>
                <w:szCs w:val="16"/>
              </w:rPr>
              <w:t>Red edge position</w:t>
            </w:r>
          </w:p>
        </w:tc>
        <w:tc>
          <w:tcPr>
            <w:tcW w:w="1001" w:type="dxa"/>
          </w:tcPr>
          <w:p w14:paraId="56EE81EB" w14:textId="77777777" w:rsidR="002A338E" w:rsidRPr="00B2092B" w:rsidRDefault="002A338E" w:rsidP="002A338E">
            <w:pPr>
              <w:jc w:val="center"/>
              <w:rPr>
                <w:rFonts w:cs="AdvOTd0125be5.BI"/>
                <w:sz w:val="16"/>
                <w:szCs w:val="16"/>
              </w:rPr>
            </w:pPr>
            <w:r w:rsidRPr="00B2092B">
              <w:rPr>
                <w:rFonts w:cs="AdvOTd0125be5.BI"/>
                <w:sz w:val="16"/>
                <w:szCs w:val="16"/>
              </w:rPr>
              <w:t>705</w:t>
            </w:r>
          </w:p>
        </w:tc>
        <w:tc>
          <w:tcPr>
            <w:tcW w:w="589" w:type="dxa"/>
          </w:tcPr>
          <w:p w14:paraId="16FAE825" w14:textId="77777777" w:rsidR="002A338E" w:rsidRPr="00B2092B" w:rsidRDefault="002A338E" w:rsidP="002A338E">
            <w:pPr>
              <w:jc w:val="center"/>
              <w:rPr>
                <w:rFonts w:cs="AdvOTd0125be5.BI"/>
                <w:sz w:val="16"/>
                <w:szCs w:val="16"/>
              </w:rPr>
            </w:pPr>
            <w:r w:rsidRPr="00B2092B">
              <w:rPr>
                <w:rFonts w:cs="AdvOTd0125be5.BI"/>
                <w:sz w:val="16"/>
                <w:szCs w:val="16"/>
              </w:rPr>
              <w:t>15</w:t>
            </w:r>
          </w:p>
        </w:tc>
        <w:tc>
          <w:tcPr>
            <w:tcW w:w="968" w:type="dxa"/>
          </w:tcPr>
          <w:p w14:paraId="32A889C4" w14:textId="77777777" w:rsidR="002A338E" w:rsidRPr="00B2092B" w:rsidRDefault="002A338E" w:rsidP="002A338E">
            <w:pPr>
              <w:jc w:val="center"/>
              <w:rPr>
                <w:rFonts w:cs="AdvOTd0125be5.BI"/>
                <w:sz w:val="16"/>
                <w:szCs w:val="16"/>
              </w:rPr>
            </w:pPr>
            <w:r w:rsidRPr="00B2092B">
              <w:rPr>
                <w:rFonts w:cs="AdvOTd0125be5.BI"/>
                <w:sz w:val="16"/>
                <w:szCs w:val="16"/>
              </w:rPr>
              <w:t>10</w:t>
            </w:r>
          </w:p>
        </w:tc>
        <w:tc>
          <w:tcPr>
            <w:tcW w:w="732" w:type="dxa"/>
          </w:tcPr>
          <w:p w14:paraId="06B9F222" w14:textId="77777777" w:rsidR="002A338E" w:rsidRPr="00B2092B" w:rsidRDefault="007F42F5" w:rsidP="002A338E">
            <w:pPr>
              <w:jc w:val="center"/>
              <w:rPr>
                <w:rFonts w:cs="AdvOTd0125be5.BI"/>
                <w:sz w:val="16"/>
                <w:szCs w:val="16"/>
              </w:rPr>
            </w:pPr>
            <w:r w:rsidRPr="00B2092B">
              <w:rPr>
                <w:rFonts w:cs="AdvOTd0125be5.BI"/>
                <w:sz w:val="16"/>
                <w:szCs w:val="16"/>
              </w:rPr>
              <w:t>5</w:t>
            </w:r>
          </w:p>
        </w:tc>
      </w:tr>
      <w:tr w:rsidR="002A338E" w:rsidRPr="00B2092B" w14:paraId="765B0288" w14:textId="77777777" w:rsidTr="00E34345">
        <w:trPr>
          <w:jc w:val="center"/>
        </w:trPr>
        <w:tc>
          <w:tcPr>
            <w:tcW w:w="4789" w:type="dxa"/>
          </w:tcPr>
          <w:p w14:paraId="31E45DE5" w14:textId="77777777" w:rsidR="002A338E" w:rsidRPr="00B2092B" w:rsidRDefault="002A338E" w:rsidP="002A338E">
            <w:pPr>
              <w:jc w:val="center"/>
              <w:rPr>
                <w:rFonts w:cs="AdvGulliv-R"/>
                <w:sz w:val="16"/>
                <w:szCs w:val="16"/>
              </w:rPr>
            </w:pPr>
            <w:r w:rsidRPr="00B2092B">
              <w:rPr>
                <w:rFonts w:cs="AdvGulliv-R"/>
                <w:sz w:val="16"/>
                <w:szCs w:val="16"/>
              </w:rPr>
              <w:t>Red edge position, Atmospheric correction, Aerosol load recovery</w:t>
            </w:r>
          </w:p>
        </w:tc>
        <w:tc>
          <w:tcPr>
            <w:tcW w:w="1001" w:type="dxa"/>
          </w:tcPr>
          <w:p w14:paraId="20F2F994" w14:textId="77777777" w:rsidR="002A338E" w:rsidRPr="00B2092B" w:rsidRDefault="002A338E" w:rsidP="002A338E">
            <w:pPr>
              <w:jc w:val="center"/>
              <w:rPr>
                <w:rFonts w:cs="AdvOTd0125be5.BI"/>
                <w:sz w:val="16"/>
                <w:szCs w:val="16"/>
              </w:rPr>
            </w:pPr>
            <w:r w:rsidRPr="00B2092B">
              <w:rPr>
                <w:rFonts w:cs="AdvOTd0125be5.BI"/>
                <w:sz w:val="16"/>
                <w:szCs w:val="16"/>
              </w:rPr>
              <w:t>740</w:t>
            </w:r>
          </w:p>
        </w:tc>
        <w:tc>
          <w:tcPr>
            <w:tcW w:w="589" w:type="dxa"/>
          </w:tcPr>
          <w:p w14:paraId="245D5F03" w14:textId="77777777" w:rsidR="002A338E" w:rsidRPr="00B2092B" w:rsidRDefault="002A338E" w:rsidP="002A338E">
            <w:pPr>
              <w:jc w:val="center"/>
              <w:rPr>
                <w:rFonts w:cs="AdvOTd0125be5.BI"/>
                <w:sz w:val="16"/>
                <w:szCs w:val="16"/>
              </w:rPr>
            </w:pPr>
            <w:r w:rsidRPr="00B2092B">
              <w:rPr>
                <w:rFonts w:cs="AdvOTd0125be5.BI"/>
                <w:sz w:val="16"/>
                <w:szCs w:val="16"/>
              </w:rPr>
              <w:t>15</w:t>
            </w:r>
          </w:p>
        </w:tc>
        <w:tc>
          <w:tcPr>
            <w:tcW w:w="968" w:type="dxa"/>
          </w:tcPr>
          <w:p w14:paraId="2D12AB11" w14:textId="77777777" w:rsidR="002A338E" w:rsidRPr="00B2092B" w:rsidRDefault="002A338E" w:rsidP="002A338E">
            <w:pPr>
              <w:jc w:val="center"/>
              <w:rPr>
                <w:rFonts w:cs="AdvOTd0125be5.BI"/>
                <w:sz w:val="16"/>
                <w:szCs w:val="16"/>
              </w:rPr>
            </w:pPr>
            <w:r w:rsidRPr="00B2092B">
              <w:rPr>
                <w:rFonts w:cs="AdvOTd0125be5.BI"/>
                <w:sz w:val="16"/>
                <w:szCs w:val="16"/>
              </w:rPr>
              <w:t>20</w:t>
            </w:r>
          </w:p>
        </w:tc>
        <w:tc>
          <w:tcPr>
            <w:tcW w:w="732" w:type="dxa"/>
          </w:tcPr>
          <w:p w14:paraId="40396EC3" w14:textId="77777777" w:rsidR="002A338E" w:rsidRPr="00B2092B" w:rsidRDefault="007F42F5" w:rsidP="002A338E">
            <w:pPr>
              <w:jc w:val="center"/>
              <w:rPr>
                <w:rFonts w:cs="AdvOTd0125be5.BI"/>
                <w:sz w:val="16"/>
                <w:szCs w:val="16"/>
              </w:rPr>
            </w:pPr>
            <w:r w:rsidRPr="00B2092B">
              <w:rPr>
                <w:rFonts w:cs="AdvOTd0125be5.BI"/>
                <w:sz w:val="16"/>
                <w:szCs w:val="16"/>
              </w:rPr>
              <w:t>6</w:t>
            </w:r>
          </w:p>
        </w:tc>
      </w:tr>
      <w:tr w:rsidR="002A338E" w:rsidRPr="00B2092B" w14:paraId="6F84B492" w14:textId="77777777" w:rsidTr="00E34345">
        <w:trPr>
          <w:jc w:val="center"/>
        </w:trPr>
        <w:tc>
          <w:tcPr>
            <w:tcW w:w="4789" w:type="dxa"/>
          </w:tcPr>
          <w:p w14:paraId="1C7D177D" w14:textId="77777777" w:rsidR="002A338E" w:rsidRPr="00B2092B" w:rsidRDefault="002A338E" w:rsidP="002A338E">
            <w:pPr>
              <w:jc w:val="center"/>
              <w:rPr>
                <w:rFonts w:cs="AdvGulliv-R"/>
                <w:sz w:val="16"/>
                <w:szCs w:val="16"/>
              </w:rPr>
            </w:pPr>
            <w:r w:rsidRPr="00B2092B">
              <w:rPr>
                <w:rFonts w:cs="AdvGulliv-R"/>
                <w:sz w:val="16"/>
                <w:szCs w:val="16"/>
              </w:rPr>
              <w:t>Leaf area index, near infrared edge</w:t>
            </w:r>
          </w:p>
        </w:tc>
        <w:tc>
          <w:tcPr>
            <w:tcW w:w="1001" w:type="dxa"/>
          </w:tcPr>
          <w:p w14:paraId="05FAE876" w14:textId="77777777" w:rsidR="002A338E" w:rsidRPr="00B2092B" w:rsidRDefault="002A338E" w:rsidP="002A338E">
            <w:pPr>
              <w:jc w:val="center"/>
              <w:rPr>
                <w:rFonts w:cs="AdvOTd0125be5.BI"/>
                <w:sz w:val="16"/>
                <w:szCs w:val="16"/>
              </w:rPr>
            </w:pPr>
            <w:r w:rsidRPr="00B2092B">
              <w:rPr>
                <w:rFonts w:cs="AdvOTd0125be5.BI"/>
                <w:sz w:val="16"/>
                <w:szCs w:val="16"/>
              </w:rPr>
              <w:t>783</w:t>
            </w:r>
          </w:p>
        </w:tc>
        <w:tc>
          <w:tcPr>
            <w:tcW w:w="589" w:type="dxa"/>
          </w:tcPr>
          <w:p w14:paraId="05B4A660" w14:textId="77777777" w:rsidR="002A338E" w:rsidRPr="00B2092B" w:rsidRDefault="002A338E" w:rsidP="002A338E">
            <w:pPr>
              <w:jc w:val="center"/>
              <w:rPr>
                <w:rFonts w:cs="AdvOTd0125be5.BI"/>
                <w:sz w:val="16"/>
                <w:szCs w:val="16"/>
              </w:rPr>
            </w:pPr>
            <w:r w:rsidRPr="00B2092B">
              <w:rPr>
                <w:rFonts w:cs="AdvOTd0125be5.BI"/>
                <w:sz w:val="16"/>
                <w:szCs w:val="16"/>
              </w:rPr>
              <w:t>20</w:t>
            </w:r>
          </w:p>
        </w:tc>
        <w:tc>
          <w:tcPr>
            <w:tcW w:w="968" w:type="dxa"/>
          </w:tcPr>
          <w:p w14:paraId="7E5F6A7E" w14:textId="77777777" w:rsidR="002A338E" w:rsidRPr="00B2092B" w:rsidRDefault="002A338E" w:rsidP="002A338E">
            <w:pPr>
              <w:jc w:val="center"/>
              <w:rPr>
                <w:rFonts w:cs="AdvOTd0125be5.BI"/>
                <w:sz w:val="16"/>
                <w:szCs w:val="16"/>
              </w:rPr>
            </w:pPr>
            <w:r w:rsidRPr="00B2092B">
              <w:rPr>
                <w:rFonts w:cs="AdvOTd0125be5.BI"/>
                <w:sz w:val="16"/>
                <w:szCs w:val="16"/>
              </w:rPr>
              <w:t>20</w:t>
            </w:r>
          </w:p>
        </w:tc>
        <w:tc>
          <w:tcPr>
            <w:tcW w:w="732" w:type="dxa"/>
          </w:tcPr>
          <w:p w14:paraId="2D8557C4" w14:textId="77777777" w:rsidR="002A338E" w:rsidRPr="00B2092B" w:rsidRDefault="007F42F5" w:rsidP="002A338E">
            <w:pPr>
              <w:jc w:val="center"/>
              <w:rPr>
                <w:rFonts w:cs="AdvOTd0125be5.BI"/>
                <w:sz w:val="16"/>
                <w:szCs w:val="16"/>
              </w:rPr>
            </w:pPr>
            <w:r w:rsidRPr="00B2092B">
              <w:rPr>
                <w:rFonts w:cs="AdvOTd0125be5.BI"/>
                <w:sz w:val="16"/>
                <w:szCs w:val="16"/>
              </w:rPr>
              <w:t>7</w:t>
            </w:r>
          </w:p>
        </w:tc>
      </w:tr>
      <w:tr w:rsidR="002A338E" w:rsidRPr="00B2092B" w14:paraId="658EEEF7" w14:textId="77777777" w:rsidTr="00E34345">
        <w:trPr>
          <w:jc w:val="center"/>
        </w:trPr>
        <w:tc>
          <w:tcPr>
            <w:tcW w:w="4789" w:type="dxa"/>
          </w:tcPr>
          <w:p w14:paraId="511031FC" w14:textId="77777777" w:rsidR="002A338E" w:rsidRPr="00B2092B" w:rsidRDefault="002A338E" w:rsidP="002A338E">
            <w:pPr>
              <w:jc w:val="center"/>
              <w:rPr>
                <w:rFonts w:cs="AdvGulliv-R"/>
                <w:sz w:val="16"/>
                <w:szCs w:val="16"/>
              </w:rPr>
            </w:pPr>
            <w:r w:rsidRPr="00B2092B">
              <w:rPr>
                <w:rFonts w:cs="AdvGulliv-R"/>
                <w:sz w:val="16"/>
                <w:szCs w:val="16"/>
              </w:rPr>
              <w:t>Leaf area index</w:t>
            </w:r>
          </w:p>
        </w:tc>
        <w:tc>
          <w:tcPr>
            <w:tcW w:w="1001" w:type="dxa"/>
          </w:tcPr>
          <w:p w14:paraId="755A6E94" w14:textId="77777777" w:rsidR="002A338E" w:rsidRPr="00B2092B" w:rsidRDefault="002A338E" w:rsidP="002A338E">
            <w:pPr>
              <w:jc w:val="center"/>
              <w:rPr>
                <w:rFonts w:cs="AdvOTd0125be5.BI"/>
                <w:sz w:val="16"/>
                <w:szCs w:val="16"/>
              </w:rPr>
            </w:pPr>
            <w:r w:rsidRPr="00B2092B">
              <w:rPr>
                <w:rFonts w:cs="AdvOTd0125be5.BI"/>
                <w:sz w:val="16"/>
                <w:szCs w:val="16"/>
              </w:rPr>
              <w:t>842</w:t>
            </w:r>
          </w:p>
        </w:tc>
        <w:tc>
          <w:tcPr>
            <w:tcW w:w="589" w:type="dxa"/>
          </w:tcPr>
          <w:p w14:paraId="29512265" w14:textId="77777777" w:rsidR="002A338E" w:rsidRPr="00B2092B" w:rsidRDefault="002A338E" w:rsidP="002A338E">
            <w:pPr>
              <w:jc w:val="center"/>
              <w:rPr>
                <w:rFonts w:cs="AdvOTd0125be5.BI"/>
                <w:sz w:val="16"/>
                <w:szCs w:val="16"/>
              </w:rPr>
            </w:pPr>
            <w:r w:rsidRPr="00B2092B">
              <w:rPr>
                <w:rFonts w:cs="AdvOTd0125be5.BI"/>
                <w:sz w:val="16"/>
                <w:szCs w:val="16"/>
              </w:rPr>
              <w:t>115</w:t>
            </w:r>
          </w:p>
        </w:tc>
        <w:tc>
          <w:tcPr>
            <w:tcW w:w="968" w:type="dxa"/>
          </w:tcPr>
          <w:p w14:paraId="28A155A2" w14:textId="77777777" w:rsidR="002A338E" w:rsidRPr="00B2092B" w:rsidRDefault="002A338E" w:rsidP="002A338E">
            <w:pPr>
              <w:jc w:val="center"/>
              <w:rPr>
                <w:rFonts w:cs="AdvOTd0125be5.BI"/>
                <w:sz w:val="16"/>
                <w:szCs w:val="16"/>
              </w:rPr>
            </w:pPr>
            <w:r w:rsidRPr="00B2092B">
              <w:rPr>
                <w:rFonts w:cs="AdvOTd0125be5.BI"/>
                <w:sz w:val="16"/>
                <w:szCs w:val="16"/>
              </w:rPr>
              <w:t>10</w:t>
            </w:r>
          </w:p>
        </w:tc>
        <w:tc>
          <w:tcPr>
            <w:tcW w:w="732" w:type="dxa"/>
          </w:tcPr>
          <w:p w14:paraId="505EF2A1" w14:textId="77777777" w:rsidR="002A338E" w:rsidRPr="00B2092B" w:rsidRDefault="007F42F5" w:rsidP="002A338E">
            <w:pPr>
              <w:jc w:val="center"/>
              <w:rPr>
                <w:rFonts w:cs="AdvOTd0125be5.BI"/>
                <w:sz w:val="16"/>
                <w:szCs w:val="16"/>
              </w:rPr>
            </w:pPr>
            <w:r w:rsidRPr="00B2092B">
              <w:rPr>
                <w:rFonts w:cs="AdvOTd0125be5.BI"/>
                <w:sz w:val="16"/>
                <w:szCs w:val="16"/>
              </w:rPr>
              <w:t>8</w:t>
            </w:r>
          </w:p>
        </w:tc>
      </w:tr>
      <w:tr w:rsidR="002A338E" w:rsidRPr="00B2092B" w14:paraId="05722A63" w14:textId="77777777" w:rsidTr="00E34345">
        <w:trPr>
          <w:jc w:val="center"/>
        </w:trPr>
        <w:tc>
          <w:tcPr>
            <w:tcW w:w="4789" w:type="dxa"/>
          </w:tcPr>
          <w:p w14:paraId="377269D3" w14:textId="77777777" w:rsidR="002A338E" w:rsidRPr="00B2092B" w:rsidRDefault="002A338E" w:rsidP="002A338E">
            <w:pPr>
              <w:jc w:val="center"/>
              <w:rPr>
                <w:rFonts w:cs="AdvGulliv-R"/>
                <w:sz w:val="16"/>
                <w:szCs w:val="16"/>
              </w:rPr>
            </w:pPr>
            <w:r w:rsidRPr="00B2092B">
              <w:rPr>
                <w:rFonts w:cs="AdvGulliv-R"/>
                <w:sz w:val="16"/>
                <w:szCs w:val="16"/>
              </w:rPr>
              <w:t>Near infrared plate sensitive to total chlorophyll, biomass</w:t>
            </w:r>
          </w:p>
        </w:tc>
        <w:tc>
          <w:tcPr>
            <w:tcW w:w="1001" w:type="dxa"/>
          </w:tcPr>
          <w:p w14:paraId="3B52934D" w14:textId="77777777" w:rsidR="002A338E" w:rsidRPr="00B2092B" w:rsidRDefault="002A338E" w:rsidP="002A338E">
            <w:pPr>
              <w:jc w:val="center"/>
              <w:rPr>
                <w:rFonts w:cs="AdvOTd0125be5.BI"/>
                <w:sz w:val="16"/>
                <w:szCs w:val="16"/>
              </w:rPr>
            </w:pPr>
            <w:r w:rsidRPr="00B2092B">
              <w:rPr>
                <w:rFonts w:cs="AdvOTd0125be5.BI"/>
                <w:sz w:val="16"/>
                <w:szCs w:val="16"/>
              </w:rPr>
              <w:t>865</w:t>
            </w:r>
          </w:p>
        </w:tc>
        <w:tc>
          <w:tcPr>
            <w:tcW w:w="589" w:type="dxa"/>
          </w:tcPr>
          <w:p w14:paraId="69E9CE08" w14:textId="77777777" w:rsidR="002A338E" w:rsidRPr="00B2092B" w:rsidRDefault="002A338E" w:rsidP="002A338E">
            <w:pPr>
              <w:jc w:val="center"/>
              <w:rPr>
                <w:rFonts w:cs="AdvOTd0125be5.BI"/>
                <w:sz w:val="16"/>
                <w:szCs w:val="16"/>
              </w:rPr>
            </w:pPr>
            <w:r w:rsidRPr="00B2092B">
              <w:rPr>
                <w:rFonts w:cs="AdvOTd0125be5.BI"/>
                <w:sz w:val="16"/>
                <w:szCs w:val="16"/>
              </w:rPr>
              <w:t>20</w:t>
            </w:r>
          </w:p>
        </w:tc>
        <w:tc>
          <w:tcPr>
            <w:tcW w:w="968" w:type="dxa"/>
          </w:tcPr>
          <w:p w14:paraId="4991F9AC" w14:textId="77777777" w:rsidR="002A338E" w:rsidRPr="00B2092B" w:rsidRDefault="002A338E" w:rsidP="002A338E">
            <w:pPr>
              <w:jc w:val="center"/>
              <w:rPr>
                <w:rFonts w:cs="AdvOTd0125be5.BI"/>
                <w:sz w:val="16"/>
                <w:szCs w:val="16"/>
              </w:rPr>
            </w:pPr>
            <w:r w:rsidRPr="00B2092B">
              <w:rPr>
                <w:rFonts w:cs="AdvOTd0125be5.BI"/>
                <w:sz w:val="16"/>
                <w:szCs w:val="16"/>
              </w:rPr>
              <w:t>20</w:t>
            </w:r>
          </w:p>
        </w:tc>
        <w:tc>
          <w:tcPr>
            <w:tcW w:w="732" w:type="dxa"/>
          </w:tcPr>
          <w:p w14:paraId="0024237D" w14:textId="77777777" w:rsidR="002A338E" w:rsidRPr="00B2092B" w:rsidRDefault="007F42F5" w:rsidP="002A338E">
            <w:pPr>
              <w:jc w:val="center"/>
              <w:rPr>
                <w:rFonts w:cs="AdvOTd0125be5.BI"/>
                <w:sz w:val="16"/>
                <w:szCs w:val="16"/>
              </w:rPr>
            </w:pPr>
            <w:r w:rsidRPr="00B2092B">
              <w:rPr>
                <w:rFonts w:cs="AdvOTd0125be5.BI"/>
                <w:sz w:val="16"/>
                <w:szCs w:val="16"/>
              </w:rPr>
              <w:t>8A</w:t>
            </w:r>
          </w:p>
        </w:tc>
      </w:tr>
      <w:tr w:rsidR="002A338E" w:rsidRPr="00B2092B" w14:paraId="03256CF9" w14:textId="77777777" w:rsidTr="00E34345">
        <w:trPr>
          <w:jc w:val="center"/>
        </w:trPr>
        <w:tc>
          <w:tcPr>
            <w:tcW w:w="4789" w:type="dxa"/>
          </w:tcPr>
          <w:p w14:paraId="07D0BF62" w14:textId="77777777" w:rsidR="002A338E" w:rsidRPr="00B2092B" w:rsidRDefault="002A338E" w:rsidP="002A338E">
            <w:pPr>
              <w:jc w:val="center"/>
              <w:rPr>
                <w:rFonts w:cs="AdvGulliv-R"/>
                <w:sz w:val="16"/>
                <w:szCs w:val="16"/>
              </w:rPr>
            </w:pPr>
            <w:r w:rsidRPr="00B2092B">
              <w:rPr>
                <w:rFonts w:cs="AdvGulliv-R"/>
                <w:sz w:val="16"/>
                <w:szCs w:val="16"/>
              </w:rPr>
              <w:t>Atmospheric correction (water vapor absorption)</w:t>
            </w:r>
          </w:p>
        </w:tc>
        <w:tc>
          <w:tcPr>
            <w:tcW w:w="1001" w:type="dxa"/>
          </w:tcPr>
          <w:p w14:paraId="6E4AC2EA" w14:textId="77777777" w:rsidR="002A338E" w:rsidRPr="00B2092B" w:rsidRDefault="002A338E" w:rsidP="002A338E">
            <w:pPr>
              <w:jc w:val="center"/>
              <w:rPr>
                <w:rFonts w:cs="AdvOTd0125be5.BI"/>
                <w:sz w:val="16"/>
                <w:szCs w:val="16"/>
              </w:rPr>
            </w:pPr>
            <w:r w:rsidRPr="00B2092B">
              <w:rPr>
                <w:rFonts w:cs="AdvOTd0125be5.BI"/>
                <w:sz w:val="16"/>
                <w:szCs w:val="16"/>
              </w:rPr>
              <w:t>945</w:t>
            </w:r>
          </w:p>
        </w:tc>
        <w:tc>
          <w:tcPr>
            <w:tcW w:w="589" w:type="dxa"/>
          </w:tcPr>
          <w:p w14:paraId="45247A64" w14:textId="77777777" w:rsidR="002A338E" w:rsidRPr="00B2092B" w:rsidRDefault="002A338E" w:rsidP="002A338E">
            <w:pPr>
              <w:jc w:val="center"/>
              <w:rPr>
                <w:rFonts w:cs="AdvOTd0125be5.BI"/>
                <w:sz w:val="16"/>
                <w:szCs w:val="16"/>
              </w:rPr>
            </w:pPr>
            <w:r w:rsidRPr="00B2092B">
              <w:rPr>
                <w:rFonts w:cs="AdvOTd0125be5.BI"/>
                <w:sz w:val="16"/>
                <w:szCs w:val="16"/>
              </w:rPr>
              <w:t>20</w:t>
            </w:r>
          </w:p>
        </w:tc>
        <w:tc>
          <w:tcPr>
            <w:tcW w:w="968" w:type="dxa"/>
          </w:tcPr>
          <w:p w14:paraId="23781570" w14:textId="77777777" w:rsidR="002A338E" w:rsidRPr="00B2092B" w:rsidRDefault="002A338E" w:rsidP="002A338E">
            <w:pPr>
              <w:jc w:val="center"/>
              <w:rPr>
                <w:rFonts w:cs="AdvOTd0125be5.BI"/>
                <w:sz w:val="16"/>
                <w:szCs w:val="16"/>
              </w:rPr>
            </w:pPr>
            <w:r w:rsidRPr="00B2092B">
              <w:rPr>
                <w:rFonts w:cs="AdvOTd0125be5.BI"/>
                <w:sz w:val="16"/>
                <w:szCs w:val="16"/>
              </w:rPr>
              <w:t>60</w:t>
            </w:r>
          </w:p>
        </w:tc>
        <w:tc>
          <w:tcPr>
            <w:tcW w:w="732" w:type="dxa"/>
          </w:tcPr>
          <w:p w14:paraId="50DB2BA0" w14:textId="77777777" w:rsidR="002A338E" w:rsidRPr="00B2092B" w:rsidRDefault="007F42F5" w:rsidP="002A338E">
            <w:pPr>
              <w:jc w:val="center"/>
              <w:rPr>
                <w:rFonts w:cs="AdvOTd0125be5.BI"/>
                <w:sz w:val="16"/>
                <w:szCs w:val="16"/>
              </w:rPr>
            </w:pPr>
            <w:r w:rsidRPr="00B2092B">
              <w:rPr>
                <w:rFonts w:cs="AdvOTd0125be5.BI"/>
                <w:sz w:val="16"/>
                <w:szCs w:val="16"/>
              </w:rPr>
              <w:t>9</w:t>
            </w:r>
          </w:p>
        </w:tc>
      </w:tr>
      <w:tr w:rsidR="002A338E" w:rsidRPr="00B2092B" w14:paraId="7444D3FF" w14:textId="77777777" w:rsidTr="00E34345">
        <w:trPr>
          <w:jc w:val="center"/>
        </w:trPr>
        <w:tc>
          <w:tcPr>
            <w:tcW w:w="4789" w:type="dxa"/>
          </w:tcPr>
          <w:p w14:paraId="4DD249BF" w14:textId="77777777" w:rsidR="002A338E" w:rsidRPr="00B2092B" w:rsidRDefault="002A338E" w:rsidP="002A338E">
            <w:pPr>
              <w:jc w:val="center"/>
              <w:rPr>
                <w:rFonts w:cs="AdvGulliv-R"/>
                <w:sz w:val="16"/>
                <w:szCs w:val="16"/>
              </w:rPr>
            </w:pPr>
            <w:r w:rsidRPr="00B2092B">
              <w:rPr>
                <w:rFonts w:cs="AdvGulliv-R"/>
                <w:sz w:val="16"/>
                <w:szCs w:val="16"/>
              </w:rPr>
              <w:t>Atmospheric Correction (Detection of Thin Cirrus Clouds)</w:t>
            </w:r>
          </w:p>
        </w:tc>
        <w:tc>
          <w:tcPr>
            <w:tcW w:w="1001" w:type="dxa"/>
          </w:tcPr>
          <w:p w14:paraId="1764148F" w14:textId="77777777" w:rsidR="002A338E" w:rsidRPr="00B2092B" w:rsidRDefault="002A338E" w:rsidP="002A338E">
            <w:pPr>
              <w:jc w:val="center"/>
              <w:rPr>
                <w:rFonts w:cs="AdvOTd0125be5.BI"/>
                <w:sz w:val="16"/>
                <w:szCs w:val="16"/>
              </w:rPr>
            </w:pPr>
            <w:r w:rsidRPr="00B2092B">
              <w:rPr>
                <w:rFonts w:cs="AdvOTd0125be5.BI"/>
                <w:sz w:val="16"/>
                <w:szCs w:val="16"/>
              </w:rPr>
              <w:t>1375</w:t>
            </w:r>
          </w:p>
        </w:tc>
        <w:tc>
          <w:tcPr>
            <w:tcW w:w="589" w:type="dxa"/>
          </w:tcPr>
          <w:p w14:paraId="75757934" w14:textId="77777777" w:rsidR="002A338E" w:rsidRPr="00B2092B" w:rsidRDefault="002A338E" w:rsidP="002A338E">
            <w:pPr>
              <w:jc w:val="center"/>
              <w:rPr>
                <w:rFonts w:cs="AdvOTd0125be5.BI"/>
                <w:sz w:val="16"/>
                <w:szCs w:val="16"/>
              </w:rPr>
            </w:pPr>
            <w:r w:rsidRPr="00B2092B">
              <w:rPr>
                <w:rFonts w:cs="AdvOTd0125be5.BI"/>
                <w:sz w:val="16"/>
                <w:szCs w:val="16"/>
              </w:rPr>
              <w:t>30</w:t>
            </w:r>
          </w:p>
        </w:tc>
        <w:tc>
          <w:tcPr>
            <w:tcW w:w="968" w:type="dxa"/>
          </w:tcPr>
          <w:p w14:paraId="36B7B621" w14:textId="77777777" w:rsidR="002A338E" w:rsidRPr="00B2092B" w:rsidRDefault="002A338E" w:rsidP="002A338E">
            <w:pPr>
              <w:jc w:val="center"/>
              <w:rPr>
                <w:rFonts w:cs="AdvOTd0125be5.BI"/>
                <w:sz w:val="16"/>
                <w:szCs w:val="16"/>
              </w:rPr>
            </w:pPr>
            <w:r w:rsidRPr="00B2092B">
              <w:rPr>
                <w:rFonts w:cs="AdvOTd0125be5.BI"/>
                <w:sz w:val="16"/>
                <w:szCs w:val="16"/>
              </w:rPr>
              <w:t>60</w:t>
            </w:r>
          </w:p>
        </w:tc>
        <w:tc>
          <w:tcPr>
            <w:tcW w:w="732" w:type="dxa"/>
          </w:tcPr>
          <w:p w14:paraId="40D2DBBE" w14:textId="77777777" w:rsidR="002A338E" w:rsidRPr="00B2092B" w:rsidRDefault="007F42F5" w:rsidP="002A338E">
            <w:pPr>
              <w:jc w:val="center"/>
              <w:rPr>
                <w:rFonts w:cs="AdvOTd0125be5.BI"/>
                <w:sz w:val="16"/>
                <w:szCs w:val="16"/>
              </w:rPr>
            </w:pPr>
            <w:r w:rsidRPr="00B2092B">
              <w:rPr>
                <w:rFonts w:cs="AdvOTd0125be5.BI"/>
                <w:sz w:val="16"/>
                <w:szCs w:val="16"/>
              </w:rPr>
              <w:t>10</w:t>
            </w:r>
          </w:p>
        </w:tc>
      </w:tr>
      <w:tr w:rsidR="002A338E" w:rsidRPr="00B2092B" w14:paraId="0683A1A0" w14:textId="77777777" w:rsidTr="00E34345">
        <w:trPr>
          <w:jc w:val="center"/>
        </w:trPr>
        <w:tc>
          <w:tcPr>
            <w:tcW w:w="4789" w:type="dxa"/>
          </w:tcPr>
          <w:p w14:paraId="0F85E4E3" w14:textId="77777777" w:rsidR="002A338E" w:rsidRPr="00B2092B" w:rsidRDefault="002A338E" w:rsidP="002A338E">
            <w:pPr>
              <w:jc w:val="center"/>
              <w:rPr>
                <w:rFonts w:cs="AdvGulliv-R"/>
                <w:sz w:val="16"/>
                <w:szCs w:val="16"/>
              </w:rPr>
            </w:pPr>
            <w:r w:rsidRPr="00B2092B">
              <w:rPr>
                <w:rFonts w:cs="AdvGulliv-R"/>
                <w:sz w:val="16"/>
                <w:szCs w:val="16"/>
              </w:rPr>
              <w:t>Sensitive to starch lignin and forest an</w:t>
            </w:r>
            <w:r w:rsidR="007F42F5" w:rsidRPr="00B2092B">
              <w:rPr>
                <w:rFonts w:cs="AdvGulliv-R"/>
                <w:sz w:val="16"/>
                <w:szCs w:val="16"/>
              </w:rPr>
              <w:t xml:space="preserve">d biomass levels, separation of </w:t>
            </w:r>
            <w:r w:rsidRPr="00B2092B">
              <w:rPr>
                <w:rFonts w:cs="AdvGulliv-R"/>
                <w:sz w:val="16"/>
                <w:szCs w:val="16"/>
              </w:rPr>
              <w:t>snow, cloud and ice</w:t>
            </w:r>
          </w:p>
        </w:tc>
        <w:tc>
          <w:tcPr>
            <w:tcW w:w="1001" w:type="dxa"/>
          </w:tcPr>
          <w:p w14:paraId="1EAA86B3" w14:textId="77777777" w:rsidR="002A338E" w:rsidRPr="00B2092B" w:rsidRDefault="002A338E" w:rsidP="002A338E">
            <w:pPr>
              <w:jc w:val="center"/>
              <w:rPr>
                <w:rFonts w:cs="AdvOTd0125be5.BI"/>
                <w:sz w:val="16"/>
                <w:szCs w:val="16"/>
              </w:rPr>
            </w:pPr>
            <w:r w:rsidRPr="00B2092B">
              <w:rPr>
                <w:rFonts w:cs="AdvOTd0125be5.BI"/>
                <w:sz w:val="16"/>
                <w:szCs w:val="16"/>
              </w:rPr>
              <w:t>1610</w:t>
            </w:r>
          </w:p>
        </w:tc>
        <w:tc>
          <w:tcPr>
            <w:tcW w:w="589" w:type="dxa"/>
          </w:tcPr>
          <w:p w14:paraId="0EFE3747" w14:textId="77777777" w:rsidR="002A338E" w:rsidRPr="00B2092B" w:rsidRDefault="002A338E" w:rsidP="002A338E">
            <w:pPr>
              <w:jc w:val="center"/>
              <w:rPr>
                <w:rFonts w:cs="AdvOTd0125be5.BI"/>
                <w:sz w:val="16"/>
                <w:szCs w:val="16"/>
              </w:rPr>
            </w:pPr>
            <w:r w:rsidRPr="00B2092B">
              <w:rPr>
                <w:rFonts w:cs="AdvOTd0125be5.BI"/>
                <w:sz w:val="16"/>
                <w:szCs w:val="16"/>
              </w:rPr>
              <w:t>90</w:t>
            </w:r>
          </w:p>
        </w:tc>
        <w:tc>
          <w:tcPr>
            <w:tcW w:w="968" w:type="dxa"/>
          </w:tcPr>
          <w:p w14:paraId="499B65C0" w14:textId="77777777" w:rsidR="002A338E" w:rsidRPr="00B2092B" w:rsidRDefault="002A338E" w:rsidP="002A338E">
            <w:pPr>
              <w:jc w:val="center"/>
              <w:rPr>
                <w:rFonts w:cs="AdvOTd0125be5.BI"/>
                <w:sz w:val="16"/>
                <w:szCs w:val="16"/>
              </w:rPr>
            </w:pPr>
            <w:r w:rsidRPr="00B2092B">
              <w:rPr>
                <w:rFonts w:cs="AdvOTd0125be5.BI"/>
                <w:sz w:val="16"/>
                <w:szCs w:val="16"/>
              </w:rPr>
              <w:t>20</w:t>
            </w:r>
          </w:p>
        </w:tc>
        <w:tc>
          <w:tcPr>
            <w:tcW w:w="732" w:type="dxa"/>
          </w:tcPr>
          <w:p w14:paraId="699B511C" w14:textId="77777777" w:rsidR="002A338E" w:rsidRPr="00B2092B" w:rsidRDefault="007F42F5" w:rsidP="002A338E">
            <w:pPr>
              <w:jc w:val="center"/>
              <w:rPr>
                <w:rFonts w:cs="AdvOTd0125be5.BI"/>
                <w:sz w:val="16"/>
                <w:szCs w:val="16"/>
              </w:rPr>
            </w:pPr>
            <w:r w:rsidRPr="00B2092B">
              <w:rPr>
                <w:rFonts w:cs="AdvOTd0125be5.BI"/>
                <w:sz w:val="16"/>
                <w:szCs w:val="16"/>
              </w:rPr>
              <w:t>11</w:t>
            </w:r>
          </w:p>
        </w:tc>
      </w:tr>
      <w:tr w:rsidR="002A338E" w:rsidRPr="00B2092B" w14:paraId="37EB19B0" w14:textId="77777777" w:rsidTr="00E34345">
        <w:trPr>
          <w:jc w:val="center"/>
        </w:trPr>
        <w:tc>
          <w:tcPr>
            <w:tcW w:w="4789" w:type="dxa"/>
          </w:tcPr>
          <w:p w14:paraId="02DC33AC" w14:textId="77777777" w:rsidR="002A338E" w:rsidRPr="00B2092B" w:rsidRDefault="002A338E" w:rsidP="007F42F5">
            <w:pPr>
              <w:autoSpaceDE w:val="0"/>
              <w:autoSpaceDN w:val="0"/>
              <w:adjustRightInd w:val="0"/>
              <w:rPr>
                <w:rFonts w:cs="AdvGulliv-R"/>
                <w:sz w:val="16"/>
                <w:szCs w:val="16"/>
              </w:rPr>
            </w:pPr>
            <w:r w:rsidRPr="00B2092B">
              <w:rPr>
                <w:rFonts w:cs="AdvGulliv-R"/>
                <w:sz w:val="16"/>
                <w:szCs w:val="16"/>
              </w:rPr>
              <w:t>Assessment of the conditions of Mediterranean plants, the distinction of clay soils in</w:t>
            </w:r>
            <w:r w:rsidR="007F42F5" w:rsidRPr="00B2092B">
              <w:rPr>
                <w:rFonts w:cs="AdvGulliv-R"/>
                <w:sz w:val="16"/>
                <w:szCs w:val="16"/>
              </w:rPr>
              <w:t xml:space="preserve"> order to monitor soil erosion, </w:t>
            </w:r>
            <w:r w:rsidRPr="00B2092B">
              <w:rPr>
                <w:rFonts w:cs="AdvGulliv-R"/>
                <w:sz w:val="16"/>
                <w:szCs w:val="16"/>
              </w:rPr>
              <w:t>the distinction between living and dead biomass of soil.</w:t>
            </w:r>
          </w:p>
        </w:tc>
        <w:tc>
          <w:tcPr>
            <w:tcW w:w="1001" w:type="dxa"/>
          </w:tcPr>
          <w:p w14:paraId="54B6F7F8" w14:textId="77777777" w:rsidR="002A338E" w:rsidRPr="00B2092B" w:rsidRDefault="002A338E" w:rsidP="002A338E">
            <w:pPr>
              <w:jc w:val="center"/>
              <w:rPr>
                <w:rFonts w:cs="AdvOTd0125be5.BI"/>
                <w:sz w:val="16"/>
                <w:szCs w:val="16"/>
              </w:rPr>
            </w:pPr>
            <w:r w:rsidRPr="00B2092B">
              <w:rPr>
                <w:rFonts w:cs="AdvOTd0125be5.BI"/>
                <w:sz w:val="16"/>
                <w:szCs w:val="16"/>
              </w:rPr>
              <w:t>2190</w:t>
            </w:r>
          </w:p>
        </w:tc>
        <w:tc>
          <w:tcPr>
            <w:tcW w:w="589" w:type="dxa"/>
          </w:tcPr>
          <w:p w14:paraId="0A53BE90" w14:textId="77777777" w:rsidR="002A338E" w:rsidRPr="00B2092B" w:rsidRDefault="002A338E" w:rsidP="002A338E">
            <w:pPr>
              <w:jc w:val="center"/>
              <w:rPr>
                <w:rFonts w:cs="AdvOTd0125be5.BI"/>
                <w:sz w:val="16"/>
                <w:szCs w:val="16"/>
              </w:rPr>
            </w:pPr>
            <w:r w:rsidRPr="00B2092B">
              <w:rPr>
                <w:rFonts w:cs="AdvOTd0125be5.BI"/>
                <w:sz w:val="16"/>
                <w:szCs w:val="16"/>
              </w:rPr>
              <w:t>180</w:t>
            </w:r>
          </w:p>
        </w:tc>
        <w:tc>
          <w:tcPr>
            <w:tcW w:w="968" w:type="dxa"/>
          </w:tcPr>
          <w:p w14:paraId="49C26025" w14:textId="77777777" w:rsidR="002A338E" w:rsidRPr="00B2092B" w:rsidRDefault="002A338E" w:rsidP="002A338E">
            <w:pPr>
              <w:jc w:val="center"/>
              <w:rPr>
                <w:rFonts w:cs="AdvOTd0125be5.BI"/>
                <w:sz w:val="16"/>
                <w:szCs w:val="16"/>
              </w:rPr>
            </w:pPr>
            <w:r w:rsidRPr="00B2092B">
              <w:rPr>
                <w:rFonts w:cs="AdvOTd0125be5.BI"/>
                <w:sz w:val="16"/>
                <w:szCs w:val="16"/>
              </w:rPr>
              <w:t>20</w:t>
            </w:r>
          </w:p>
        </w:tc>
        <w:tc>
          <w:tcPr>
            <w:tcW w:w="732" w:type="dxa"/>
          </w:tcPr>
          <w:p w14:paraId="40EF505F" w14:textId="77777777" w:rsidR="002A338E" w:rsidRPr="00B2092B" w:rsidRDefault="007F42F5" w:rsidP="002A338E">
            <w:pPr>
              <w:jc w:val="center"/>
              <w:rPr>
                <w:rFonts w:cs="AdvOTd0125be5.BI"/>
                <w:sz w:val="16"/>
                <w:szCs w:val="16"/>
              </w:rPr>
            </w:pPr>
            <w:r w:rsidRPr="00B2092B">
              <w:rPr>
                <w:rFonts w:cs="AdvOTd0125be5.BI"/>
                <w:sz w:val="16"/>
                <w:szCs w:val="16"/>
              </w:rPr>
              <w:t>12</w:t>
            </w:r>
          </w:p>
        </w:tc>
      </w:tr>
    </w:tbl>
    <w:p w14:paraId="51455239" w14:textId="77777777" w:rsidR="000C0C4A" w:rsidRPr="00B2092B" w:rsidRDefault="000C0C4A" w:rsidP="007F42F5">
      <w:pPr>
        <w:autoSpaceDE w:val="0"/>
        <w:autoSpaceDN w:val="0"/>
        <w:adjustRightInd w:val="0"/>
        <w:spacing w:after="0" w:line="240" w:lineRule="auto"/>
        <w:rPr>
          <w:rFonts w:ascii="Times New Roman" w:hAnsi="Times New Roman" w:cs="Times New Roman"/>
          <w:b/>
          <w:bCs/>
          <w:sz w:val="20"/>
          <w:szCs w:val="20"/>
        </w:rPr>
      </w:pPr>
    </w:p>
    <w:p w14:paraId="6B703403" w14:textId="77777777" w:rsidR="0032780A" w:rsidRPr="00B2092B" w:rsidRDefault="0032780A" w:rsidP="004E7AA9">
      <w:pPr>
        <w:pStyle w:val="ListParagraph"/>
        <w:numPr>
          <w:ilvl w:val="1"/>
          <w:numId w:val="6"/>
        </w:numPr>
        <w:autoSpaceDE w:val="0"/>
        <w:autoSpaceDN w:val="0"/>
        <w:adjustRightInd w:val="0"/>
        <w:spacing w:after="0" w:line="240" w:lineRule="auto"/>
        <w:rPr>
          <w:rFonts w:ascii="Times New Roman" w:hAnsi="Times New Roman" w:cs="Times New Roman"/>
          <w:b/>
          <w:bCs/>
          <w:sz w:val="20"/>
          <w:szCs w:val="20"/>
        </w:rPr>
      </w:pPr>
      <w:r w:rsidRPr="00B2092B">
        <w:rPr>
          <w:rFonts w:ascii="Times New Roman" w:hAnsi="Times New Roman" w:cs="Times New Roman"/>
          <w:b/>
          <w:bCs/>
          <w:sz w:val="20"/>
          <w:szCs w:val="20"/>
        </w:rPr>
        <w:t>EnMAP</w:t>
      </w:r>
    </w:p>
    <w:p w14:paraId="4A885917" w14:textId="77777777" w:rsidR="000C0C4A" w:rsidRPr="00B2092B" w:rsidRDefault="000C0C4A" w:rsidP="007F42F5">
      <w:pPr>
        <w:ind w:left="360" w:firstLine="720"/>
        <w:jc w:val="both"/>
        <w:rPr>
          <w:rFonts w:cs="AdvOTd0125be5.BI"/>
        </w:rPr>
      </w:pPr>
      <w:r w:rsidRPr="00B2092B">
        <w:rPr>
          <w:rFonts w:cs="AdvOTd0125be5.BI"/>
        </w:rPr>
        <w:t>The spaceborne EnMAP sensor is devoted to environmental applications of state-of-theart hyperspectral technology</w:t>
      </w:r>
      <w:r w:rsidR="007F42F5" w:rsidRPr="00B2092B">
        <w:rPr>
          <w:rFonts w:cs="AdvOTd0125be5.BI"/>
        </w:rPr>
        <w:t xml:space="preserve"> </w:t>
      </w:r>
      <w:r w:rsidR="00C668D5" w:rsidRPr="00B2092B">
        <w:rPr>
          <w:rFonts w:cs="AdvOTd0125be5.BI"/>
        </w:rPr>
        <w:fldChar w:fldCharType="begin" w:fldLock="1"/>
      </w:r>
      <w:r w:rsidR="008B64AA">
        <w:rPr>
          <w:rFonts w:cs="AdvOTd0125be5.BI"/>
        </w:rPr>
        <w:instrText>ADDIN CSL_CITATION {"citationItems":[{"id":"ITEM-1","itemData":{"DOI":"10.3390/rs70708830","ISSN":"20724292","abstract":"Imaging spectroscopy, also known as hyperspectral remote sensing, is based on the characterization of Earth surface materials and processes through spectrally-resolved measurements of the light interacting with matter. The potential of imaging spectroscopy for Earth remote sensing has been demonstrated since the 1980s. However, most of the developments and applications in imaging spectroscopy have largely relied on airborne spectrometers, as the amount and quality of space-based imaging spectroscopy data remain relatively low to date. The upcoming Environmental Mapping and Analysis Program (EnMAP) German imaging spectroscopy mission is intended to fill this gap. An overview of the main characteristics and current status of the mission is provided in this contribution. The core payload of EnMAP consists of a dual-spectrometer instrument measuring in the optical spectral range between 420 and 2450 nm with a spectral sampling distance varying between 5 and 12 nm and a reference signal-to-noise ratio of 400:1 in the visible and near-infrared and 180:1 in the shortwave-infrared parts of the spectrum. EnMAP images will cover a 30 km-wide area in the across-track direction with a ground sampling distance of 30 m. An across-track tilted observation capability will enable a target revisit time of up to four days at the Equator and better at high latitudes. EnMAP will contribute to the development and exploitation of spaceborne imaging spectroscopy applications by making high-quality data freely available to scientific users worldwide.","author":[{"dropping-particle":"","family":"Guanter","given":"Luis","non-dropping-particle":"","parse-names":false,"suffix":""},{"dropping-particle":"","family":"Kaufmann","given":"Hermann","non-dropping-particle":"","parse-names":false,"suffix":""},{"dropping-particle":"","family":"Segl","given":"Karl","non-dropping-particle":"","parse-names":false,"suffix":""},{"dropping-particle":"","family":"Foerster","given":"Saskia","non-dropping-particle":"","parse-names":false,"suffix":""},{"dropping-particle":"","family":"Rogass","given":"Christian","non-dropping-particle":"","parse-names":false,"suffix":""},{"dropping-particle":"","family":"Chabrillat","given":"Sabine","non-dropping-particle":"","parse-names":false,"suffix":""},{"dropping-particle":"","family":"Kuester","given":"Theres","non-dropping-particle":"","parse-names":false,"suffix":""},{"dropping-particle":"","family":"Hollstein","given":"André","non-dropping-particle":"","parse-names":false,"suffix":""},{"dropping-particle":"","family":"Rossner","given":"Godela","non-dropping-particle":"","parse-names":false,"suffix":""},{"dropping-particle":"","family":"Chlebek","given":"Christian","non-dropping-particle":"","parse-names":false,"suffix":""},{"dropping-particle":"","family":"Straif","given":"Christoph","non-dropping-particle":"","parse-names":false,"suffix":""},{"dropping-particle":"","family":"Fischer","given":"Sebastian","non-dropping-particle":"","parse-names":false,"suffix":""},{"dropping-particle":"","family":"Schrader","given":"Stefanie","non-dropping-particle":"","parse-names":false,"suffix":""},{"dropping-particle":"","family":"Storch","given":"Tobias","non-dropping-particle":"","parse-names":false,"suffix":""},{"dropping-particle":"","family":"Heiden","given":"Uta","non-dropping-particle":"","parse-names":false,"suffix":""},{"dropping-particle":"","family":"Mueller","given":"Andreas","non-dropping-particle":"","parse-names":false,"suffix":""},{"dropping-particle":"","family":"Bachmann","given":"Martin","non-dropping-particle":"","parse-names":false,"suffix":""},{"dropping-particle":"","family":"Mühle","given":"Helmut","non-dropping-particle":"","parse-names":false,"suffix":""},{"dropping-particle":"","family":"Müller","given":"Rupert","non-dropping-particle":"","parse-names":false,"suffix":""},{"dropping-particle":"","family":"Habermeyer","given":"Martin","non-dropping-particle":"","parse-names":false,"suffix":""},{"dropping-particle":"","family":"Ohndorf","given":"Andreas","non-dropping-particle":"","parse-names":false,"suffix":""},{"dropping-particle":"","family":"Hill","given":"Joachim","non-dropping-particle":"","parse-names":false,"suffix":""},{"dropping-particle":"","family":"Buddenbaum","given":"Henning","non-dropping-particle":"","parse-names":false,"suffix":""},{"dropping-particle":"","family":"Hostert","given":"Patrick","non-dropping-particle":"","parse-names":false,"suffix":""},{"dropping-particle":"","family":"Linden","given":"Sebastian","non-dropping-particle":"Van Der","parse-names":false,"suffix":""},{"dropping-particle":"","family":"Leitão","given":"Pedro J.","non-dropping-particle":"","parse-names":false,"suffix":""},{"dropping-particle":"","family":"Rabe","given":"Andreas","non-dropping-particle":"","parse-names":false,"suffix":""},{"dropping-particle":"","family":"Doerffer","given":"Roland","non-dropping-particle":"","parse-names":false,"suffix":""},{"dropping-particle":"","family":"Krasemann","given":"Hajo","non-dropping-particle":"","parse-names":false,"suffix":""},{"dropping-particle":"","family":"Xi","given":"Hongyan","non-dropping-particle":"","parse-names":false,"suffix":""},{"dropping-particle":"","family":"Mauser","given":"Wolfram","non-dropping-particle":"","parse-names":false,"suffix":""},{"dropping-particle":"","family":"Hank","given":"Tobias","non-dropping-particle":"","parse-names":false,"suffix":""},{"dropping-particle":"","family":"Locherer","given":"Matthias","non-dropping-particle":"","parse-names":false,"suffix":""},{"dropping-particle":"","family":"Rast","given":"Michael","non-dropping-particle":"","parse-names":false,"suffix":""},{"dropping-particle":"","family":"Staenz","given":"Karl","non-dropping-particle":"","parse-names":false,"suffix":""},{"dropping-particle":"","family":"Sang","given":"Bernhard","non-dropping-particle":"","parse-names":false,"suffix":""}],"container-title":"Remote Sensing","id":"ITEM-1","issue":"7","issued":{"date-parts":[["2015"]]},"page":"8830-8857","title":"The EnMAP spaceborne imaging spectroscopy mission for earth observation","type":"article-journal","volume":"7"},"uris":["http://www.mendeley.com/documents/?uuid=e7f0f246-dc60-4239-800f-d23d13251eac"]}],"mendeley":{"formattedCitation":"[234]","plainTextFormattedCitation":"[234]","previouslyFormattedCitation":"[234]"},"properties":{"noteIndex":0},"schema":"https://github.com/citation-style-language/schema/raw/master/csl-citation.json"}</w:instrText>
      </w:r>
      <w:r w:rsidR="00C668D5" w:rsidRPr="00B2092B">
        <w:rPr>
          <w:rFonts w:cs="AdvOTd0125be5.BI"/>
        </w:rPr>
        <w:fldChar w:fldCharType="separate"/>
      </w:r>
      <w:r w:rsidR="008D1F9D" w:rsidRPr="008D1F9D">
        <w:rPr>
          <w:rFonts w:cs="AdvOTd0125be5.BI"/>
          <w:noProof/>
        </w:rPr>
        <w:t>[234]</w:t>
      </w:r>
      <w:r w:rsidR="00C668D5" w:rsidRPr="00B2092B">
        <w:rPr>
          <w:rFonts w:cs="AdvOTd0125be5.BI"/>
        </w:rPr>
        <w:fldChar w:fldCharType="end"/>
      </w:r>
      <w:r w:rsidR="007F42F5" w:rsidRPr="00B2092B">
        <w:rPr>
          <w:rFonts w:cs="AdvOTd0125be5.BI"/>
        </w:rPr>
        <w:t>.</w:t>
      </w:r>
      <w:r w:rsidR="00C668D5" w:rsidRPr="00B2092B">
        <w:rPr>
          <w:rFonts w:cs="AdvOTd0125be5.BI"/>
        </w:rPr>
        <w:t xml:space="preserve"> </w:t>
      </w:r>
      <w:r w:rsidRPr="00B2092B">
        <w:rPr>
          <w:rFonts w:cs="AdvOTd0125be5.BI"/>
        </w:rPr>
        <w:t>The launch of EnMAP is projected for 2020 and the anticipa</w:t>
      </w:r>
      <w:r w:rsidR="007F42F5" w:rsidRPr="00B2092B">
        <w:rPr>
          <w:rFonts w:cs="AdvOTd0125be5.BI"/>
        </w:rPr>
        <w:t xml:space="preserve">ted mission lifetime is 5 years. </w:t>
      </w:r>
      <w:r w:rsidRPr="00B2092B">
        <w:rPr>
          <w:rFonts w:cs="AdvOTd0125be5.BI"/>
        </w:rPr>
        <w:t>It has been introduced as a sensor well</w:t>
      </w:r>
      <w:r w:rsidR="00936592" w:rsidRPr="00B2092B">
        <w:rPr>
          <w:rFonts w:cs="AdvOTd0125be5.BI"/>
        </w:rPr>
        <w:t xml:space="preserve"> </w:t>
      </w:r>
      <w:r w:rsidRPr="00B2092B">
        <w:rPr>
          <w:rFonts w:cs="AdvOTd0125be5.BI"/>
        </w:rPr>
        <w:t>suited to soil and geological mapping due to its fine spectral resolution of 6.5 nm in the VIS-NIR range and 10 nm in the SWIR range. It will offer new opportunities for short</w:t>
      </w:r>
      <w:r w:rsidR="00936592" w:rsidRPr="00B2092B">
        <w:rPr>
          <w:rFonts w:cs="AdvOTd0125be5.BI"/>
        </w:rPr>
        <w:t xml:space="preserve"> </w:t>
      </w:r>
      <w:r w:rsidRPr="00B2092B">
        <w:rPr>
          <w:rFonts w:cs="AdvOTd0125be5.BI"/>
        </w:rPr>
        <w:t>term minerals and metals detection, and long-term mine waste observation, as well as retrieving accurate soil dat</w:t>
      </w:r>
      <w:r w:rsidR="007F42F5" w:rsidRPr="00B2092B">
        <w:rPr>
          <w:rFonts w:cs="AdvOTd0125be5.BI"/>
        </w:rPr>
        <w:t xml:space="preserve">a for mapping the world’s soils </w:t>
      </w:r>
      <w:r w:rsidR="0007642E" w:rsidRPr="00B2092B">
        <w:rPr>
          <w:rFonts w:cs="AdvOTd0125be5.BI"/>
        </w:rPr>
        <w:fldChar w:fldCharType="begin" w:fldLock="1"/>
      </w:r>
      <w:r w:rsidR="008B64AA">
        <w:rPr>
          <w:rFonts w:cs="AdvOTd0125be5.BI"/>
        </w:rPr>
        <w:instrText>ADDIN CSL_CITATION {"citationItems":[{"id":"ITEM-1","itemData":{"DOI":"10.3390/rs6086790","ISSN":"20724292","abstract":"Remote sensing analysis is a crucial tool for monitoring the extent of mine waste surfaces and their mineralogy in countries with a long mining history, such as South Africa, where gold and platinum have been produced for over 90 years. These mine waste sites have the potential to contain problematic trace element species (e.g., U, Pb, Cr). In our research, we aim to combine the mapping and monitoring capacities of multispectral and hyperspectral spaceborne sensors. This is done to assess the potential of existing multispectral and hyperspectral spaceborne sensors (OLI and Hyperion) and future missions, such as Sentinel-2 and EnMAP (Environmental Mapping and Analysis Program), for mapping the spatial extent of these mine waste surfaces. For this task we propose a new index, termed the iron feature depth (IFD), derived from Landsat-8 OLI data to map the 900-nm absorption feature as a potential proxy for monitoring the spatial extent of mine waste. OLI was chosen, because it represents the most suitable sensor to map the IFD over large areas in a multi-temporal manner due to its spectral band layout; its (183 km × 170 km) scene size and its revisiting time of 16 days. The IFD is in good agreement with primary and secondary iron-bearing minerals mapped by the Material Identification and Characterization Algorithm (MICA) from EO-1 Hyperion data and illustrates that a combination of hyperspectral data (EnMAP) for mineral identification with multispectral data (Sentinel-2) for repetitive area-wide mapping and monitoring of the IFD as mine waste proxy is a promising application for future spaceborne sensors. A maximum, absolute model error is used to assess the ability of existing and future multispectral sensors to characterize mine waste via its 900-nm iron absorption feature. The following sensor-signal similarity ranking can be established for spectra from gold mining material: EnMAP 100% similarity to the reference, ALI 97.5%, Sentinel-2 97%, OLI and ASTER 95% and ETM+ 91% similarity. © 2014 by the authors.","author":[{"dropping-particle":"","family":"Mielke","given":"Christian","non-dropping-particle":"","parse-names":false,"suffix":""},{"dropping-particle":"","family":"Boesche","given":"Nina Kristine","non-dropping-particle":"","parse-names":false,"suffix":""},{"dropping-particle":"","family":"Rogass","given":"Christian","non-dropping-particle":"","parse-names":false,"suffix":""},{"dropping-particle":"","family":"Kaufmann","given":"Hermann","non-dropping-particle":"","parse-names":false,"suffix":""},{"dropping-particle":"","family":"Gauert","given":"Christoph","non-dropping-particle":"","parse-names":false,"suffix":""},{"dropping-particle":"","family":"Wit","given":"Maarten","non-dropping-particle":"de","parse-names":false,"suffix":""}],"container-title":"Remote Sensing","id":"ITEM-1","issue":"8","issued":{"date-parts":[["2014"]]},"note":"130","page":"6790-6816","title":"Spaceborne mine waste mineralogy monitoring in South Africa, applications for modern push-broom missions: Hyperion/OLI and EnMAP/Sentinel-2","type":"article-journal","volume":"6"},"uris":["http://www.mendeley.com/documents/?uuid=d493f230-9756-4dac-a84b-2a9f60534458"]},{"id":"ITEM-2","itemData":{"ISSN":"2313-2132","abstract":"Hyperspectral imaging spectroscopy offers a broad range of spatial applications that are primarily based on the foregoing identification of surface cover materials. In this context, the future hyper- spectral sensor EnMAP will provide a new standard of highly qualitative imaging spectroscopy data from space that enables spatiotemporal monitoring of surface materials. The high SNR of EnMAP offers the possibility to differentiate and to identify minerals that are showing characteristic absorp- tion features as a 30 m × 30 m spatial mixture in the visible, the near infrared and the short wave infrared range (0.4 - 2.5 μm). For this purpose, spectral mixture analysis (SMA) approaches are traditionally used. However, these approaches lack in transferability, repeatability and inclusion of sensor characteristics. Additionally, they rely on image-based and randomly detected endmembers as well as on in situ or laboratory spectra that are not spatially stable in case of an image-based extraction and are assumed to be spectrally pure. In this work, a new framework is proposed that addresses these limitations considering the EnMAP sensor characteristics. It is named EnMAP Geological Mapper - EnGeoMAP. It consists of several new and adapted approaches to identify spectrally homogeneous regions. In parallel, minerals are identified and semi-quantified by a sen- sor-related and knowledge-based fitting approach. Supplementary outputs are abundance, classifi- cation, homogeneity and uncertainty maps. First results show that the proposed approach offers 100% repeatability and gains an identification error for minerals of about 2% on average for differ- ent studies. In this work, an approach is proposed that aims on spectroscopic mineral modelling by image synthesis that might be applied for geological mapping.","author":[{"dropping-particle":"","family":"Rogass","given":"Ch","non-dropping-particle":"","parse-names":false,"suffix":""},{"dropping-particle":"","family":"Segl","given":"Karl","non-dropping-particle":"","parse-names":false,"suffix":""},{"dropping-particle":"","family":"Mielke","given":"Ch","non-dropping-particle":"","parse-names":false,"suffix":""},{"dropping-particle":"","family":"Fuchs","given":"Yvonne","non-dropping-particle":"","parse-names":false,"suffix":""},{"dropping-particle":"","family":"Kaufmann","given":"Hermann","non-dropping-particle":"","parse-names":false,"suffix":""}],"container-title":"EARSeL eProceedings","id":"ITEM-2","issue":"1","issued":{"date-parts":[["2013"]]},"page":"12-17","title":"EnGeoMap—A geological mapping tool applied to the EnMAP mission","type":"article-journal","volume":"12"},"uris":["http://www.mendeley.com/documents/?uuid=85fc572b-ac2e-49c3-9414-959f0fd4aec0"]}],"mendeley":{"formattedCitation":"[163], [235]","plainTextFormattedCitation":"[163], [235]","previouslyFormattedCitation":"[163], [235]"},"properties":{"noteIndex":0},"schema":"https://github.com/citation-style-language/schema/raw/master/csl-citation.json"}</w:instrText>
      </w:r>
      <w:r w:rsidR="0007642E" w:rsidRPr="00B2092B">
        <w:rPr>
          <w:rFonts w:cs="AdvOTd0125be5.BI"/>
        </w:rPr>
        <w:fldChar w:fldCharType="separate"/>
      </w:r>
      <w:r w:rsidR="008D1F9D" w:rsidRPr="008D1F9D">
        <w:rPr>
          <w:rFonts w:cs="AdvOTd0125be5.BI"/>
          <w:noProof/>
        </w:rPr>
        <w:t>[163], [235]</w:t>
      </w:r>
      <w:r w:rsidR="0007642E" w:rsidRPr="00B2092B">
        <w:rPr>
          <w:rFonts w:cs="AdvOTd0125be5.BI"/>
        </w:rPr>
        <w:fldChar w:fldCharType="end"/>
      </w:r>
      <w:r w:rsidR="007F42F5" w:rsidRPr="00B2092B">
        <w:rPr>
          <w:rFonts w:cs="AdvOTd0125be5.BI"/>
        </w:rPr>
        <w:t xml:space="preserve">. </w:t>
      </w:r>
      <w:r w:rsidRPr="00B2092B">
        <w:rPr>
          <w:rFonts w:cs="AdvOTd0125be5.BI"/>
        </w:rPr>
        <w:t>Using the full wavelength range of EnMAP will provide the chance to track hydrothermal alteration by mineral distribution spectroscopic mapping to imply PTEs through noticeable absorption features of minerals, which are these deposit types characteristic</w:t>
      </w:r>
      <w:r w:rsidR="007F42F5" w:rsidRPr="00B2092B">
        <w:rPr>
          <w:rFonts w:cs="AdvOTd0125be5.BI"/>
        </w:rPr>
        <w:t xml:space="preserve"> </w:t>
      </w:r>
      <w:r w:rsidR="0007642E" w:rsidRPr="00B2092B">
        <w:rPr>
          <w:rFonts w:cs="AdvOTd0125be5.BI"/>
        </w:rPr>
        <w:fldChar w:fldCharType="begin" w:fldLock="1"/>
      </w:r>
      <w:r w:rsidR="008B64AA">
        <w:rPr>
          <w:rFonts w:cs="AdvOTd0125be5.BI"/>
        </w:rPr>
        <w:instrText>ADDIN CSL_CITATION {"citationItems":[{"id":"ITEM-1","itemData":{"DOI":"10.3390/rs70708830","ISSN":"20724292","abstract":"Imaging spectroscopy, also known as hyperspectral remote sensing, is based on the characterization of Earth surface materials and processes through spectrally-resolved measurements of the light interacting with matter. The potential of imaging spectroscopy for Earth remote sensing has been demonstrated since the 1980s. However, most of the developments and applications in imaging spectroscopy have largely relied on airborne spectrometers, as the amount and quality of space-based imaging spectroscopy data remain relatively low to date. The upcoming Environmental Mapping and Analysis Program (EnMAP) German imaging spectroscopy mission is intended to fill this gap. An overview of the main characteristics and current status of the mission is provided in this contribution. The core payload of EnMAP consists of a dual-spectrometer instrument measuring in the optical spectral range between 420 and 2450 nm with a spectral sampling distance varying between 5 and 12 nm and a reference signal-to-noise ratio of 400:1 in the visible and near-infrared and 180:1 in the shortwave-infrared parts of the spectrum. EnMAP images will cover a 30 km-wide area in the across-track direction with a ground sampling distance of 30 m. An across-track tilted observation capability will enable a target revisit time of up to four days at the Equator and better at high latitudes. EnMAP will contribute to the development and exploitation of spaceborne imaging spectroscopy applications by making high-quality data freely available to scientific users worldwide.","author":[{"dropping-particle":"","family":"Guanter","given":"Luis","non-dropping-particle":"","parse-names":false,"suffix":""},{"dropping-particle":"","family":"Kaufmann","given":"Hermann","non-dropping-particle":"","parse-names":false,"suffix":""},{"dropping-particle":"","family":"Segl","given":"Karl","non-dropping-particle":"","parse-names":false,"suffix":""},{"dropping-particle":"","family":"Foerster","given":"Saskia","non-dropping-particle":"","parse-names":false,"suffix":""},{"dropping-particle":"","family":"Rogass","given":"Christian","non-dropping-particle":"","parse-names":false,"suffix":""},{"dropping-particle":"","family":"Chabrillat","given":"Sabine","non-dropping-particle":"","parse-names":false,"suffix":""},{"dropping-particle":"","family":"Kuester","given":"Theres","non-dropping-particle":"","parse-names":false,"suffix":""},{"dropping-particle":"","family":"Hollstein","given":"André","non-dropping-particle":"","parse-names":false,"suffix":""},{"dropping-particle":"","family":"Rossner","given":"Godela","non-dropping-particle":"","parse-names":false,"suffix":""},{"dropping-particle":"","family":"Chlebek","given":"Christian","non-dropping-particle":"","parse-names":false,"suffix":""},{"dropping-particle":"","family":"Straif","given":"Christoph","non-dropping-particle":"","parse-names":false,"suffix":""},{"dropping-particle":"","family":"Fischer","given":"Sebastian","non-dropping-particle":"","parse-names":false,"suffix":""},{"dropping-particle":"","family":"Schrader","given":"Stefanie","non-dropping-particle":"","parse-names":false,"suffix":""},{"dropping-particle":"","family":"Storch","given":"Tobias","non-dropping-particle":"","parse-names":false,"suffix":""},{"dropping-particle":"","family":"Heiden","given":"Uta","non-dropping-particle":"","parse-names":false,"suffix":""},{"dropping-particle":"","family":"Mueller","given":"Andreas","non-dropping-particle":"","parse-names":false,"suffix":""},{"dropping-particle":"","family":"Bachmann","given":"Martin","non-dropping-particle":"","parse-names":false,"suffix":""},{"dropping-particle":"","family":"Mühle","given":"Helmut","non-dropping-particle":"","parse-names":false,"suffix":""},{"dropping-particle":"","family":"Müller","given":"Rupert","non-dropping-particle":"","parse-names":false,"suffix":""},{"dropping-particle":"","family":"Habermeyer","given":"Martin","non-dropping-particle":"","parse-names":false,"suffix":""},{"dropping-particle":"","family":"Ohndorf","given":"Andreas","non-dropping-particle":"","parse-names":false,"suffix":""},{"dropping-particle":"","family":"Hill","given":"Joachim","non-dropping-particle":"","parse-names":false,"suffix":""},{"dropping-particle":"","family":"Buddenbaum","given":"Henning","non-dropping-particle":"","parse-names":false,"suffix":""},{"dropping-particle":"","family":"Hostert","given":"Patrick","non-dropping-particle":"","parse-names":false,"suffix":""},{"dropping-particle":"","family":"Linden","given":"Sebastian","non-dropping-particle":"Van Der","parse-names":false,"suffix":""},{"dropping-particle":"","family":"Leitão","given":"Pedro J.","non-dropping-particle":"","parse-names":false,"suffix":""},{"dropping-particle":"","family":"Rabe","given":"Andreas","non-dropping-particle":"","parse-names":false,"suffix":""},{"dropping-particle":"","family":"Doerffer","given":"Roland","non-dropping-particle":"","parse-names":false,"suffix":""},{"dropping-particle":"","family":"Krasemann","given":"Hajo","non-dropping-particle":"","parse-names":false,"suffix":""},{"dropping-particle":"","family":"Xi","given":"Hongyan","non-dropping-particle":"","parse-names":false,"suffix":""},{"dropping-particle":"","family":"Mauser","given":"Wolfram","non-dropping-particle":"","parse-names":false,"suffix":""},{"dropping-particle":"","family":"Hank","given":"Tobias","non-dropping-particle":"","parse-names":false,"suffix":""},{"dropping-particle":"","family":"Locherer","given":"Matthias","non-dropping-particle":"","parse-names":false,"suffix":""},{"dropping-particle":"","family":"Rast","given":"Michael","non-dropping-particle":"","parse-names":false,"suffix":""},{"dropping-particle":"","family":"Staenz","given":"Karl","non-dropping-particle":"","parse-names":false,"suffix":""},{"dropping-particle":"","family":"Sang","given":"Bernhard","non-dropping-particle":"","parse-names":false,"suffix":""}],"container-title":"Remote Sensing","id":"ITEM-1","issue":"7","issued":{"date-parts":[["2015"]]},"page":"8830-8857","title":"The EnMAP spaceborne imaging spectroscopy mission for earth observation","type":"article-journal","volume":"7"},"uris":["http://www.mendeley.com/documents/?uuid=e7f0f246-dc60-4239-800f-d23d13251eac"]}],"mendeley":{"formattedCitation":"[234]","plainTextFormattedCitation":"[234]","previouslyFormattedCitation":"[234]"},"properties":{"noteIndex":0},"schema":"https://github.com/citation-style-language/schema/raw/master/csl-citation.json"}</w:instrText>
      </w:r>
      <w:r w:rsidR="0007642E" w:rsidRPr="00B2092B">
        <w:rPr>
          <w:rFonts w:cs="AdvOTd0125be5.BI"/>
        </w:rPr>
        <w:fldChar w:fldCharType="separate"/>
      </w:r>
      <w:r w:rsidR="008D1F9D" w:rsidRPr="008D1F9D">
        <w:rPr>
          <w:rFonts w:cs="AdvOTd0125be5.BI"/>
          <w:noProof/>
        </w:rPr>
        <w:t>[234]</w:t>
      </w:r>
      <w:r w:rsidR="0007642E" w:rsidRPr="00B2092B">
        <w:rPr>
          <w:rFonts w:cs="AdvOTd0125be5.BI"/>
        </w:rPr>
        <w:fldChar w:fldCharType="end"/>
      </w:r>
      <w:r w:rsidR="00E34345">
        <w:rPr>
          <w:rFonts w:cs="AdvOTd0125be5.BI"/>
        </w:rPr>
        <w:t>. Fig. 7</w:t>
      </w:r>
      <w:r w:rsidRPr="00B2092B">
        <w:rPr>
          <w:rFonts w:cs="AdvOTd0125be5.BI"/>
        </w:rPr>
        <w:t xml:space="preserve"> represents an EnMAP overpass depicting VIS-NIR and SWIR spectrometers FOV. Mielke et al.</w:t>
      </w:r>
      <w:r w:rsidR="007F42F5" w:rsidRPr="00B2092B">
        <w:rPr>
          <w:rFonts w:cs="AdvOTd0125be5.BI"/>
        </w:rPr>
        <w:t xml:space="preserve"> </w:t>
      </w:r>
      <w:r w:rsidR="0007642E" w:rsidRPr="00B2092B">
        <w:rPr>
          <w:rFonts w:cs="AdvOTd0125be5.BI"/>
        </w:rPr>
        <w:fldChar w:fldCharType="begin" w:fldLock="1"/>
      </w:r>
      <w:r w:rsidR="004B640A">
        <w:rPr>
          <w:rFonts w:cs="AdvOTd0125be5.BI"/>
        </w:rPr>
        <w:instrText>ADDIN CSL_CITATION {"citationItems":[{"id":"ITEM-1","itemData":{"DOI":"10.1016/j.talanta.2016.07.044","ISSN":"00399140","abstract":"This manuscript reports on the performance of a hand-held diffuse reflectance (mid)-infrared Fourier transform (DRIFT) spectrometer for the prediction of total petroleum hydrocarbons (TPH) in three different diesel-contaminated soils. These soils include: a carbonate dominated clay, a kaolinite dominated clay and a loam from Padova Italy, north Western Australia and southern Nigeria, respectively. Soils were analysed for TPH concentration using a standard laboratory methods and scanned in DRIFT mode with the hand-held spectrometer to determine TPH calibration models. Successful partial least square regression (PLSR) predictions, with coefficient of determination (R2) ~0.99 and root mean square error (RMSE) &lt;200 mg/kg, were obtained for the low range TPH concentrations of 0 to ~3,000 mg/kg. These predictions were carried out using a set of independent samples for each soil type. Prediction models were also tested for the full concentration range (0–60,000 mg/kg) for each soil type model with R2 and RMSE values of ~0.99 and &lt;1,255 mg/kg, respectively. Furthermore, a number of intermediate concentration range models were also generated for each soil type with similar R2 values of ~0.99 and RMSE values &lt;800 mg/kg. This study shows the capability of using a portable mid-infrared (MIR) DRIFT spectrometer for predicting TPH in a variety of soil types and the potential for being a rapid in-field screening method for TPH concentration levels at common regulatory thresholds. A novel hand-held mid-infrared instrument can accurately detect TPH across different soil types and concentrations, which paves the way for a variety of applications in the field.","author":[{"dropping-particle":"","family":"Webster","given":"Grant T.","non-dropping-particle":"","parse-names":false,"suffix":""},{"dropping-particle":"","family":"Soriano-Disla","given":"José M.","non-dropping-particle":"","parse-names":false,"suffix":""},{"dropping-particle":"","family":"Kirk","given":"Joel","non-dropping-particle":"","parse-names":false,"suffix":""},{"dropping-particle":"","family":"Janik","given":"Leslie J.","non-dropping-particle":"","parse-names":false,"suffix":""},{"dropping-particle":"","family":"Forrester","given":"Sean T.","non-dropping-particle":"","parse-names":false,"suffix":""},{"dropping-particle":"","family":"McLaughlin","given":"Mike J.","non-dropping-particle":"","parse-names":false,"suffix":""},{"dropping-particle":"","family":"Stewart","given":"Richard J.","non-dropping-particle":"","parse-names":false,"suffix":""}],"container-title":"Talanta","id":"ITEM-1","issued":{"date-parts":[["2016"]]},"page":"410-416","title":"Rapid prediction of total petroleum hydrocarbons in soil using a hand-held mid-infrared field instrument","type":"article-journal","volume":"160"},"uris":["http://www.mendeley.com/documents/?uuid=30c08080-f0e1-4691-b612-5b492f04e927"]}],"mendeley":{"formattedCitation":"[167]","plainTextFormattedCitation":"[167]","previouslyFormattedCitation":"[167]"},"properties":{"noteIndex":0},"schema":"https://github.com/citation-style-language/schema/raw/master/csl-citation.json"}</w:instrText>
      </w:r>
      <w:r w:rsidR="0007642E" w:rsidRPr="00B2092B">
        <w:rPr>
          <w:rFonts w:cs="AdvOTd0125be5.BI"/>
        </w:rPr>
        <w:fldChar w:fldCharType="separate"/>
      </w:r>
      <w:r w:rsidR="00792D1D" w:rsidRPr="00792D1D">
        <w:rPr>
          <w:rFonts w:cs="AdvOTd0125be5.BI"/>
          <w:noProof/>
        </w:rPr>
        <w:t>[167]</w:t>
      </w:r>
      <w:r w:rsidR="0007642E" w:rsidRPr="00B2092B">
        <w:rPr>
          <w:rFonts w:cs="AdvOTd0125be5.BI"/>
        </w:rPr>
        <w:fldChar w:fldCharType="end"/>
      </w:r>
      <w:r w:rsidR="007F42F5" w:rsidRPr="00B2092B">
        <w:rPr>
          <w:rFonts w:cs="AdvOTd0125be5.BI"/>
        </w:rPr>
        <w:t xml:space="preserve"> </w:t>
      </w:r>
      <w:r w:rsidRPr="00B2092B">
        <w:rPr>
          <w:rFonts w:cs="AdvOTd0125be5.BI"/>
        </w:rPr>
        <w:t>employed synthetic EnMAP data to monitor areas around a gold mine; the mean accuracy for mapping of 900 nm Fe absorption features of minerals related to mine waste was 100%. Therefore, they claimed that in the future, in remediation of mining areas, EnMAP might be economical. Rogge et al</w:t>
      </w:r>
      <w:r w:rsidR="0007642E" w:rsidRPr="00B2092B">
        <w:rPr>
          <w:rFonts w:cs="AdvOTd0125be5.BI"/>
        </w:rPr>
        <w:t>.</w:t>
      </w:r>
      <w:r w:rsidR="007F42F5" w:rsidRPr="00B2092B">
        <w:rPr>
          <w:rFonts w:cs="AdvOTd0125be5.BI"/>
        </w:rPr>
        <w:t xml:space="preserve"> </w:t>
      </w:r>
      <w:r w:rsidR="0007642E" w:rsidRPr="00B2092B">
        <w:rPr>
          <w:rFonts w:cs="AdvOTd0125be5.BI"/>
        </w:rPr>
        <w:fldChar w:fldCharType="begin" w:fldLock="1"/>
      </w:r>
      <w:r w:rsidR="004B640A">
        <w:rPr>
          <w:rFonts w:cs="AdvOTd0125be5.BI"/>
        </w:rPr>
        <w:instrText>ADDIN CSL_CITATION {"citationItems":[{"id":"ITEM-1","itemData":{"DOI":"10.1016/j.rse.2014.06.024","ISSN":"00344257","abstract":"This study first investigates using AISA airborne hyperspectral imagery (2. m spatial resolution) to produce detailed lithologic maps in a subarctic region (Nunavik, Canada) where ultramafic rock units associated with Ni-Cu-(PGE) mineralization are exposed in the presence of lichen coatings. Twenty AISA flight-lines were radiometrically leveled and merged to form a 10. ×. 20. km mosaic, which then served to generate a simulated spaceborne EnMAP scene (30. m spatial resolution) using the End-to-End Simulation Tool to assess the sensors mapping capabilities. Spatial Spectral Endmember Extraction was used to derive spectral endmembers for the AISA and EnMAP data. Image endmembers were compared with spectral measurements of field samples to assess how well key rock types were represented. Results show that the AISA imagery provided a better representation of mafic and ultramafic rock types compared with the EnMAP simulation. Endmembers were then used to map the distribution of geological materials using Iterative Spectral Mixture Analysis. Results indicate the airborne data provided more detailed maps compared with EnMAP simulated data. However, EnMAP data could still discriminate and map broad scale lithological units, specifically mafic and ultramafic rocks. This study demonstrates the feasibility of EnMAP to provide large scale reconnaissance mapping capability of geologic materials over vast subarctic and arctic regions (potentially 30. ×. 5000. km of imagery per day) using expert knowledge combined with automated spectral analysis methods. © 2014 Elsevier Inc.","author":[{"dropping-particle":"","family":"Rogge","given":"Derek","non-dropping-particle":"","parse-names":false,"suffix":""},{"dropping-particle":"","family":"Rivard","given":"Benoit","non-dropping-particle":"","parse-names":false,"suffix":""},{"dropping-particle":"","family":"Segl","given":"Karl","non-dropping-particle":"","parse-names":false,"suffix":""},{"dropping-particle":"","family":"Grant","given":"Brian","non-dropping-particle":"","parse-names":false,"suffix":""},{"dropping-particle":"","family":"Feng","given":"Jilu","non-dropping-particle":"","parse-names":false,"suffix":""}],"container-title":"Remote Sensing of Environment","id":"ITEM-1","issued":{"date-parts":[["2014"]]},"note":"140","page":"302-317","title":"Mapping of NiCu-PGE ore hosting ultramafic rocks using airborne and simulated EnMAP hyperspectral imagery, Nunavik, Canada","type":"article-journal","volume":"152"},"uris":["http://www.mendeley.com/documents/?uuid=51e2cbe4-171b-4a06-be0f-f258b1ad3507"]}],"mendeley":{"formattedCitation":"[164]","plainTextFormattedCitation":"[164]","previouslyFormattedCitation":"[164]"},"properties":{"noteIndex":0},"schema":"https://github.com/citation-style-language/schema/raw/master/csl-citation.json"}</w:instrText>
      </w:r>
      <w:r w:rsidR="0007642E" w:rsidRPr="00B2092B">
        <w:rPr>
          <w:rFonts w:cs="AdvOTd0125be5.BI"/>
        </w:rPr>
        <w:fldChar w:fldCharType="separate"/>
      </w:r>
      <w:r w:rsidR="00792D1D" w:rsidRPr="00792D1D">
        <w:rPr>
          <w:rFonts w:cs="AdvOTd0125be5.BI"/>
          <w:noProof/>
        </w:rPr>
        <w:t>[164]</w:t>
      </w:r>
      <w:r w:rsidR="0007642E" w:rsidRPr="00B2092B">
        <w:rPr>
          <w:rFonts w:cs="AdvOTd0125be5.BI"/>
        </w:rPr>
        <w:fldChar w:fldCharType="end"/>
      </w:r>
      <w:r w:rsidR="007F42F5" w:rsidRPr="00B2092B">
        <w:rPr>
          <w:rFonts w:cs="AdvOTd0125be5.BI"/>
        </w:rPr>
        <w:t xml:space="preserve"> </w:t>
      </w:r>
      <w:r w:rsidRPr="00B2092B">
        <w:rPr>
          <w:rFonts w:cs="AdvOTd0125be5.BI"/>
        </w:rPr>
        <w:t>also proved that EnMAP provided reconnaissance mapping of Ni, Cu, and platinum group elements over vast subarctic and arctic regions in Canada.</w:t>
      </w:r>
    </w:p>
    <w:p w14:paraId="6BCEA6E3" w14:textId="77777777" w:rsidR="000C0C4A" w:rsidRPr="00B2092B" w:rsidRDefault="000C0C4A" w:rsidP="000C0C4A">
      <w:pPr>
        <w:autoSpaceDE w:val="0"/>
        <w:autoSpaceDN w:val="0"/>
        <w:adjustRightInd w:val="0"/>
        <w:spacing w:after="0" w:line="240" w:lineRule="auto"/>
        <w:ind w:left="360"/>
        <w:jc w:val="center"/>
        <w:rPr>
          <w:rFonts w:ascii="Times New Roman" w:hAnsi="Times New Roman" w:cs="Times New Roman"/>
          <w:b/>
          <w:bCs/>
          <w:sz w:val="20"/>
          <w:szCs w:val="20"/>
        </w:rPr>
      </w:pPr>
      <w:r w:rsidRPr="00B2092B">
        <w:rPr>
          <w:noProof/>
          <w:lang w:val="pt-PT" w:eastAsia="pt-PT"/>
        </w:rPr>
        <w:drawing>
          <wp:inline distT="0" distB="0" distL="0" distR="0" wp14:anchorId="3940DA03" wp14:editId="07F8666E">
            <wp:extent cx="3036627" cy="203325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455" r="5221" b="11185"/>
                    <a:stretch/>
                  </pic:blipFill>
                  <pic:spPr bwMode="auto">
                    <a:xfrm>
                      <a:off x="0" y="0"/>
                      <a:ext cx="3046761" cy="2040045"/>
                    </a:xfrm>
                    <a:prstGeom prst="rect">
                      <a:avLst/>
                    </a:prstGeom>
                    <a:ln>
                      <a:noFill/>
                    </a:ln>
                    <a:extLst>
                      <a:ext uri="{53640926-AAD7-44D8-BBD7-CCE9431645EC}">
                        <a14:shadowObscured xmlns:a14="http://schemas.microsoft.com/office/drawing/2010/main"/>
                      </a:ext>
                    </a:extLst>
                  </pic:spPr>
                </pic:pic>
              </a:graphicData>
            </a:graphic>
          </wp:inline>
        </w:drawing>
      </w:r>
    </w:p>
    <w:p w14:paraId="71E54301" w14:textId="77777777" w:rsidR="007F42F5" w:rsidRPr="00B2092B" w:rsidRDefault="00E34345" w:rsidP="007F42F5">
      <w:pPr>
        <w:spacing w:after="0"/>
        <w:jc w:val="center"/>
        <w:rPr>
          <w:rFonts w:cs="AdvOTd0125be5.BI"/>
        </w:rPr>
      </w:pPr>
      <w:r>
        <w:rPr>
          <w:rFonts w:cs="AdvOTd0125be5.BI"/>
          <w:sz w:val="20"/>
          <w:szCs w:val="20"/>
        </w:rPr>
        <w:t>Fig 7</w:t>
      </w:r>
      <w:r w:rsidR="007F42F5" w:rsidRPr="00B2092B">
        <w:rPr>
          <w:rFonts w:cs="AdvOTd0125be5.BI"/>
          <w:sz w:val="20"/>
          <w:szCs w:val="20"/>
        </w:rPr>
        <w:t>. EnMAP operating principles</w:t>
      </w:r>
      <w:r w:rsidR="00B2092B" w:rsidRPr="00B2092B">
        <w:rPr>
          <w:rFonts w:cs="AdvOTd0125be5.BI"/>
          <w:sz w:val="20"/>
          <w:szCs w:val="20"/>
        </w:rPr>
        <w:t xml:space="preserve"> </w:t>
      </w:r>
      <w:r w:rsidR="00B2092B" w:rsidRPr="00B2092B">
        <w:rPr>
          <w:rFonts w:cs="AdvOTd0125be5.BI"/>
          <w:sz w:val="20"/>
          <w:szCs w:val="20"/>
        </w:rPr>
        <w:fldChar w:fldCharType="begin" w:fldLock="1"/>
      </w:r>
      <w:r w:rsidR="008B64AA">
        <w:rPr>
          <w:rFonts w:cs="AdvOTd0125be5.BI"/>
          <w:sz w:val="20"/>
          <w:szCs w:val="20"/>
        </w:rPr>
        <w:instrText>ADDIN CSL_CITATION {"citationItems":[{"id":"ITEM-1","itemData":{"DOI":"10.3390/rs70708830","ISSN":"20724292","abstract":"Imaging spectroscopy, also known as hyperspectral remote sensing, is based on the characterization of Earth surface materials and processes through spectrally-resolved measurements of the light interacting with matter. The potential of imaging spectroscopy for Earth remote sensing has been demonstrated since the 1980s. However, most of the developments and applications in imaging spectroscopy have largely relied on airborne spectrometers, as the amount and quality of space-based imaging spectroscopy data remain relatively low to date. The upcoming Environmental Mapping and Analysis Program (EnMAP) German imaging spectroscopy mission is intended to fill this gap. An overview of the main characteristics and current status of the mission is provided in this contribution. The core payload of EnMAP consists of a dual-spectrometer instrument measuring in the optical spectral range between 420 and 2450 nm with a spectral sampling distance varying between 5 and 12 nm and a reference signal-to-noise ratio of 400:1 in the visible and near-infrared and 180:1 in the shortwave-infrared parts of the spectrum. EnMAP images will cover a 30 km-wide area in the across-track direction with a ground sampling distance of 30 m. An across-track tilted observation capability will enable a target revisit time of up to four days at the Equator and better at high latitudes. EnMAP will contribute to the development and exploitation of spaceborne imaging spectroscopy applications by making high-quality data freely available to scientific users worldwide.","author":[{"dropping-particle":"","family":"Guanter","given":"Luis","non-dropping-particle":"","parse-names":false,"suffix":""},{"dropping-particle":"","family":"Kaufmann","given":"Hermann","non-dropping-particle":"","parse-names":false,"suffix":""},{"dropping-particle":"","family":"Segl","given":"Karl","non-dropping-particle":"","parse-names":false,"suffix":""},{"dropping-particle":"","family":"Foerster","given":"Saskia","non-dropping-particle":"","parse-names":false,"suffix":""},{"dropping-particle":"","family":"Rogass","given":"Christian","non-dropping-particle":"","parse-names":false,"suffix":""},{"dropping-particle":"","family":"Chabrillat","given":"Sabine","non-dropping-particle":"","parse-names":false,"suffix":""},{"dropping-particle":"","family":"Kuester","given":"Theres","non-dropping-particle":"","parse-names":false,"suffix":""},{"dropping-particle":"","family":"Hollstein","given":"André","non-dropping-particle":"","parse-names":false,"suffix":""},{"dropping-particle":"","family":"Rossner","given":"Godela","non-dropping-particle":"","parse-names":false,"suffix":""},{"dropping-particle":"","family":"Chlebek","given":"Christian","non-dropping-particle":"","parse-names":false,"suffix":""},{"dropping-particle":"","family":"Straif","given":"Christoph","non-dropping-particle":"","parse-names":false,"suffix":""},{"dropping-particle":"","family":"Fischer","given":"Sebastian","non-dropping-particle":"","parse-names":false,"suffix":""},{"dropping-particle":"","family":"Schrader","given":"Stefanie","non-dropping-particle":"","parse-names":false,"suffix":""},{"dropping-particle":"","family":"Storch","given":"Tobias","non-dropping-particle":"","parse-names":false,"suffix":""},{"dropping-particle":"","family":"Heiden","given":"Uta","non-dropping-particle":"","parse-names":false,"suffix":""},{"dropping-particle":"","family":"Mueller","given":"Andreas","non-dropping-particle":"","parse-names":false,"suffix":""},{"dropping-particle":"","family":"Bachmann","given":"Martin","non-dropping-particle":"","parse-names":false,"suffix":""},{"dropping-particle":"","family":"Mühle","given":"Helmut","non-dropping-particle":"","parse-names":false,"suffix":""},{"dropping-particle":"","family":"Müller","given":"Rupert","non-dropping-particle":"","parse-names":false,"suffix":""},{"dropping-particle":"","family":"Habermeyer","given":"Martin","non-dropping-particle":"","parse-names":false,"suffix":""},{"dropping-particle":"","family":"Ohndorf","given":"Andreas","non-dropping-particle":"","parse-names":false,"suffix":""},{"dropping-particle":"","family":"Hill","given":"Joachim","non-dropping-particle":"","parse-names":false,"suffix":""},{"dropping-particle":"","family":"Buddenbaum","given":"Henning","non-dropping-particle":"","parse-names":false,"suffix":""},{"dropping-particle":"","family":"Hostert","given":"Patrick","non-dropping-particle":"","parse-names":false,"suffix":""},{"dropping-particle":"","family":"Linden","given":"Sebastian","non-dropping-particle":"Van Der","parse-names":false,"suffix":""},{"dropping-particle":"","family":"Leitão","given":"Pedro J.","non-dropping-particle":"","parse-names":false,"suffix":""},{"dropping-particle":"","family":"Rabe","given":"Andreas","non-dropping-particle":"","parse-names":false,"suffix":""},{"dropping-particle":"","family":"Doerffer","given":"Roland","non-dropping-particle":"","parse-names":false,"suffix":""},{"dropping-particle":"","family":"Krasemann","given":"Hajo","non-dropping-particle":"","parse-names":false,"suffix":""},{"dropping-particle":"","family":"Xi","given":"Hongyan","non-dropping-particle":"","parse-names":false,"suffix":""},{"dropping-particle":"","family":"Mauser","given":"Wolfram","non-dropping-particle":"","parse-names":false,"suffix":""},{"dropping-particle":"","family":"Hank","given":"Tobias","non-dropping-particle":"","parse-names":false,"suffix":""},{"dropping-particle":"","family":"Locherer","given":"Matthias","non-dropping-particle":"","parse-names":false,"suffix":""},{"dropping-particle":"","family":"Rast","given":"Michael","non-dropping-particle":"","parse-names":false,"suffix":""},{"dropping-particle":"","family":"Staenz","given":"Karl","non-dropping-particle":"","parse-names":false,"suffix":""},{"dropping-particle":"","family":"Sang","given":"Bernhard","non-dropping-particle":"","parse-names":false,"suffix":""}],"container-title":"Remote Sensing","id":"ITEM-1","issue":"7","issued":{"date-parts":[["2015"]]},"page":"8830-8857","title":"The EnMAP spaceborne imaging spectroscopy mission for earth observation","type":"article-journal","volume":"7"},"uris":["http://www.mendeley.com/documents/?uuid=e7f0f246-dc60-4239-800f-d23d13251eac"]}],"mendeley":{"formattedCitation":"[234]","plainTextFormattedCitation":"[234]","previouslyFormattedCitation":"[234]"},"properties":{"noteIndex":0},"schema":"https://github.com/citation-style-language/schema/raw/master/csl-citation.json"}</w:instrText>
      </w:r>
      <w:r w:rsidR="00B2092B" w:rsidRPr="00B2092B">
        <w:rPr>
          <w:rFonts w:cs="AdvOTd0125be5.BI"/>
          <w:sz w:val="20"/>
          <w:szCs w:val="20"/>
        </w:rPr>
        <w:fldChar w:fldCharType="separate"/>
      </w:r>
      <w:r w:rsidR="008D1F9D" w:rsidRPr="008D1F9D">
        <w:rPr>
          <w:rFonts w:cs="AdvOTd0125be5.BI"/>
          <w:noProof/>
          <w:sz w:val="20"/>
          <w:szCs w:val="20"/>
        </w:rPr>
        <w:t>[234]</w:t>
      </w:r>
      <w:r w:rsidR="00B2092B" w:rsidRPr="00B2092B">
        <w:rPr>
          <w:rFonts w:cs="AdvOTd0125be5.BI"/>
          <w:sz w:val="20"/>
          <w:szCs w:val="20"/>
        </w:rPr>
        <w:fldChar w:fldCharType="end"/>
      </w:r>
      <w:r w:rsidR="007F42F5" w:rsidRPr="00B2092B">
        <w:rPr>
          <w:rFonts w:cs="AdvOTd0125be5.BI"/>
          <w:sz w:val="20"/>
          <w:szCs w:val="20"/>
        </w:rPr>
        <w:t>.</w:t>
      </w:r>
    </w:p>
    <w:p w14:paraId="034876FA" w14:textId="77777777" w:rsidR="007F42F5" w:rsidRPr="00B2092B" w:rsidRDefault="007F42F5" w:rsidP="000C0C4A">
      <w:pPr>
        <w:autoSpaceDE w:val="0"/>
        <w:autoSpaceDN w:val="0"/>
        <w:adjustRightInd w:val="0"/>
        <w:spacing w:after="0" w:line="240" w:lineRule="auto"/>
        <w:ind w:left="360"/>
        <w:jc w:val="center"/>
        <w:rPr>
          <w:rFonts w:ascii="Times New Roman" w:hAnsi="Times New Roman" w:cs="Times New Roman"/>
          <w:b/>
          <w:bCs/>
          <w:sz w:val="20"/>
          <w:szCs w:val="20"/>
        </w:rPr>
      </w:pPr>
    </w:p>
    <w:p w14:paraId="0E0900CE" w14:textId="77777777" w:rsidR="0032780A" w:rsidRPr="00B2092B" w:rsidRDefault="0032780A" w:rsidP="004E7AA9">
      <w:pPr>
        <w:pStyle w:val="ListParagraph"/>
        <w:numPr>
          <w:ilvl w:val="1"/>
          <w:numId w:val="6"/>
        </w:numPr>
        <w:autoSpaceDE w:val="0"/>
        <w:autoSpaceDN w:val="0"/>
        <w:adjustRightInd w:val="0"/>
        <w:spacing w:after="0" w:line="240" w:lineRule="auto"/>
        <w:rPr>
          <w:rFonts w:ascii="Times New Roman" w:hAnsi="Times New Roman" w:cs="Times New Roman"/>
          <w:b/>
          <w:bCs/>
          <w:sz w:val="20"/>
          <w:szCs w:val="20"/>
        </w:rPr>
      </w:pPr>
      <w:r w:rsidRPr="00B2092B">
        <w:rPr>
          <w:rFonts w:ascii="Times New Roman" w:hAnsi="Times New Roman" w:cs="Times New Roman"/>
          <w:b/>
          <w:bCs/>
          <w:sz w:val="20"/>
          <w:szCs w:val="20"/>
        </w:rPr>
        <w:t>HyspIRI</w:t>
      </w:r>
    </w:p>
    <w:p w14:paraId="0A70AA38" w14:textId="77777777" w:rsidR="000C0C4A" w:rsidRPr="00B2092B" w:rsidRDefault="000C0C4A" w:rsidP="00B2092B">
      <w:pPr>
        <w:ind w:left="360" w:firstLine="720"/>
        <w:jc w:val="both"/>
        <w:rPr>
          <w:rFonts w:cs="AdvOTd0125be5.BI"/>
        </w:rPr>
      </w:pPr>
      <w:r w:rsidRPr="00B2092B">
        <w:rPr>
          <w:rFonts w:cs="AdvOTd0125be5.BI"/>
        </w:rPr>
        <w:t>The HyspIRI mission will be launched during the next decade and will comprise of two instruments: a VIS-NIR-SWIR imaging spectrometer and an eight-band TIR multispectral imager, plus an intelligent payload module (IPM) for on-board large data sets processing and quick downlink of selected data</w:t>
      </w:r>
      <w:r w:rsidR="00BF4844" w:rsidRPr="00B2092B">
        <w:rPr>
          <w:rFonts w:cs="AdvOTd0125be5.BI"/>
        </w:rPr>
        <w:t xml:space="preserve"> </w:t>
      </w:r>
      <w:r w:rsidR="00BF4844" w:rsidRPr="00B2092B">
        <w:rPr>
          <w:rFonts w:cs="AdvOTd0125be5.BI"/>
        </w:rPr>
        <w:fldChar w:fldCharType="begin" w:fldLock="1"/>
      </w:r>
      <w:r w:rsidR="008B64AA">
        <w:rPr>
          <w:rFonts w:cs="AdvOTd0125be5.BI"/>
        </w:rPr>
        <w:instrText>ADDIN CSL_CITATION {"citationItems":[{"id":"ITEM-1","itemData":{"DOI":"10.3390/rs8121029","ISSN":"20724292","abstract":"Anthropogenic stress and disturbance of forest ecosystems (FES) has been increasing at all scales from local to global. In rapidly changing environments, in-situ terrestrial FES monitoring approaches have made tremendous progress but they are intensive and often integrate subjective indicators for forest health (FH). Remote sensing (RS) bridges the gaps of these limitations, by monitoring indicators of FH on different spatio-temporal scales, and in a cost-effective, rapid, repetitive and objective manner. In this paper, we provide an overview of the definitions of FH, discussing the drivers, processes, stress and adaptation mechanisms of forest plants, and how we can observe FH with RS. We introduce the concept of spectral traits (ST) and spectral trait variations (STV) in the context of FH monitoring and discuss the prospects, limitations and constraints. Stress, disturbances and resource limitations can cause changes in FES taxonomic, structural and functional diversity; we provide examples how the ST/STV approach can be used for monitoring these FES characteristics. We show that RS based assessments of FH indicators using the ST/STV approach is a competent, affordable, repetitive and objective technique for monitoring. Even though the possibilities for observing the taxonomic diversity of animal species is limited with RS, the taxonomy of forest tree species can be recorded with RS, even though its accuracy is subject to certain constraints. RS has proved successful for monitoring the impacts from stress on structural and functional diversity. In particular, it has proven to be very suitable for recording the short-term dynamics of stress on FH, which cannot be cost-effectively recorded using in-situ methods. This paper gives an overview of the ST/STV approach, whereas the second paper of this series concentrates on discussing in-situ terrestrial monitoring, in-situ RS approaches and RS sensors and techniques for measuring ST/STV for FH.","author":[{"dropping-particle":"","family":"Lausch","given":"Angela","non-dropping-particle":"","parse-names":false,"suffix":""},{"dropping-particle":"","family":"Erasmi","given":"Stefan","non-dropping-particle":"","parse-names":false,"suffix":""},{"dropping-particle":"","family":"King","given":"Douglas J.","non-dropping-particle":"","parse-names":false,"suffix":""},{"dropping-particle":"","family":"Magdon","given":"Paul","non-dropping-particle":"","parse-names":false,"suffix":""},{"dropping-particle":"","family":"Heurich","given":"Marco","non-dropping-particle":"","parse-names":false,"suffix":""}],"container-title":"Remote Sensing","id":"ITEM-1","issue":"12","issued":{"date-parts":[["2016"]]},"note":"blue:63","title":"Understanding forest health with remote sensing-Part I-A review of spectral traits, processes and remote-sensing characteristics","type":"article-journal","volume":"8"},"uris":["http://www.mendeley.com/documents/?uuid=de45a1f8-475a-42e7-a424-158b5b964694"]},{"id":"ITEM-2","itemData":{"DOI":"10.1016/j.rse.2015.06.012","ISSN":"00344257","abstract":"In 2007, the NASA Hyperspectral InfraRed Imager (HyspIRI) mission was recommended in Earth Science and Applications from Space: National Imperatives for the Next Decade and Beyond (Decadal Survey) to address critical science questions in multiple areas, in particular ecosystems and natural hazards. HyspIRI is comprised of two instruments, a visible to short-wavelength infrared (VSWIR) imaging spectrometer and a thermal infrared (TIR) multispectral imager, together with an Intelligent Payload Module (IPM) for onboard processing and rapid downlink of selected data. The VSWIR instrument will have 10. nm contiguous bands and cover the 380-2500. nm spectral range with 30. m spatial resolution and a revisit of 16 days. The TIR instrument will have 8 discrete bands in the 4-13 μm range with 60 m spatial resolution and a revisit of 5 days. With these two instruments in low Earth orbit, HyspIRI will be able to address key science and applications questions in a wide array of fields, ranging from ecosystem function and diversity to human health and urbanization.","author":[{"dropping-particle":"","family":"Lee","given":"Christine M.","non-dropping-particle":"","parse-names":false,"suffix":""},{"dropping-particle":"","family":"Cable","given":"Morgan L.","non-dropping-particle":"","parse-names":false,"suffix":""},{"dropping-particle":"","family":"Hook","given":"Simon J.","non-dropping-particle":"","parse-names":false,"suffix":""},{"dropping-particle":"","family":"Green","given":"Robert O.","non-dropping-particle":"","parse-names":false,"suffix":""},{"dropping-particle":"","family":"Ustin","given":"Susan L.","non-dropping-particle":"","parse-names":false,"suffix":""},{"dropping-particle":"","family":"Mandl","given":"Daniel J.","non-dropping-particle":"","parse-names":false,"suffix":""},{"dropping-particle":"","family":"Middleton","given":"Elizabeth M.","non-dropping-particle":"","parse-names":false,"suffix":""}],"container-title":"Remote Sensing of Environment","id":"ITEM-2","issued":{"date-parts":[["2015"]]},"page":"6-19","title":"An introduction to the NASA Hyperspectral InfraRed Imager (HyspIRI) mission and preparatory activities","type":"article-journal","volume":"167"},"uris":["http://www.mendeley.com/documents/?uuid=2c536210-10a7-4267-b390-c15d7b95d68b"]}],"mendeley":{"formattedCitation":"[46], [236]","plainTextFormattedCitation":"[46], [236]","previouslyFormattedCitation":"[46], [236]"},"properties":{"noteIndex":0},"schema":"https://github.com/citation-style-language/schema/raw/master/csl-citation.json"}</w:instrText>
      </w:r>
      <w:r w:rsidR="00BF4844" w:rsidRPr="00B2092B">
        <w:rPr>
          <w:rFonts w:cs="AdvOTd0125be5.BI"/>
        </w:rPr>
        <w:fldChar w:fldCharType="separate"/>
      </w:r>
      <w:r w:rsidR="008D1F9D" w:rsidRPr="008D1F9D">
        <w:rPr>
          <w:rFonts w:cs="AdvOTd0125be5.BI"/>
          <w:noProof/>
        </w:rPr>
        <w:t>[46], [236]</w:t>
      </w:r>
      <w:r w:rsidR="00BF4844" w:rsidRPr="00B2092B">
        <w:rPr>
          <w:rFonts w:cs="AdvOTd0125be5.BI"/>
        </w:rPr>
        <w:fldChar w:fldCharType="end"/>
      </w:r>
      <w:r w:rsidR="00B2092B" w:rsidRPr="00B2092B">
        <w:rPr>
          <w:rFonts w:cs="AdvOTd0125be5.BI"/>
        </w:rPr>
        <w:t>.</w:t>
      </w:r>
      <w:r w:rsidRPr="00B2092B">
        <w:rPr>
          <w:rFonts w:cs="AdvOTd0125be5.BI"/>
        </w:rPr>
        <w:t xml:space="preserve"> The HyspIRI mission expected to provide high-quality global datasets for a vast range of science and application requirements, including monitoring natural and anthropogenic disturbances such as oil spills in soil because of the availability of multiple SWIR bands</w:t>
      </w:r>
      <w:r w:rsidR="00B2092B" w:rsidRPr="00B2092B">
        <w:rPr>
          <w:rFonts w:cs="AdvOTd0125be5.BI"/>
        </w:rPr>
        <w:t xml:space="preserve"> </w:t>
      </w:r>
      <w:r w:rsidR="00BF4844" w:rsidRPr="00B2092B">
        <w:rPr>
          <w:rFonts w:cs="AdvOTd0125be5.BI"/>
        </w:rPr>
        <w:fldChar w:fldCharType="begin" w:fldLock="1"/>
      </w:r>
      <w:r w:rsidR="008B64AA">
        <w:rPr>
          <w:rFonts w:cs="AdvOTd0125be5.BI"/>
        </w:rPr>
        <w:instrText>ADDIN CSL_CITATION {"citationItems":[{"id":"ITEM-1","itemData":{"DOI":"10.1016/j.rse.2012.03.024","ISSN":"00344257","abstract":"The vast and persistent Deepwater Horizon (DWH) spill challenged response capabilities, which required accurate, quantitative oil assessment at synoptic and operational scales. Although experienced observers are a spill response's mainstay, few trained observers and confounding factors including weather, oil emulsification, and scene illumination geometry present challenges. DWH spill and impact monitoring was aided by extensive airborne and spaceborne passive and active remote sensing.Oil slick thickness and oil-to-water emulsion ratios are key spill response parameters for containment/cleanup and were derived quantitatively for thick (&gt; 0.1. mm) slicks from AVIRIS (Airborne Visible/Infrared Imaging Spectrometer) data using a spectral library approach based on the shape and depth of near infrared spectral absorption features. MODIS (Moderate Resolution Imaging Spectroradiometer) satellite, visible-spectrum broadband data of surface-slick modulation of sunglint reflection allowed extrapolation to the total slick. A multispectral expert system used a neural network approach to provide Rapid Response thickness class maps.Airborne and satellite synthetic aperture radar (SAR) provides synoptic data under all-sky conditions; however, SAR generally cannot discriminate thick (&gt; 100 μm) oil slicks from thin sheens (to 0.1 μm). The UAVSAR's (Uninhabited Aerial Vehicle SAR) significantly greater signal-to-noise ratio and finer spatial resolution allowed successful pattern discrimination related to a combination of oil slick thickness, fractional surface coverage, and emulsification.In situ burning and smoke plumes were studied with AVIRIS and corroborated spaceborne CALIPSO (Cloud Aerosol Lidar and Infrared Pathfinder Satellite Observation) observations of combustion aerosols. CALIPSO and bathymetry lidar data documented shallow subsurface oil, although ancillary data were required for confirmation.Airborne hyperspectral, thermal infrared data have nighttime and overcast collection advantages and were collected as well as MODIS thermal data. However, interpretation challenges and a lack of Rapid Response Products prevented significant use. Rapid Response Products were key to response utilization-data needs are time critical; thus, a high technological readiness level is critical to operational use of remote sensing products. DWH's experience demonstrated that development and operationalization of new spill response remote sensing tools must precede the next major…","author":[{"dropping-particle":"","family":"Leifer","given":"Ira","non-dropping-particle":"","parse-names":false,"suffix":""},{"dropping-particle":"","family":"Lehr","given":"William J.","non-dropping-particle":"","parse-names":false,"suffix":""},{"dropping-particle":"","family":"Simecek-Beatty","given":"Debra","non-dropping-particle":"","parse-names":false,"suffix":""},{"dropping-particle":"","family":"Bradley","given":"Eliza","non-dropping-particle":"","parse-names":false,"suffix":""},{"dropping-particle":"","family":"Clark","given":"Roger","non-dropping-particle":"","parse-names":false,"suffix":""},{"dropping-particle":"","family":"Dennison","given":"Philip","non-dropping-particle":"","parse-names":false,"suffix":""},{"dropping-particle":"","family":"Hu","given":"Yongxiang","non-dropping-particle":"","parse-names":false,"suffix":""},{"dropping-particle":"","family":"Matheson","given":"Scott","non-dropping-particle":"","parse-names":false,"suffix":""},{"dropping-particle":"","family":"Jones","given":"Cathleen E.","non-dropping-particle":"","parse-names":false,"suffix":""},{"dropping-particle":"","family":"Holt","given":"Benjamin","non-dropping-particle":"","parse-names":false,"suffix":""},{"dropping-particle":"","family":"Reif","given":"Molly","non-dropping-particle":"","parse-names":false,"suffix":""},{"dropping-particle":"","family":"Roberts","given":"Dar A.","non-dropping-particle":"","parse-names":false,"suffix":""},{"dropping-particle":"","family":"Svejkovsky","given":"Jan","non-dropping-particle":"","parse-names":false,"suffix":""},{"dropping-particle":"","family":"Swayze","given":"Gregg","non-dropping-particle":"","parse-names":false,"suffix":""},{"dropping-particle":"","family":"Wozencraft","given":"Jennifer","non-dropping-particle":"","parse-names":false,"suffix":""}],"container-title":"Remote Sensing of Environment","id":"ITEM-1","issued":{"date-parts":[["2012"]]},"page":"185-209","title":"State of the art satellite and airborne marine oil spill remote sensing: Application to the BP Deepwater Horizon oil spill","type":"article-journal","volume":"124"},"uris":["http://www.mendeley.com/documents/?uuid=ff28eb8a-2e35-4cb4-8c6d-7f5c9fcde890"]}],"mendeley":{"formattedCitation":"[237]","plainTextFormattedCitation":"[237]","previouslyFormattedCitation":"[237]"},"properties":{"noteIndex":0},"schema":"https://github.com/citation-style-language/schema/raw/master/csl-citation.json"}</w:instrText>
      </w:r>
      <w:r w:rsidR="00BF4844" w:rsidRPr="00B2092B">
        <w:rPr>
          <w:rFonts w:cs="AdvOTd0125be5.BI"/>
        </w:rPr>
        <w:fldChar w:fldCharType="separate"/>
      </w:r>
      <w:r w:rsidR="008D1F9D" w:rsidRPr="008D1F9D">
        <w:rPr>
          <w:rFonts w:cs="AdvOTd0125be5.BI"/>
          <w:noProof/>
        </w:rPr>
        <w:t>[237]</w:t>
      </w:r>
      <w:r w:rsidR="00BF4844" w:rsidRPr="00B2092B">
        <w:rPr>
          <w:rFonts w:cs="AdvOTd0125be5.BI"/>
        </w:rPr>
        <w:fldChar w:fldCharType="end"/>
      </w:r>
      <w:r w:rsidR="00B2092B" w:rsidRPr="00B2092B">
        <w:rPr>
          <w:rFonts w:cs="AdvOTd0125be5.BI"/>
        </w:rPr>
        <w:t xml:space="preserve">. </w:t>
      </w:r>
      <w:r w:rsidRPr="00B2092B">
        <w:rPr>
          <w:rFonts w:cs="AdvOTd0125be5.BI"/>
        </w:rPr>
        <w:t>For instance, following the deep-water horizon oil spill in Barataria Bay soils to map the soil contamination, Kokaly et al.</w:t>
      </w:r>
      <w:r w:rsidR="00B2092B" w:rsidRPr="00B2092B">
        <w:rPr>
          <w:rFonts w:cs="AdvOTd0125be5.BI"/>
        </w:rPr>
        <w:t xml:space="preserve"> </w:t>
      </w:r>
      <w:r w:rsidR="00BF4844" w:rsidRPr="00B2092B">
        <w:rPr>
          <w:rFonts w:cs="AdvOTd0125be5.BI"/>
        </w:rPr>
        <w:fldChar w:fldCharType="begin" w:fldLock="1"/>
      </w:r>
      <w:r w:rsidR="008B64AA">
        <w:rPr>
          <w:rFonts w:cs="AdvOTd0125be5.BI"/>
        </w:rPr>
        <w:instrText>ADDIN CSL_CITATION {"citationItems":[{"id":"ITEM-1","itemData":{"DOI":"10.1016/j.rse.2012.10.028","ISSN":"00344257","abstract":"We applied a spectroscopic analysis to Airborne Visible/InfraRed Imaging Spectrometer (AVIRIS) data collected from low and medium altitudes during and after the Deepwater Horizon oil spill to delineate the distribution of oil-damaged canopies in the marshes of Barataria Bay, Louisiana. Spectral feature analysis compared the AVIRIS data to reference spectra of oiled marsh by using absorption features centered near 1.7 and 2.3. μm, which arise from C. H bonds in oil. AVIRIS-derived maps of oiled shorelines from the individual dates of July 31, September 14, and October 4, 2010, were 89.3%, 89.8%, and 90.6% accurate, respectively. A composite map at 3.5. m grid spacing, accumulated from the three dates, was 93.4% accurate in detecting oiled shorelines. The composite map had 100% accuracy for detecting damaged plant canopy in oiled areas that extended more than 1.2. m into the marsh. Spatial resampling of the AVIRIS data to 30. m reduced the accuracy to 73.6% overall. However, detection accuracy remained high for oiled canopies that extended more than 4. m into the marsh (23 of 28 field reference points with oil were detected). Spectral resampling of the 3.5. m AVIRIS data to Landsat Enhanced Thematic Mapper (ETM) spectral response greatly reduced the detection of oil spectral signatures. With spatial resampling of simulated Landsat ETM data to 30. m, oil signatures were not detected. Overall, ~. 40. km of coastline, marsh comprised mainly of Spartina alterniflora and Juncus roemerianus, were found to be oiled in narrow zones at the shorelines. Zones of oiled canopies reached on average 11. m into the marsh, with a maximum reach of 21. m. The field and airborne data showed that, in many areas, weathered oil persisted in the marsh from the first field survey, July 10, to the latest airborne survey, October 4, 2010. The results demonstrate the applicability of high spatial resolution imaging spectrometer data to identifying contaminants in the environment for use in evaluating ecosystem disturbance and response. © 2012.","author":[{"dropping-particle":"","family":"Kokaly","given":"Raymond F.","non-dropping-particle":"","parse-names":false,"suffix":""},{"dropping-particle":"","family":"Couvillion","given":"Brady R.","non-dropping-particle":"","parse-names":false,"suffix":""},{"dropping-particle":"","family":"Holloway","given":"Jo Ann M.","non-dropping-particle":"","parse-names":false,"suffix":""},{"dropping-particle":"","family":"Roberts","given":"Dar A.","non-dropping-particle":"","parse-names":false,"suffix":""},{"dropping-particle":"","family":"Ustin","given":"Susan L.","non-dropping-particle":"","parse-names":false,"suffix":""},{"dropping-particle":"","family":"Peterson","given":"Seth H.","non-dropping-particle":"","parse-names":false,"suffix":""},{"dropping-particle":"","family":"Khanna","given":"Shruti","non-dropping-particle":"","parse-names":false,"suffix":""},{"dropping-particle":"","family":"Piazza","given":"Sarai C.","non-dropping-particle":"","parse-names":false,"suffix":""}],"container-title":"Remote Sensing of Environment","id":"ITEM-1","issued":{"date-parts":[["2013"]]},"page":"210-230","title":"Spectroscopic remote sensing of the distribution and persistence of oil from the Deepwater Horizon spill in Barataria Bay marshes","type":"article-journal","volume":"129"},"uris":["http://www.mendeley.com/documents/?uuid=a528c8ce-9841-4dff-9bec-aa70448de93f"]}],"mendeley":{"formattedCitation":"[238]","plainTextFormattedCitation":"[238]","previouslyFormattedCitation":"[238]"},"properties":{"noteIndex":0},"schema":"https://github.com/citation-style-language/schema/raw/master/csl-citation.json"}</w:instrText>
      </w:r>
      <w:r w:rsidR="00BF4844" w:rsidRPr="00B2092B">
        <w:rPr>
          <w:rFonts w:cs="AdvOTd0125be5.BI"/>
        </w:rPr>
        <w:fldChar w:fldCharType="separate"/>
      </w:r>
      <w:r w:rsidR="008D1F9D" w:rsidRPr="008D1F9D">
        <w:rPr>
          <w:rFonts w:cs="AdvOTd0125be5.BI"/>
          <w:noProof/>
        </w:rPr>
        <w:t>[238]</w:t>
      </w:r>
      <w:r w:rsidR="00BF4844" w:rsidRPr="00B2092B">
        <w:rPr>
          <w:rFonts w:cs="AdvOTd0125be5.BI"/>
        </w:rPr>
        <w:fldChar w:fldCharType="end"/>
      </w:r>
      <w:r w:rsidR="00B2092B" w:rsidRPr="00B2092B">
        <w:rPr>
          <w:rFonts w:cs="AdvOTd0125be5.BI"/>
        </w:rPr>
        <w:t xml:space="preserve"> </w:t>
      </w:r>
      <w:r w:rsidRPr="00B2092B">
        <w:rPr>
          <w:rFonts w:cs="AdvOTd0125be5.BI"/>
        </w:rPr>
        <w:t>used hydrocarbon absorptions detectable in SWIR imaging spectrometry data. HyspIRI TIR data would bring the opportunities for new research on hydrocarbon resource explorations with its possibility of temperature anomalies mapping</w:t>
      </w:r>
      <w:r w:rsidR="00B2092B" w:rsidRPr="00B2092B">
        <w:rPr>
          <w:rFonts w:cs="AdvOTd0125be5.BI"/>
        </w:rPr>
        <w:t xml:space="preserve"> </w:t>
      </w:r>
      <w:r w:rsidR="00BF4844" w:rsidRPr="00B2092B">
        <w:rPr>
          <w:rFonts w:cs="AdvOTd0125be5.BI"/>
        </w:rPr>
        <w:fldChar w:fldCharType="begin" w:fldLock="1"/>
      </w:r>
      <w:r w:rsidR="008B64AA">
        <w:rPr>
          <w:rFonts w:cs="AdvOTd0125be5.BI"/>
        </w:rPr>
        <w:instrText>ADDIN CSL_CITATION {"citationItems":[{"id":"ITEM-1","itemData":{"DOI":"10.1016/j.rse.2014.03.022","ISSN":"00344257","abstract":"Sentinel-2 is ESA's medium spatial resolution (10-60. m) super-spectral instrument aimed at ensuring data continuity for global land surface monitoring of Landsat and SPOT. Several simulation studies have been conducted that show the potential of Sentinel-2 for estimating biophysical and biochemical parameters such as leaf area index, chlorophyll and nitrogen, and spectral products such as the red edge position and NDVI time series, providing data continuity for a number of other operational sensors. This paper aims at simulating Sentinel-2 products that are relevant to the geology and soil science community and we compare these to well established band ratio products from ASTER. As the basis for the simulation we use airborne hyperspectral imagery from the HyMAP sensor which were spectrally and spatially resampled to the resolutions of ASTER and Sentinel-2 using actual spectral response functions and pixel aggregate, respectively. The simulated image products demonstrate a good correspondence between ASTER and Sentinel-2 VNIR and SWIR bands. A number of band ratios are proposed for Sentinel-2 to derive the following products: ferric iron, ferrous iron, laterite, gossan, ferrous silicate and ferric oxides. These are compared to established band ratios of real ASTER data as well as simulated (from HyMAP) ASTER data and they correlate favourably. Investigating the spatial patterns reveals that there is a good match between the proposed Sentinel-2 band ratio products and those of ASTER. The resulting band ratio products are compared to the local geologic map of the imaged hydrothermal area (the Rodalquilar mining area, Cabo de Gata volcanic field, SE Spain). It is shown that they support the existing conceptual geologic model of the epithermal deposit. © 2014 Elsevier Inc.","author":[{"dropping-particle":"","family":"Meer","given":"F. D.","non-dropping-particle":"Van der","parse-names":false,"suffix":""},{"dropping-particle":"","family":"Werff","given":"H. M.A.","non-dropping-particle":"van der","parse-names":false,"suffix":""},{"dropping-particle":"","family":"Ruitenbeek","given":"F. J.A.","non-dropping-particle":"van","parse-names":false,"suffix":""}],"container-title":"Remote Sensing of Environment","id":"ITEM-1","issued":{"date-parts":[["2014"]]},"page":"124-133","title":"Potential of ESA's Sentinel-2 for geological applications","type":"article-journal","volume":"148"},"uris":["http://www.mendeley.com/documents/?uuid=70404db1-5cea-4eb9-9443-2da5a0dafeaf"]}],"mendeley":{"formattedCitation":"[231]","plainTextFormattedCitation":"[231]","previouslyFormattedCitation":"[231]"},"properties":{"noteIndex":0},"schema":"https://github.com/citation-style-language/schema/raw/master/csl-citation.json"}</w:instrText>
      </w:r>
      <w:r w:rsidR="00BF4844" w:rsidRPr="00B2092B">
        <w:rPr>
          <w:rFonts w:cs="AdvOTd0125be5.BI"/>
        </w:rPr>
        <w:fldChar w:fldCharType="separate"/>
      </w:r>
      <w:r w:rsidR="008D1F9D" w:rsidRPr="008D1F9D">
        <w:rPr>
          <w:rFonts w:cs="AdvOTd0125be5.BI"/>
          <w:noProof/>
        </w:rPr>
        <w:t>[231]</w:t>
      </w:r>
      <w:r w:rsidR="00BF4844" w:rsidRPr="00B2092B">
        <w:rPr>
          <w:rFonts w:cs="AdvOTd0125be5.BI"/>
        </w:rPr>
        <w:fldChar w:fldCharType="end"/>
      </w:r>
      <w:r w:rsidR="00B2092B" w:rsidRPr="00B2092B">
        <w:rPr>
          <w:rFonts w:cs="AdvOTd0125be5.BI"/>
        </w:rPr>
        <w:t>,</w:t>
      </w:r>
      <w:r w:rsidR="00BF4844" w:rsidRPr="00B2092B">
        <w:rPr>
          <w:rFonts w:cs="AdvOTd0125be5.BI"/>
        </w:rPr>
        <w:t xml:space="preserve"> </w:t>
      </w:r>
      <w:r w:rsidR="00BF4844" w:rsidRPr="00B2092B">
        <w:rPr>
          <w:rFonts w:cs="AdvOTd0125be5.BI"/>
        </w:rPr>
        <w:fldChar w:fldCharType="begin" w:fldLock="1"/>
      </w:r>
      <w:r w:rsidR="008B64AA">
        <w:rPr>
          <w:rFonts w:cs="AdvOTd0125be5.BI"/>
        </w:rPr>
        <w:instrText>ADDIN CSL_CITATION {"citationItems":[{"id":"ITEM-1","itemData":{"DOI":"10.1016/j.jvolgeores.2012.06.022","ISSN":"03770273","abstract":"Subsurface thermal measurements provide a valuable tool to map hydrothermal-fluid release zones in active volcanic areas. On the Yasur-Yenkahe volcanic complex (Tanna Island, Vanuatu archipelago), fumaroles and hot springs abound, signs of upraising heat fluxes associated to a well-developed hydrothermal activity. Combination of high resolution mapping of ground thermal anomalies with geomorphological analysis allows the characterization of the structural relationships between the active Yasur volcano and the Yenkahe resurgent block.A complex system of heat release and hydrothermal fluid circulation below the Yasur-Yenkahe complex is evidenced. Circulation, though propagating vertically as a whole, is funneled by stratification. Thus, the main thermal fluid released is almost exclusively concentrated along structural limits that break the seals induced by the stratified nature of the ground. Three types of medium/high temperature anomalies have been evidenced: (1) broad hydrothermalized areas linked with planar stratification that favor lateral spreading, (2) linear segments that represent active faults, and (3) arcuate segments related to paleo-crater rims. The limit between the Yasur volcano and the Yenkahe resurgent block is characterized by an active fault system accommodating both the rapid uplift of the Yenkahe block and the overloading induced by the volcano weight. In such a setting, faults converge below the cone of Yasur, which acts as a focus for the faults. Evidence of such structures, sometimes hidden in the landscape but detected by thermal measurements, is critical for risk assessment of flank landslides. © 2012 Elsevier B.V.","author":[{"dropping-particle":"","family":"Peltier","given":"A.","non-dropping-particle":"","parse-names":false,"suffix":""},{"dropping-particle":"","family":"Finizola","given":"A.","non-dropping-particle":"","parse-names":false,"suffix":""},{"dropping-particle":"","family":"Douillet","given":"G. A.","non-dropping-particle":"","parse-names":false,"suffix":""},{"dropping-particle":"","family":"Brothelande","given":"E.","non-dropping-particle":"","parse-names":false,"suffix":""},{"dropping-particle":"","family":"Garaebiti","given":"E.","non-dropping-particle":"","parse-names":false,"suffix":""}],"container-title":"Journal of Volcanology and Geothermal Research","id":"ITEM-1","issued":{"date-parts":[["2012"]]},"page":"59-68","title":"Structure of an active volcano associated with a resurgent block inferred from thermal mapping: The Yasur-Yenkahe volcanic complex (Vanuatu)","type":"article-journal","volume":"243-244"},"uris":["http://www.mendeley.com/documents/?uuid=7ed1b5a6-53da-41ba-8dc1-7fc2945bd2e1"]}],"mendeley":{"formattedCitation":"[239]","plainTextFormattedCitation":"[239]","previouslyFormattedCitation":"[239]"},"properties":{"noteIndex":0},"schema":"https://github.com/citation-style-language/schema/raw/master/csl-citation.json"}</w:instrText>
      </w:r>
      <w:r w:rsidR="00BF4844" w:rsidRPr="00B2092B">
        <w:rPr>
          <w:rFonts w:cs="AdvOTd0125be5.BI"/>
        </w:rPr>
        <w:fldChar w:fldCharType="separate"/>
      </w:r>
      <w:r w:rsidR="008D1F9D" w:rsidRPr="008D1F9D">
        <w:rPr>
          <w:rFonts w:cs="AdvOTd0125be5.BI"/>
          <w:noProof/>
        </w:rPr>
        <w:t>[239]</w:t>
      </w:r>
      <w:r w:rsidR="00BF4844" w:rsidRPr="00B2092B">
        <w:rPr>
          <w:rFonts w:cs="AdvOTd0125be5.BI"/>
        </w:rPr>
        <w:fldChar w:fldCharType="end"/>
      </w:r>
      <w:r w:rsidR="00B2092B" w:rsidRPr="00B2092B">
        <w:rPr>
          <w:rFonts w:cs="AdvOTd0125be5.BI"/>
        </w:rPr>
        <w:t xml:space="preserve">. </w:t>
      </w:r>
      <w:r w:rsidRPr="00B2092B">
        <w:rPr>
          <w:rFonts w:cs="AdvOTd0125be5.BI"/>
        </w:rPr>
        <w:t>HyspIRI VIS-NIR-SWIR and TIR data fusion can significantly improve the capability of surface materials (rocks, soils, and vegetation) discrimination,</w:t>
      </w:r>
      <w:r w:rsidR="00BF4844" w:rsidRPr="00B2092B">
        <w:rPr>
          <w:rFonts w:cs="AdvOTd0125be5.BI"/>
        </w:rPr>
        <w:fldChar w:fldCharType="begin" w:fldLock="1"/>
      </w:r>
      <w:r w:rsidR="008B64AA">
        <w:rPr>
          <w:rFonts w:cs="AdvOTd0125be5.BI"/>
        </w:rPr>
        <w:instrText>ADDIN CSL_CITATION {"citationItems":[{"id":"ITEM-1","itemData":{"DOI":"10.1016/j.rse.2014.03.022","ISSN":"00344257","abstract":"Sentinel-2 is ESA's medium spatial resolution (10-60. m) super-spectral instrument aimed at ensuring data continuity for global land surface monitoring of Landsat and SPOT. Several simulation studies have been conducted that show the potential of Sentinel-2 for estimating biophysical and biochemical parameters such as leaf area index, chlorophyll and nitrogen, and spectral products such as the red edge position and NDVI time series, providing data continuity for a number of other operational sensors. This paper aims at simulating Sentinel-2 products that are relevant to the geology and soil science community and we compare these to well established band ratio products from ASTER. As the basis for the simulation we use airborne hyperspectral imagery from the HyMAP sensor which were spectrally and spatially resampled to the resolutions of ASTER and Sentinel-2 using actual spectral response functions and pixel aggregate, respectively. The simulated image products demonstrate a good correspondence between ASTER and Sentinel-2 VNIR and SWIR bands. A number of band ratios are proposed for Sentinel-2 to derive the following products: ferric iron, ferrous iron, laterite, gossan, ferrous silicate and ferric oxides. These are compared to established band ratios of real ASTER data as well as simulated (from HyMAP) ASTER data and they correlate favourably. Investigating the spatial patterns reveals that there is a good match between the proposed Sentinel-2 band ratio products and those of ASTER. The resulting band ratio products are compared to the local geologic map of the imaged hydrothermal area (the Rodalquilar mining area, Cabo de Gata volcanic field, SE Spain). It is shown that they support the existing conceptual geologic model of the epithermal deposit. © 2014 Elsevier Inc.","author":[{"dropping-particle":"","family":"Meer","given":"F. D.","non-dropping-particle":"Van der","parse-names":false,"suffix":""},{"dropping-particle":"","family":"Werff","given":"H. M.A.","non-dropping-particle":"van der","parse-names":false,"suffix":""},{"dropping-particle":"","family":"Ruitenbeek","given":"F. J.A.","non-dropping-particle":"van","parse-names":false,"suffix":""}],"container-title":"Remote Sensing of Environment","id":"ITEM-1","issued":{"date-parts":[["2014"]]},"page":"124-133","title":"Potential of ESA's Sentinel-2 for geological applications","type":"article-journal","volume":"148"},"uris":["http://www.mendeley.com/documents/?uuid=70404db1-5cea-4eb9-9443-2da5a0dafeaf"]}],"mendeley":{"formattedCitation":"[231]","plainTextFormattedCitation":"[231]","previouslyFormattedCitation":"[231]"},"properties":{"noteIndex":0},"schema":"https://github.com/citation-style-language/schema/raw/master/csl-citation.json"}</w:instrText>
      </w:r>
      <w:r w:rsidR="00BF4844" w:rsidRPr="00B2092B">
        <w:rPr>
          <w:rFonts w:cs="AdvOTd0125be5.BI"/>
        </w:rPr>
        <w:fldChar w:fldCharType="separate"/>
      </w:r>
      <w:r w:rsidR="008D1F9D" w:rsidRPr="008D1F9D">
        <w:rPr>
          <w:rFonts w:cs="AdvOTd0125be5.BI"/>
          <w:noProof/>
        </w:rPr>
        <w:t>[231]</w:t>
      </w:r>
      <w:r w:rsidR="00BF4844" w:rsidRPr="00B2092B">
        <w:rPr>
          <w:rFonts w:cs="AdvOTd0125be5.BI"/>
        </w:rPr>
        <w:fldChar w:fldCharType="end"/>
      </w:r>
      <w:r w:rsidR="00B2092B" w:rsidRPr="00B2092B">
        <w:rPr>
          <w:rFonts w:cs="AdvOTd0125be5.BI"/>
        </w:rPr>
        <w:t xml:space="preserve">, </w:t>
      </w:r>
      <w:r w:rsidR="00BF4844" w:rsidRPr="00B2092B">
        <w:rPr>
          <w:rFonts w:cs="AdvOTd0125be5.BI"/>
        </w:rPr>
        <w:fldChar w:fldCharType="begin" w:fldLock="1"/>
      </w:r>
      <w:r w:rsidR="008B64AA">
        <w:rPr>
          <w:rFonts w:cs="AdvOTd0125be5.BI"/>
        </w:rPr>
        <w:instrText>ADDIN CSL_CITATION {"citationItems":[{"id":"ITEM-1","itemData":{"DOI":"10.1016/j.rse.2007.01.008","ISSN":"00344257","abstract":"Field emissivity measurements were made of leaves collected from nine deciduous tree and agricultural plant species. The data show, for the first time, that it is possible to discriminate subtle spectral emissivity features of leaves from the natural background emission. Under conditions of controlled measurement geometry (leaves arranged to cover a flat surface), the field emissivity spectra agreed fairly well with emissivity values calculated from laboratory directional hemispherical reflectance measurements. Spectral features associated with a variety of leaf chemical constituents, including cellulose, cutin, xylan, silica, and oleanolic acid could be identified in the field emissivity data. Structural aspects of leaf surfaces also influenced spectral behavior, notably the abundance of trichomes, as well as wax thickness and texture. Field spectral measurements made at increasing distances from natural plant canopies showed progressive attenuation of the spectral emissivity features. This attenuation is ascribed to increased multiple scattering that superimposes an opposite-in-sign reflected component on the emittance, and to the increasing number of canopy voids within the instrument field of view. Errors associated with the removal of atmospheric features and with the non-isotropic thermal characteristics of canopies also contribute to the loss of spectral information at greater measurement distances. In contrast to visible and short-wave infrared data, thermal infrared spectra of broad leaf plants show considerable spectral diversity, suggesting that such data eventually could be utilized to map vegetation composition. However, remotely measuring the subtle emissivity features of leaves still presents major challenges. To be successful, sensors operating in the 8-14 μm atmospheric window must have high signal-to-noise and a small enough instantaneous field of view to allow measurements of only a few leaf surfaces. Methods for atmospheric compensation, temperature-emissivity separation, and spectral feature analysis also will need to be refined to allow the recognition, and perhaps, exploitation of leaf thermal infrared spectral properties.","author":[{"dropping-particle":"","family":"Ribeiro da Luz","given":"Beatriz","non-dropping-particle":"","parse-names":false,"suffix":""},{"dropping-particle":"","family":"Crowley","given":"James K.","non-dropping-particle":"","parse-names":false,"suffix":""}],"container-title":"Remote Sensing of Environment","id":"ITEM-1","issue":"4","issued":{"date-parts":[["2007"]]},"page":"393-405","title":"Spectral reflectance and emissivity features of broad leaf plants: Prospects for remote sensing in the thermal infrared (8.0-14.0 μm)","type":"article-journal","volume":"109"},"uris":["http://www.mendeley.com/documents/?uuid=f81dcb26-8d18-4e0e-856a-17e40b7b4929"]}],"mendeley":{"formattedCitation":"[240]","plainTextFormattedCitation":"[240]","previouslyFormattedCitation":"[240]"},"properties":{"noteIndex":0},"schema":"https://github.com/citation-style-language/schema/raw/master/csl-citation.json"}</w:instrText>
      </w:r>
      <w:r w:rsidR="00BF4844" w:rsidRPr="00B2092B">
        <w:rPr>
          <w:rFonts w:cs="AdvOTd0125be5.BI"/>
        </w:rPr>
        <w:fldChar w:fldCharType="separate"/>
      </w:r>
      <w:r w:rsidR="008D1F9D" w:rsidRPr="008D1F9D">
        <w:rPr>
          <w:rFonts w:cs="AdvOTd0125be5.BI"/>
          <w:noProof/>
        </w:rPr>
        <w:t>[240]</w:t>
      </w:r>
      <w:r w:rsidR="00BF4844" w:rsidRPr="00B2092B">
        <w:rPr>
          <w:rFonts w:cs="AdvOTd0125be5.BI"/>
        </w:rPr>
        <w:fldChar w:fldCharType="end"/>
      </w:r>
      <w:r w:rsidR="00B2092B" w:rsidRPr="00B2092B">
        <w:rPr>
          <w:rFonts w:cs="AdvOTd0125be5.BI"/>
        </w:rPr>
        <w:t xml:space="preserve"> </w:t>
      </w:r>
      <w:r w:rsidRPr="00B2092B">
        <w:rPr>
          <w:rFonts w:cs="AdvOTd0125be5.BI"/>
        </w:rPr>
        <w:lastRenderedPageBreak/>
        <w:t>which would be an early attempt for assessment of land surface change, if caused naturally or of anthropogenic source. In all, due to the spatial, spectral, and temporal specifications of recently developed and forthcoming satellite imagers, it seems that there is a potential for developing products that can benefit the soil science and geology community. This is expected to offer faster worldwide support while retaining the maximum level of data consistency. Nonetheless, efforts are still needed for IS products advancement that can solidly support soil spectral libraries (SSLs) development</w:t>
      </w:r>
      <w:r w:rsidR="00B2092B" w:rsidRPr="00B2092B">
        <w:rPr>
          <w:rFonts w:cs="AdvOTd0125be5.BI"/>
        </w:rPr>
        <w:t xml:space="preserve"> </w:t>
      </w:r>
      <w:r w:rsidR="00591F5E" w:rsidRPr="00B2092B">
        <w:rPr>
          <w:rFonts w:cs="AdvOTd0125be5.BI"/>
        </w:rPr>
        <w:fldChar w:fldCharType="begin" w:fldLock="1"/>
      </w:r>
      <w:r w:rsidR="008B64AA">
        <w:rPr>
          <w:rFonts w:cs="AdvOTd0125be5.BI"/>
        </w:rPr>
        <w:instrText>ADDIN CSL_CITATION {"citationItems":[{"id":"ITEM-1","itemData":{"author":[{"dropping-particle":"","family":"Rossel, R.V., Behrens, T., Ben-Dor, E., Brown, D., Dematt^e, J., Shepherd, K.D., Shi","given":"Z","non-dropping-particle":"","parse-names":false,"suffix":""}],"id":"ITEM-1","issued":{"date-parts":[["0"]]},"title":"A global spectral library to characterize the world's soil-Web of Science Core Collection","type":"article-journal"},"uris":["http://www.mendeley.com/documents/?uuid=77435239-fa39-4632-a7a5-7e19405bd741"]}],"mendeley":{"formattedCitation":"[202]","plainTextFormattedCitation":"[202]","previouslyFormattedCitation":"[202]"},"properties":{"noteIndex":0},"schema":"https://github.com/citation-style-language/schema/raw/master/csl-citation.json"}</w:instrText>
      </w:r>
      <w:r w:rsidR="00591F5E" w:rsidRPr="00B2092B">
        <w:rPr>
          <w:rFonts w:cs="AdvOTd0125be5.BI"/>
        </w:rPr>
        <w:fldChar w:fldCharType="separate"/>
      </w:r>
      <w:r w:rsidR="008D1F9D" w:rsidRPr="008D1F9D">
        <w:rPr>
          <w:rFonts w:cs="AdvOTd0125be5.BI"/>
          <w:noProof/>
        </w:rPr>
        <w:t>[202]</w:t>
      </w:r>
      <w:r w:rsidR="00591F5E" w:rsidRPr="00B2092B">
        <w:rPr>
          <w:rFonts w:cs="AdvOTd0125be5.BI"/>
        </w:rPr>
        <w:fldChar w:fldCharType="end"/>
      </w:r>
      <w:r w:rsidR="00B2092B" w:rsidRPr="00B2092B">
        <w:rPr>
          <w:rFonts w:cs="AdvOTd0125be5.BI"/>
        </w:rPr>
        <w:t xml:space="preserve">, </w:t>
      </w:r>
      <w:r w:rsidRPr="00B2092B">
        <w:rPr>
          <w:rFonts w:cs="AdvOTd0125be5.BI"/>
        </w:rPr>
        <w:t>global soil digital mapping, and soil contamination monitoring.</w:t>
      </w:r>
    </w:p>
    <w:p w14:paraId="1F3EE67C" w14:textId="77777777" w:rsidR="000C0C4A" w:rsidRPr="00B2092B" w:rsidRDefault="000C0C4A" w:rsidP="000C0C4A">
      <w:pPr>
        <w:pStyle w:val="ListParagraph"/>
        <w:autoSpaceDE w:val="0"/>
        <w:autoSpaceDN w:val="0"/>
        <w:adjustRightInd w:val="0"/>
        <w:spacing w:after="0" w:line="240" w:lineRule="auto"/>
        <w:ind w:left="360"/>
        <w:rPr>
          <w:rFonts w:ascii="Times New Roman" w:hAnsi="Times New Roman" w:cs="Times New Roman"/>
          <w:b/>
          <w:bCs/>
          <w:sz w:val="20"/>
          <w:szCs w:val="20"/>
        </w:rPr>
      </w:pPr>
    </w:p>
    <w:p w14:paraId="4B1CE91B" w14:textId="77777777" w:rsidR="0032780A" w:rsidRPr="00B2092B" w:rsidRDefault="0032780A" w:rsidP="004E7AA9">
      <w:pPr>
        <w:pStyle w:val="ListParagraph"/>
        <w:numPr>
          <w:ilvl w:val="1"/>
          <w:numId w:val="6"/>
        </w:numPr>
        <w:autoSpaceDE w:val="0"/>
        <w:autoSpaceDN w:val="0"/>
        <w:adjustRightInd w:val="0"/>
        <w:spacing w:after="0" w:line="240" w:lineRule="auto"/>
        <w:rPr>
          <w:rFonts w:ascii="Times New Roman" w:hAnsi="Times New Roman" w:cs="Times New Roman"/>
          <w:b/>
          <w:bCs/>
          <w:sz w:val="20"/>
          <w:szCs w:val="20"/>
        </w:rPr>
      </w:pPr>
      <w:r w:rsidRPr="00B2092B">
        <w:rPr>
          <w:rFonts w:ascii="Times New Roman" w:hAnsi="Times New Roman" w:cs="Times New Roman"/>
          <w:b/>
          <w:bCs/>
          <w:sz w:val="20"/>
          <w:szCs w:val="20"/>
        </w:rPr>
        <w:t>EO-1 Hyperion</w:t>
      </w:r>
    </w:p>
    <w:p w14:paraId="2F278448" w14:textId="77777777" w:rsidR="000C0C4A" w:rsidRPr="00B2092B" w:rsidRDefault="000C0C4A" w:rsidP="00B2092B">
      <w:pPr>
        <w:ind w:left="360" w:firstLine="720"/>
        <w:jc w:val="both"/>
        <w:rPr>
          <w:rFonts w:cs="AdvOTd0125be5.BI"/>
        </w:rPr>
      </w:pPr>
      <w:r w:rsidRPr="00B2092B">
        <w:rPr>
          <w:rFonts w:cs="AdvOTd0125be5.BI"/>
        </w:rPr>
        <w:t xml:space="preserve">Hyperspectral remote sensing is an emerging field that uses imaging spectroscopy to obtain images in continuous spectral ranges from 0.4 to 14 μm </w:t>
      </w:r>
      <w:r w:rsidR="004D12DA" w:rsidRPr="00B2092B">
        <w:rPr>
          <w:rFonts w:cs="AdvOTd0125be5.BI"/>
        </w:rPr>
        <w:fldChar w:fldCharType="begin" w:fldLock="1"/>
      </w:r>
      <w:r w:rsidR="008B64AA">
        <w:rPr>
          <w:rFonts w:cs="AdvOTd0125be5.BI"/>
        </w:rPr>
        <w:instrText>ADDIN CSL_CITATION {"citationItems":[{"id":"ITEM-1","itemData":{"DOI":"10.1002/9780470027318.a2309","author":[{"dropping-particle":"","family":"Sandor-Leahy","given":"Stephanie","non-dropping-particle":"","parse-names":false,"suffix":""},{"dropping-particle":"","family":"Shepanski","given":"John","non-dropping-particle":"","parse-names":false,"suffix":""}],"container-title":"Encyclopedia of Analytical Chemistry","id":"ITEM-1","issued":{"date-parts":[["2006"]]},"note":"15","title":"Hyperspectral Remote Sensing: Data Collection and Exploitation","type":"article-journal"},"uris":["http://www.mendeley.com/documents/?uuid=b20c890a-c5a7-4088-af4d-c31a937712df"]}],"mendeley":{"formattedCitation":"[241]","plainTextFormattedCitation":"[241]","previouslyFormattedCitation":"[241]"},"properties":{"noteIndex":0},"schema":"https://github.com/citation-style-language/schema/raw/master/csl-citation.json"}</w:instrText>
      </w:r>
      <w:r w:rsidR="004D12DA" w:rsidRPr="00B2092B">
        <w:rPr>
          <w:rFonts w:cs="AdvOTd0125be5.BI"/>
        </w:rPr>
        <w:fldChar w:fldCharType="separate"/>
      </w:r>
      <w:r w:rsidR="008D1F9D" w:rsidRPr="008D1F9D">
        <w:rPr>
          <w:rFonts w:cs="AdvOTd0125be5.BI"/>
          <w:noProof/>
        </w:rPr>
        <w:t>[241]</w:t>
      </w:r>
      <w:r w:rsidR="004D12DA" w:rsidRPr="00B2092B">
        <w:rPr>
          <w:rFonts w:cs="AdvOTd0125be5.BI"/>
        </w:rPr>
        <w:fldChar w:fldCharType="end"/>
      </w:r>
      <w:r w:rsidRPr="00B2092B">
        <w:rPr>
          <w:rFonts w:cs="AdvOTd0125be5.BI"/>
        </w:rPr>
        <w:t xml:space="preserve">. Compared to its predecessor, multispectral imaging, hyperspectral imagery offers a variety of advantages, including high spatial resolution and an appreciably larger amount of spectral information </w:t>
      </w:r>
      <w:r w:rsidR="004D12DA" w:rsidRPr="00B2092B">
        <w:rPr>
          <w:rFonts w:cs="AdvOTd0125be5.BI"/>
        </w:rPr>
        <w:fldChar w:fldCharType="begin" w:fldLock="1"/>
      </w:r>
      <w:r w:rsidR="008B64AA">
        <w:rPr>
          <w:rFonts w:cs="AdvOTd0125be5.BI"/>
        </w:rPr>
        <w:instrText>ADDIN CSL_CITATION {"citationItems":[{"id":"ITEM-1","itemData":{"DOI":"10.1016/B978-0-08-102894-0.00016-4","ISBN":"9780081028940","abstract":"This chapter highlights the scope and nature of research work done in the northwest Himalayan region using hyperspectral images and field measurements. Spectral signatures were collected for varying snow grain size, contamination, adjacency factors, and other ambient objects. The retrieval of snow parameters such as grain size, contamination, and spectral albedo using high-resolution imaging data at different wavelengths are discussed. Wavelengths 550, 1240, and 1660 nm are found to be useful measurements for discriminating different features of snow.","author":[{"dropping-particle":"","family":"Garg","given":"P. K.","non-dropping-particle":"","parse-names":false,"suffix":""}],"container-title":"Hyperspectral Remote Sensing: Theory and Applications","id":"ITEM-1","issued":{"date-parts":[["2020"]]},"page":"167-196","title":"Effect of contamination and adjacency factors on snow using spectroradiometer and hyperspectral images","type":"article-journal"},"uris":["http://www.mendeley.com/documents/?uuid=768664bd-0f13-430c-9197-90c4cc1e0b28"]}],"mendeley":{"formattedCitation":"[242]","plainTextFormattedCitation":"[242]","previouslyFormattedCitation":"[242]"},"properties":{"noteIndex":0},"schema":"https://github.com/citation-style-language/schema/raw/master/csl-citation.json"}</w:instrText>
      </w:r>
      <w:r w:rsidR="004D12DA" w:rsidRPr="00B2092B">
        <w:rPr>
          <w:rFonts w:cs="AdvOTd0125be5.BI"/>
        </w:rPr>
        <w:fldChar w:fldCharType="separate"/>
      </w:r>
      <w:r w:rsidR="008D1F9D" w:rsidRPr="008D1F9D">
        <w:rPr>
          <w:rFonts w:cs="AdvOTd0125be5.BI"/>
          <w:noProof/>
        </w:rPr>
        <w:t>[242]</w:t>
      </w:r>
      <w:r w:rsidR="004D12DA" w:rsidRPr="00B2092B">
        <w:rPr>
          <w:rFonts w:cs="AdvOTd0125be5.BI"/>
        </w:rPr>
        <w:fldChar w:fldCharType="end"/>
      </w:r>
      <w:r w:rsidR="00B2092B" w:rsidRPr="00B2092B">
        <w:rPr>
          <w:rFonts w:cs="AdvOTd0125be5.BI"/>
        </w:rPr>
        <w:t xml:space="preserve"> </w:t>
      </w:r>
      <w:r w:rsidRPr="00B2092B">
        <w:rPr>
          <w:rFonts w:cs="AdvOTd0125be5.BI"/>
        </w:rPr>
        <w:t xml:space="preserve">Hyperspectral imagery has been used to remotely study chemical and physical properties of the geology of a given region, with application to fields such as precision agriculture, ecological modeling and monitoring, discovering important ores, and urban planning </w:t>
      </w:r>
      <w:r w:rsidR="00CE709E" w:rsidRPr="00B2092B">
        <w:rPr>
          <w:rFonts w:cs="AdvOTd0125be5.BI"/>
        </w:rPr>
        <w:fldChar w:fldCharType="begin" w:fldLock="1"/>
      </w:r>
      <w:r w:rsidR="004B640A">
        <w:rPr>
          <w:rFonts w:cs="AdvOTd0125be5.BI"/>
        </w:rPr>
        <w:instrText>ADDIN CSL_CITATION {"citationItems":[{"id":"ITEM-1","itemData":{"DOI":"10.3390/su11020419","ISSN":"20711050","abstract":"Soil heavy metals affect human life and the environment, and thus, it is very necessary to monitor their contents. Substantial research has been conducted to estimate and map soil heavy metals in large areas using hyperspectral data and machine learning methods (such as neural network), however, lower estimation accuracy is often obtained. In order to improve the estimation accuracy, in this study, a back propagation neural network (BPNN) was combined with the particle swarm optimization (PSO), which led to an integrated PSO-BPNN method used to estimate the contents of soil heavy metals: Cd, Hg, and As. This study was conducted in Guangdong, China, based on the soil heavy metal contents and hyperspectral data collected from 90 soil samples. The prediction accuracies from BPNN and PSO-BPNN were compared using field observations. The results showed that, 1) the sample averages of Cd, Hg, and As were 0.174 mg/kg, 0.132 mg/kg, and 9.761 mg/kg, respectively, with the corresponding maximum values of 0.570 mg/kg, 0.310 mg/kg, and 68.600 mg/kg being higher than the environment baseline values; 2) the transformed and combined spectral variables had higher correlations with the contents of the soil heavy metals than the original spectral data; 3) PSO-BPNN significantly improved the estimation accuracy of the soil heavy metal contents, with the decrease in the mean relative error (MRE) and relative root mean square error (RRMSE) by 68% to 71%, and 64% to 67%, respectively. This indicated that the PSO-BPNN provided great potential to estimate the soil heavy metal contents; and 4) with the PSO-BPNN, the Cd content could also be mapped using HuanJing-1A Hyperspectral Imager (HSI) data with a RRMSE value of 36%, implying that the PSO-BPNN method could be utilized to map the heavy metal content in soil, using both field spectral data and hyperspectral imagery for the large area.","author":[{"dropping-particle":"","family":"Liu","given":"Piao","non-dropping-particle":"","parse-names":false,"suffix":""},{"dropping-particle":"","family":"Liu","given":"Zhenhua","non-dropping-particle":"","parse-names":false,"suffix":""},{"dropping-particle":"","family":"Hu","given":"Yueming","non-dropping-particle":"","parse-names":false,"suffix":""},{"dropping-particle":"","family":"Shi","given":"Zhou","non-dropping-particle":"","parse-names":false,"suffix":""},{"dropping-particle":"","family":"Pan","given":"Yuchun","non-dropping-particle":"","parse-names":false,"suffix":""},{"dropping-particle":"","family":"Wang","given":"Lu","non-dropping-particle":"","parse-names":false,"suffix":""},{"dropping-particle":"","family":"Wang","given":"Guangxing","non-dropping-particle":"","parse-names":false,"suffix":""}],"container-title":"Sustainability (Switzerland)","id":"ITEM-1","issue":"2","issued":{"date-parts":[["2019"]]},"title":"Integrating a hybrid back propagation neural network and particle swarm optimization for estimating soil heavy metal contents using hyperspectral data","type":"article-journal","volume":"11"},"uris":["http://www.mendeley.com/documents/?uuid=73fed114-dec6-4333-86fd-3e28ffecab06"]}],"mendeley":{"formattedCitation":"[149]","plainTextFormattedCitation":"[149]","previouslyFormattedCitation":"[149]"},"properties":{"noteIndex":0},"schema":"https://github.com/citation-style-language/schema/raw/master/csl-citation.json"}</w:instrText>
      </w:r>
      <w:r w:rsidR="00CE709E" w:rsidRPr="00B2092B">
        <w:rPr>
          <w:rFonts w:cs="AdvOTd0125be5.BI"/>
        </w:rPr>
        <w:fldChar w:fldCharType="separate"/>
      </w:r>
      <w:r w:rsidR="00792D1D" w:rsidRPr="00792D1D">
        <w:rPr>
          <w:rFonts w:cs="AdvOTd0125be5.BI"/>
          <w:noProof/>
        </w:rPr>
        <w:t>[149]</w:t>
      </w:r>
      <w:r w:rsidR="00CE709E" w:rsidRPr="00B2092B">
        <w:rPr>
          <w:rFonts w:cs="AdvOTd0125be5.BI"/>
        </w:rPr>
        <w:fldChar w:fldCharType="end"/>
      </w:r>
      <w:r w:rsidR="00CE709E" w:rsidRPr="00B2092B">
        <w:rPr>
          <w:rFonts w:cs="AdvOTd0125be5.BI"/>
        </w:rPr>
        <w:t>.</w:t>
      </w:r>
    </w:p>
    <w:p w14:paraId="1A0A7EF9" w14:textId="77777777" w:rsidR="000C0C4A" w:rsidRPr="003C50CC" w:rsidRDefault="000C0C4A" w:rsidP="003C50CC">
      <w:pPr>
        <w:ind w:left="360" w:firstLine="720"/>
        <w:jc w:val="both"/>
        <w:rPr>
          <w:rFonts w:cs="AdvOTd0125be5.BI"/>
        </w:rPr>
      </w:pPr>
      <w:r w:rsidRPr="00B2092B">
        <w:rPr>
          <w:rFonts w:cs="AdvOTd0125be5.BI"/>
        </w:rPr>
        <w:t xml:space="preserve">NASA’s EO-1 Hyperion satellite, which orbited the Earth daily from 2001 to 2017 and gathered over 54 terabytes of data in the process, pioneers important use of this technology. Hyperion provides high spectral resolution data with 242 bands at 10 nanometer (nm) spectral resolution, 30 m length pixels, and swath width of 7.5 km </w:t>
      </w:r>
      <w:r w:rsidR="00CE709E" w:rsidRPr="00B2092B">
        <w:rPr>
          <w:rFonts w:cs="AdvOTd0125be5.BI"/>
        </w:rPr>
        <w:fldChar w:fldCharType="begin" w:fldLock="1"/>
      </w:r>
      <w:r w:rsidR="00455936">
        <w:rPr>
          <w:rFonts w:cs="AdvOTd0125be5.BI"/>
        </w:rPr>
        <w:instrText>ADDIN CSL_CITATION {"citationItems":[{"id":"ITEM-1","itemData":{"DOI":"10.3390/rs13071277","ISSN":"20724292","abstract":"Weathering and oxidation of sulphide minerals in mine wastes release toxic elements in surrounding environments. As an alternative to traditional sampling and chemical analysis methods, the capability of proximal and remote sensing techniques was investigated in this study to predict Chromium (Cr) concentration in 120 soil samples collected from a dumpsite in Sarcheshmeh copper mine, Iran. The samples’ mineralogy and Cr concentration were determined and were then subjected to laboratory reflectance spectroscopy in the range of Visible–Near Infrared–Shortwave Infrared (VNIR–SWIR: 350–2500 nm). The raw spectra were pre-processed using Savitzky-Golay First-Derivative (SG-FD) and Savitzky-Golay Second-Derivative (SG-SD) algorithms. The important wavelengths were determined using Partial Least Squares Regression (PLSR) coefficients and Genetic Algorithm (GA). Artificial Neural Networks (ANN), Stepwise Multiple Linear Regression (SMLR) and PLSR data mining methods were applied to the selected spectral variables to assess Cr concentration. The developed models were then applied to the selected bands of Aster, Hyperion, Sentinel-2A, and Landsat 8-OLI satellite images of the area. Afterwards, rasters obtained from the best prediction model were segmented using a binary fitness function. According to the outputs of the laboratory reflectance spectroscopy, the highest prediction accuracy was obtained using ANN applied to the SD pre-processed spectra with R2 = 0.91, RMSE = 8.73 mg/kg and RPD = 2.76. SD-ANN also showed an acceptable performance on mapping the spatial distribution of Cr using the ordinary kriging technique. Using satellite images, SD-SMLR provided the best prediction models with R2 values of 0.61 and 0.53 for Hyperion and Sentinel-2A, respectively. This led to the higher visual similarity of the segmented Hyperion and Sentinel-2A images with the Cr distribution map. This study’s findings indicated that applying the best prediction models obtained by spectroscopy to the selected wavebands of Hyperion and Sentinel-2A satellite imagery could be considered a promising technique for rapid, cost-effective and eco-friendly assessment of Cr concentration in highly heterogeneous mining areas.","author":[{"dropping-particle":"","family":"Khosravi","given":"Vahid","non-dropping-particle":"","parse-names":false,"suffix":""},{"dropping-particle":"","family":"Doulati Ardejani","given":"Faramarz","non-dropping-particle":"","parse-names":false,"suffix":""},{"dropping-particle":"","family":"Gholizadeh","given":"Asa","non-dropping-particle":"","parse-names":false,"suffix":""},{"dropping-particle":"","family":"Saberioon","given":"Mohammadmehdi","non-dropping-particle":"","parse-names":false,"suffix":""}],"container-title":"Remote Sensing","id":"ITEM-1","issue":"7","issued":{"date-parts":[["2021"]]},"title":"Satellite imagery for monitoring and mapping soil chromium pollution in a mine waste dump","type":"article-journal","volume":"13"},"uris":["http://www.mendeley.com/documents/?uuid=091ae81b-5767-462c-9dda-d3c81d9e2c76"]}],"mendeley":{"formattedCitation":"[60]","plainTextFormattedCitation":"[60]","previouslyFormattedCitation":"[60]"},"properties":{"noteIndex":0},"schema":"https://github.com/citation-style-language/schema/raw/master/csl-citation.json"}</w:instrText>
      </w:r>
      <w:r w:rsidR="00CE709E" w:rsidRPr="00B2092B">
        <w:rPr>
          <w:rFonts w:cs="AdvOTd0125be5.BI"/>
        </w:rPr>
        <w:fldChar w:fldCharType="separate"/>
      </w:r>
      <w:r w:rsidR="00601B2A" w:rsidRPr="00601B2A">
        <w:rPr>
          <w:rFonts w:cs="AdvOTd0125be5.BI"/>
          <w:noProof/>
        </w:rPr>
        <w:t>[60]</w:t>
      </w:r>
      <w:r w:rsidR="00CE709E" w:rsidRPr="00B2092B">
        <w:rPr>
          <w:rFonts w:cs="AdvOTd0125be5.BI"/>
        </w:rPr>
        <w:fldChar w:fldCharType="end"/>
      </w:r>
      <w:r w:rsidRPr="00B2092B">
        <w:rPr>
          <w:rFonts w:cs="AdvOTd0125be5.BI"/>
        </w:rPr>
        <w:t>, collecting detailed images (in the form of 3D-cubes) over a large geographical area relatively efficiently.</w:t>
      </w:r>
    </w:p>
    <w:p w14:paraId="1FB5CE81" w14:textId="77777777" w:rsidR="0032780A" w:rsidRPr="00B2092B" w:rsidRDefault="0032780A" w:rsidP="004E7AA9">
      <w:pPr>
        <w:pStyle w:val="ListParagraph"/>
        <w:numPr>
          <w:ilvl w:val="1"/>
          <w:numId w:val="6"/>
        </w:numPr>
        <w:autoSpaceDE w:val="0"/>
        <w:autoSpaceDN w:val="0"/>
        <w:adjustRightInd w:val="0"/>
        <w:spacing w:after="0" w:line="240" w:lineRule="auto"/>
        <w:rPr>
          <w:rFonts w:ascii="Times New Roman" w:hAnsi="Times New Roman" w:cs="Times New Roman"/>
          <w:b/>
          <w:bCs/>
          <w:sz w:val="20"/>
          <w:szCs w:val="20"/>
        </w:rPr>
      </w:pPr>
      <w:r w:rsidRPr="00B2092B">
        <w:rPr>
          <w:rFonts w:ascii="Times New Roman" w:hAnsi="Times New Roman" w:cs="Times New Roman"/>
          <w:b/>
          <w:bCs/>
          <w:sz w:val="20"/>
          <w:szCs w:val="20"/>
        </w:rPr>
        <w:t>GaoFen-5</w:t>
      </w:r>
    </w:p>
    <w:p w14:paraId="1CBFFF9C" w14:textId="77777777" w:rsidR="000C0C4A" w:rsidRPr="00B2092B" w:rsidRDefault="000C0C4A" w:rsidP="00E26365">
      <w:pPr>
        <w:ind w:left="360" w:firstLine="720"/>
        <w:jc w:val="both"/>
        <w:rPr>
          <w:rFonts w:cs="AdvOTd0125be5.BI"/>
        </w:rPr>
      </w:pPr>
      <w:r w:rsidRPr="00B2092B">
        <w:rPr>
          <w:rFonts w:cs="AdvOTd0125be5.BI"/>
        </w:rPr>
        <w:t xml:space="preserve">The GF-5 satellite launched on May 9, 2018, the first integrated hyperspectral satellite carrying Advanced Hyperspectral Imager (AHSI) for both land observations and atmospherics all over the world, supplied up-to-date datasets for earth science (Tang, 2018). The spatial resolution (30 m), the spectral resolution of the shortwave infrared band (≤5 nm, up to 0.03 beams), the spectral range (390–2513 nm), and the time resolution (5 days) of GF-5 AHSI were dramatically enhanced comparing with existed hyperspectral satellite sensors </w:t>
      </w:r>
      <w:r w:rsidR="00CE709E" w:rsidRPr="00B2092B">
        <w:rPr>
          <w:rFonts w:cs="AdvOTd0125be5.BI"/>
        </w:rPr>
        <w:fldChar w:fldCharType="begin" w:fldLock="1"/>
      </w:r>
      <w:r w:rsidR="008D1F9D">
        <w:rPr>
          <w:rFonts w:cs="AdvOTd0125be5.BI"/>
        </w:rPr>
        <w:instrText>ADDIN CSL_CITATION {"citationItems":[{"id":"ITEM-1","itemData":{"DOI":"10.1016/j.jag.2020.102111","ISSN":"1872826X","abstract":"Most studies have the achieved rapid and accurate determination of soil organic carbon (SOC) using laboratory spectroscopy; however, it remains difficult to map the spatial distribution of SOC. To predict and map SOC at a regional scale, we obtained fourteen hyperspectral images from the Gaofen-5 (GF-5) satellite and decomposed and reconstructed the original reflectance (OR) and the first derivative reflectance (FDR) using discrete wavelet transform (DWT) at different scales. At these different scales, as inputs, we selected the 3 optimal bands with the highest weight coefficient using principal component analysis and chose the normalized difference index (NDI), ratio index (RI) and difference index (DI) with the strongest correlation with the SOC content using a contour map method. These inputs were then used to build regional-scale SOC prediction models using random forest (RF), support vector machine (SVM) and back-propagation neural network (BPNN) algorithms. The results indicated that: 1) at a low decomposition scale, DWT can effectively eliminate the noise in satellite hyperspectral data, and the FDR combined with DWT can improve the SOC prediction accuracy significantly; 2) the method of selecting inputs using principal component analysis and a contour map can eliminate the redundancy of hyperspectral data while retaining the physical meaning of the inputs. For the model with the highest prediction accuracy, the inputs were all derived from the wavelength range of SOC variations; 3) the differences in prediction accuracy among the different prediction models are small; and 4) the SOC prediction accuracy using hyperspectral satellite data is greatly improved compared with that of previous SOC prediction studies using multispectral satellite data. This study provides a highly robust and accurate method for predicting and mapping regional SOC contents.","author":[{"dropping-particle":"","family":"Meng","given":"Xiangtian","non-dropping-particle":"","parse-names":false,"suffix":""},{"dropping-particle":"","family":"Bao","given":"Yilin","non-dropping-particle":"","parse-names":false,"suffix":""},{"dropping-particle":"","family":"Liu","given":"Jiangui","non-dropping-particle":"","parse-names":false,"suffix":""},{"dropping-particle":"","family":"Liu","given":"Huanjun","non-dropping-particle":"","parse-names":false,"suffix":""},{"dropping-particle":"","family":"Zhang","given":"Xinle","non-dropping-particle":"","parse-names":false,"suffix":""},{"dropping-particle":"","family":"Zhang","given":"Yu","non-dropping-particle":"","parse-names":false,"suffix":""},{"dropping-particle":"","family":"Wang","given":"Peng","non-dropping-particle":"","parse-names":false,"suffix":""},{"dropping-particle":"","family":"Tang","given":"Haitao","non-dropping-particle":"","parse-names":false,"suffix":""},{"dropping-particle":"","family":"Kong","given":"Fanchang","non-dropping-particle":"","parse-names":false,"suffix":""}],"container-title":"International Journal of Applied Earth Observation and Geoinformation","id":"ITEM-1","issued":{"date-parts":[["2020"]]},"title":"Regional soil organic carbon prediction model based on a discrete wavelet analysis of hyperspectral satellite data","type":"article-journal","volume":"89"},"uris":["http://www.mendeley.com/documents/?uuid=1b813407-783e-4465-9353-184ce2f4280b"]}],"mendeley":{"formattedCitation":"[175]","plainTextFormattedCitation":"[175]","previouslyFormattedCitation":"[175]"},"properties":{"noteIndex":0},"schema":"https://github.com/citation-style-language/schema/raw/master/csl-citation.json"}</w:instrText>
      </w:r>
      <w:r w:rsidR="00CE709E" w:rsidRPr="00B2092B">
        <w:rPr>
          <w:rFonts w:cs="AdvOTd0125be5.BI"/>
        </w:rPr>
        <w:fldChar w:fldCharType="separate"/>
      </w:r>
      <w:r w:rsidR="008D1F9D" w:rsidRPr="008D1F9D">
        <w:rPr>
          <w:rFonts w:cs="AdvOTd0125be5.BI"/>
          <w:noProof/>
        </w:rPr>
        <w:t>[175]</w:t>
      </w:r>
      <w:r w:rsidR="00CE709E" w:rsidRPr="00B2092B">
        <w:rPr>
          <w:rFonts w:cs="AdvOTd0125be5.BI"/>
        </w:rPr>
        <w:fldChar w:fldCharType="end"/>
      </w:r>
      <w:r w:rsidR="00CE709E" w:rsidRPr="00B2092B">
        <w:rPr>
          <w:rFonts w:cs="AdvOTd0125be5.BI"/>
        </w:rPr>
        <w:fldChar w:fldCharType="begin" w:fldLock="1"/>
      </w:r>
      <w:r w:rsidR="00EB4555">
        <w:rPr>
          <w:rFonts w:cs="AdvOTd0125be5.BI"/>
        </w:rPr>
        <w:instrText>ADDIN CSL_CITATION {"citationItems":[{"id":"ITEM-1","itemData":{"DOI":"10.1016/j.envpol.2022.118981","ISSN":"18736424","PMID":"35150799","abstract":"Soil heavy metals pollution has been becoming one of the severely environmental issues globally. Previous studies reported laboratory-measured spectra could be used to infer soil heavy metals concentrations to some extent. However, using field-obtained spectra to estimate soil heavy metals concentrations is still a great challenge due to the low precision and weak efficiency at large scales. The present study collected 110 topsoil samples from an Opencast Coal Mine of Ordos, Inner Mongolia, China. Then, the spectra and soil heavy metals concentrations of samples were measured under laboratory conditions. The direct standardization (DS) algorithm was introduced to calibrate the Gaofen-5 (GF-5) hyperspectral image based on the measured spectra of samples. The spectral reflectance of the GF-5 hyperspectral image was reconstructed using continuous wavelet transform (CWT) at different scales. The characteristic bands of GF-5 for estimating heavy metals concentrations were selected by the Boruta algorithm. Finally, the random forest (RF), the extreme learning machine (ELM), the support vector machine (SVM), and the back-propagation neural network (BPNN) algorithms were used to predict the heavy metals concentrations. Some findings were achieved. First, CWT can effectively eliminate the noise of satellite hyperspectral data. The characteristic bands of Zn (480–677, 827–1029, 1241–1334, 1435–1797, and 1949–2500 nm), Ni (514–630, 835–985, 1258–1325, 1460–1578, and 1949–2319 nm), and Cu (822–831; 1029–1300, 1486–1595, and 1730–2294 nm) can be effectively retrieved via the Boruta algorithm. Second, the estimation accuracy was significantly improved by using the DS algorithm. For zinc (Zn), nickel (Ni), and copper (Cu), the determination coefficients of the validation dataset (Rv2) were 0.77 (RF), 0.62 (RF), and 0.56 (ELM), respectively. Third, the distribution trends of heavy metals were almost consistent with the results of actual ground measurements. This paper revealed that the GF-5 can be one of the reliable satellite hyperspectral imagery for mapping soil heavy metals.","author":[{"dropping-particle":"","family":"Zhang","given":"Bo","non-dropping-particle":"","parse-names":false,"suffix":""},{"dropping-particle":"","family":"Guo","given":"Bin","non-dropping-particle":"","parse-names":false,"suffix":""},{"dropping-particle":"","family":"Zou","given":"Bin","non-dropping-particle":"","parse-names":false,"suffix":""},{"dropping-particle":"","family":"Wei","given":"Wei","non-dropping-particle":"","parse-names":false,"suffix":""},{"dropping-particle":"","family":"Lei","given":"Yongzhi","non-dropping-particle":"","parse-names":false,"suffix":""},{"dropping-particle":"","family":"Li","given":"Tianqi","non-dropping-particle":"","parse-names":false,"suffix":""}],"container-title":"Environmental Pollution","id":"ITEM-1","issue":"February","issued":{"date-parts":[["2022"]]},"page":"118981","publisher":"Elsevier Ltd","title":"Retrieving soil heavy metals concentrations based on GaoFen-5 hyperspectral satellite image at an opencast coal mine, Inner Mongolia, China","type":"article-journal","volume":"300"},"uris":["http://www.mendeley.com/documents/?uuid=fe922ff7-a625-4f91-8bca-5d841a3853c1"]}],"mendeley":{"formattedCitation":"[158]","plainTextFormattedCitation":"[158]","previouslyFormattedCitation":"[158]"},"properties":{"noteIndex":0},"schema":"https://github.com/citation-style-language/schema/raw/master/csl-citation.json"}</w:instrText>
      </w:r>
      <w:r w:rsidR="00CE709E" w:rsidRPr="00B2092B">
        <w:rPr>
          <w:rFonts w:cs="AdvOTd0125be5.BI"/>
        </w:rPr>
        <w:fldChar w:fldCharType="separate"/>
      </w:r>
      <w:r w:rsidR="00EB4555" w:rsidRPr="00EB4555">
        <w:rPr>
          <w:rFonts w:cs="AdvOTd0125be5.BI"/>
          <w:noProof/>
        </w:rPr>
        <w:t>[158]</w:t>
      </w:r>
      <w:r w:rsidR="00CE709E" w:rsidRPr="00B2092B">
        <w:rPr>
          <w:rFonts w:cs="AdvOTd0125be5.BI"/>
        </w:rPr>
        <w:fldChar w:fldCharType="end"/>
      </w:r>
      <w:r w:rsidRPr="00B2092B">
        <w:rPr>
          <w:rFonts w:cs="AdvOTd0125be5.BI"/>
        </w:rPr>
        <w:t>.</w:t>
      </w:r>
    </w:p>
    <w:p w14:paraId="0CBDC7DC" w14:textId="77777777" w:rsidR="000C0C4A" w:rsidRPr="000C0C4A" w:rsidRDefault="000C0C4A" w:rsidP="000C0C4A">
      <w:pPr>
        <w:autoSpaceDE w:val="0"/>
        <w:autoSpaceDN w:val="0"/>
        <w:adjustRightInd w:val="0"/>
        <w:spacing w:after="0" w:line="240" w:lineRule="auto"/>
        <w:ind w:left="360"/>
        <w:rPr>
          <w:rFonts w:ascii="Times New Roman" w:hAnsi="Times New Roman" w:cs="Times New Roman"/>
          <w:b/>
          <w:bCs/>
          <w:sz w:val="20"/>
          <w:szCs w:val="20"/>
        </w:rPr>
      </w:pPr>
    </w:p>
    <w:p w14:paraId="67A901A2" w14:textId="77777777" w:rsidR="0032780A" w:rsidRDefault="0032780A" w:rsidP="004E7AA9">
      <w:pPr>
        <w:pStyle w:val="ListParagraph"/>
        <w:numPr>
          <w:ilvl w:val="0"/>
          <w:numId w:val="6"/>
        </w:numPr>
        <w:autoSpaceDE w:val="0"/>
        <w:autoSpaceDN w:val="0"/>
        <w:adjustRightInd w:val="0"/>
        <w:spacing w:after="0" w:line="240" w:lineRule="auto"/>
        <w:rPr>
          <w:rFonts w:ascii="Times New Roman" w:hAnsi="Times New Roman" w:cs="Times New Roman"/>
          <w:b/>
          <w:bCs/>
          <w:sz w:val="20"/>
          <w:szCs w:val="20"/>
        </w:rPr>
      </w:pPr>
      <w:r w:rsidRPr="00E816E3">
        <w:rPr>
          <w:rFonts w:ascii="Times New Roman" w:hAnsi="Times New Roman" w:cs="Times New Roman"/>
          <w:b/>
          <w:bCs/>
          <w:sz w:val="20"/>
          <w:szCs w:val="20"/>
        </w:rPr>
        <w:t>Current limitations of spaceborne sensors for soil contamination Monitoring</w:t>
      </w:r>
    </w:p>
    <w:p w14:paraId="59B0A554" w14:textId="77777777" w:rsidR="000C0C4A" w:rsidRDefault="000C0C4A" w:rsidP="000C0C4A">
      <w:pPr>
        <w:pStyle w:val="ListParagraph"/>
        <w:autoSpaceDE w:val="0"/>
        <w:autoSpaceDN w:val="0"/>
        <w:adjustRightInd w:val="0"/>
        <w:spacing w:after="0" w:line="240" w:lineRule="auto"/>
        <w:ind w:left="360"/>
        <w:rPr>
          <w:rFonts w:ascii="Times New Roman" w:hAnsi="Times New Roman" w:cs="Times New Roman"/>
          <w:b/>
          <w:bCs/>
          <w:sz w:val="20"/>
          <w:szCs w:val="20"/>
        </w:rPr>
      </w:pPr>
    </w:p>
    <w:p w14:paraId="68C35C8F" w14:textId="53FB0EE3" w:rsidR="003C50CC" w:rsidRDefault="000C0C4A" w:rsidP="00B2092B">
      <w:pPr>
        <w:ind w:firstLine="360"/>
        <w:jc w:val="both"/>
        <w:rPr>
          <w:rFonts w:cs="AdvOT3b30f6db.B"/>
        </w:rPr>
      </w:pPr>
      <w:r w:rsidRPr="00B2092B">
        <w:rPr>
          <w:rFonts w:cs="AdvOT3b30f6db.B"/>
        </w:rPr>
        <w:t>Despite the significant progress made in remote sensing of soils during the last decades, and the promising performance of recently developed spaceborne missions, which open opportunities to implement novel and accurate retrieval algorithms in operational processing chains, there are still some limitations in using their data, which still have not been solved. These problems are mainly associated with the data acquisition condition, environmental situation, and the interpretation of different surface variables from satellite data at the temporal and spatial data scales</w:t>
      </w:r>
      <w:r w:rsidR="00B2092B" w:rsidRPr="00B2092B">
        <w:rPr>
          <w:rFonts w:cs="AdvOT3b30f6db.B"/>
        </w:rPr>
        <w:t xml:space="preserve"> </w:t>
      </w:r>
      <w:r w:rsidR="00AD577E" w:rsidRPr="00B2092B">
        <w:rPr>
          <w:rFonts w:cs="AdvOT3b30f6db.B"/>
        </w:rPr>
        <w:fldChar w:fldCharType="begin" w:fldLock="1"/>
      </w:r>
      <w:r w:rsidR="008B64AA">
        <w:rPr>
          <w:rFonts w:cs="AdvOT3b30f6db.B"/>
        </w:rPr>
        <w:instrText>ADDIN CSL_CITATION {"citationItems":[{"id":"ITEM-1","itemData":{"DOI":"10.3390/s16081308","ISSN":"14248220","PMID":"27548168","abstract":"As an important parameter in recent and numerous environmental studies, soil moisture (SM) influences the exchange of water and energy at the interface between the land surface and atmosphere. Accurate estimate of the spatio-temporal variations of SM is critical for numerous large-scale terrestrial studies. Although microwave remote sensing provides many algorithms to obtain SM at large scale, such as SMOS and SMAP etc., resulting in many data products, they are almost low resolution and not applicable in small catchment or field scale. Estimations of SM from optical and thermal remote sensing have been studied for many years and significant progress has been made. In contrast to previous reviews, this paper presents a new, comprehensive and systematic review of using optical and thermal remote sensing for estimating SM. The physical basis and status of the estimation methods are analyzed and summarized in detail. The most important and latest advances in soil moisture estimation using temporal information have been shown in this paper. SM estimation from optical and thermal remote sensing mainly depends on the relationship between SM and the surface reflectance or vegetation index. The thermal infrared remote sensing methods uses the relationship between SM and the surface temperature or variations of surface temperature/vegetation index. These approaches often have complex derivation processes and many approximations. Therefore, combinations of optical and thermal infrared remotely sensed data can provide more valuable information for SM estimation. Moreover, the advantages and weaknesses of different approaches are compared and applicable conditions as well as key issues in current soil moisture estimation algorithms are discussed. Finally, key problems and suggested solutions are proposed for future research.","author":[{"dropping-particle":"","family":"Zhang","given":"Dianjun","non-dropping-particle":"","parse-names":false,"suffix":""},{"dropping-particle":"","family":"Zhou","given":"Guoqing","non-dropping-particle":"","parse-names":false,"suffix":""}],"container-title":"Sensors (Switzerland)","id":"ITEM-1","issue":"8","issued":{"date-parts":[["2016"]]},"note":"163","title":"Estimation of soil moisture from optical and thermal remote sensing: A review","type":"article-journal","volume":"16"},"uris":["http://www.mendeley.com/documents/?uuid=3c827054-6c48-4b08-b471-73482b4656e9"]}],"mendeley":{"formattedCitation":"[243]","plainTextFormattedCitation":"[243]","previouslyFormattedCitation":"[243]"},"properties":{"noteIndex":0},"schema":"https://github.com/citation-style-language/schema/raw/master/csl-citation.json"}</w:instrText>
      </w:r>
      <w:r w:rsidR="00AD577E" w:rsidRPr="00B2092B">
        <w:rPr>
          <w:rFonts w:cs="AdvOT3b30f6db.B"/>
        </w:rPr>
        <w:fldChar w:fldCharType="separate"/>
      </w:r>
      <w:r w:rsidR="008D1F9D" w:rsidRPr="008D1F9D">
        <w:rPr>
          <w:rFonts w:cs="AdvOT3b30f6db.B"/>
          <w:noProof/>
        </w:rPr>
        <w:t>[243]</w:t>
      </w:r>
      <w:r w:rsidR="00AD577E" w:rsidRPr="00B2092B">
        <w:rPr>
          <w:rFonts w:cs="AdvOT3b30f6db.B"/>
        </w:rPr>
        <w:fldChar w:fldCharType="end"/>
      </w:r>
      <w:r w:rsidR="00AD577E" w:rsidRPr="00B2092B">
        <w:rPr>
          <w:rFonts w:cs="AdvOT3b30f6db.B"/>
        </w:rPr>
        <w:t xml:space="preserve">. </w:t>
      </w:r>
      <w:r w:rsidRPr="00B2092B">
        <w:rPr>
          <w:rFonts w:cs="AdvOT3b30f6db.B"/>
        </w:rPr>
        <w:t>The main difficulty in soil remote sensing is the presence of vegetation. Soils are usually covered by vegetation and the sensors obtain the signal from the surface, which is covered with vegetation and soil; however, the evaluation of extracted soil spectral information from satellite images is related to the bare soil availability</w:t>
      </w:r>
      <w:r w:rsidR="00B2092B" w:rsidRPr="00B2092B">
        <w:rPr>
          <w:rFonts w:cs="AdvOT3b30f6db.B"/>
        </w:rPr>
        <w:t xml:space="preserve"> </w:t>
      </w:r>
      <w:r w:rsidR="00AD577E" w:rsidRPr="00B2092B">
        <w:rPr>
          <w:rFonts w:cs="AdvOT3b30f6db.B"/>
        </w:rPr>
        <w:fldChar w:fldCharType="begin" w:fldLock="1"/>
      </w:r>
      <w:r w:rsidR="008B64AA">
        <w:rPr>
          <w:rFonts w:cs="AdvOT3b30f6db.B"/>
        </w:rPr>
        <w:instrText>ADDIN CSL_CITATION {"citationItems":[{"id":"ITEM-1","itemData":{"DOI":"10.1016/j.geoderma.2017.04.019","ISSN":"00167061","abstract":"The development of a strategy to reach soil data through vegetation has the potential to improve soil mapping in large areas covered by forests. This study aimed to develop a strategy to identify the relationship between soil information, such as texture, fertility and pedological classes, through vegetation spectral sensing obtained by a satellite sensor. The study area is located in Angola, Africa, covering 20,000 ha. Landsat images corresponding to dry and wet seasons were obtained, atmospheric corrected and transformed into reflectance. We built a mechanism to extract soil information and keep only vegetated areas in images. Afterward, the Normalized Difference Vegetation Index (NDVI) was calculated and its pixel was linked with soil samples collected in the field (450 points at four depths, A: 0–0.2; B: 0.4–0.6; C: 0.8–1.0; D: 1.0–1.2 m), and the wet analysis was performed. The non-parametric tests were used to verify the NDVI variation according to soil classes and Landsat image acquisition date. Higher correlation values were obtained in the images from 2008, for Al saturation, Al content, and base saturation. Overall, soil attributes best related with vegetation were the ones directly or indirectly involved with Al. The best correlation occurred in the wet season, because vegetation expressed better its relation with soils and water availability. This relation did not vary much at depth. The higher Al content was associated with the development of vegetation adapted to this condition, i.e. a native savanna-type usually occurring in regions of dystrophic soils such as Ferralsols, which presented the highest NDVI mean and were statistically different from the other soil groups. Pedological classes drive water dynamics, which interferes on vegetation. Thus, we found an important relationship between NDVI and soil classes. Depending on the season, soil class varies on the NDVI projection, due to its morphological and attributes configuration. Thus, we conclude that only one soil attribute is not sufficient to drive the NDVI result, but it has to be combined with the soil class. Wet season is indicated as the best period to analyze vegetation in order to reach soil information. The results indicate an important strategy to assist digital soil mapping in vegetated areas.","author":[{"dropping-particle":"","family":"Demattê","given":"José A.M.","non-dropping-particle":"","parse-names":false,"suffix":""},{"dropping-particle":"","family":"Sayão","given":"Veridiana Maria","non-dropping-particle":"","parse-names":false,"suffix":""},{"dropping-particle":"","family":"Rizzo","given":"Rodnei","non-dropping-particle":"","parse-names":false,"suffix":""},{"dropping-particle":"","family":"Fongaro","given":"Caio T.","non-dropping-particle":"","parse-names":false,"suffix":""}],"container-title":"Geoderma","id":"ITEM-1","issued":{"date-parts":[["2017"]]},"note":"164","page":"39-51","title":"Soil class and attribute dynamics and their relationship with natural vegetation based on satellite remote sensing","type":"article-journal","volume":"302"},"uris":["http://www.mendeley.com/documents/?uuid=2f7573eb-6984-450b-ace6-0f38fed09a53"]}],"mendeley":{"formattedCitation":"[244]","plainTextFormattedCitation":"[244]","previouslyFormattedCitation":"[244]"},"properties":{"noteIndex":0},"schema":"https://github.com/citation-style-language/schema/raw/master/csl-citation.json"}</w:instrText>
      </w:r>
      <w:r w:rsidR="00AD577E" w:rsidRPr="00B2092B">
        <w:rPr>
          <w:rFonts w:cs="AdvOT3b30f6db.B"/>
        </w:rPr>
        <w:fldChar w:fldCharType="separate"/>
      </w:r>
      <w:r w:rsidR="008D1F9D" w:rsidRPr="008D1F9D">
        <w:rPr>
          <w:rFonts w:cs="AdvOT3b30f6db.B"/>
          <w:noProof/>
        </w:rPr>
        <w:t>[244]</w:t>
      </w:r>
      <w:r w:rsidR="00AD577E" w:rsidRPr="00B2092B">
        <w:rPr>
          <w:rFonts w:cs="AdvOT3b30f6db.B"/>
        </w:rPr>
        <w:fldChar w:fldCharType="end"/>
      </w:r>
      <w:r w:rsidR="00B2092B" w:rsidRPr="00B2092B">
        <w:rPr>
          <w:rFonts w:cs="AdvOT3b30f6db.B"/>
        </w:rPr>
        <w:t>.</w:t>
      </w:r>
      <w:r w:rsidR="00AD577E" w:rsidRPr="00B2092B">
        <w:rPr>
          <w:rFonts w:cs="AdvOT3b30f6db.B"/>
        </w:rPr>
        <w:t xml:space="preserve"> </w:t>
      </w:r>
      <w:r w:rsidRPr="00B2092B">
        <w:rPr>
          <w:rFonts w:cs="AdvOT3b30f6db.B"/>
        </w:rPr>
        <w:t>The vegetation coverage and accessibility of bare soil in satellite images of cultivated lands are limited to a short period of the year. Hence, the possibility to assess soil attributes from space-based remote sensing imagery over vegetated areas is an important prospect, which requires the development of a strategy to remove the vegetation effect to achieve bare soil and reach soils attributes through satellite images in these conditions. To attain bare soil and estimate soil clay content in agriculture areas from Landsat data, Shabou et al.</w:t>
      </w:r>
      <w:r w:rsidR="00B2092B" w:rsidRPr="00B2092B">
        <w:rPr>
          <w:rFonts w:cs="AdvOT3b30f6db.B"/>
        </w:rPr>
        <w:t xml:space="preserve"> </w:t>
      </w:r>
      <w:r w:rsidR="00AD577E" w:rsidRPr="00B2092B">
        <w:rPr>
          <w:rFonts w:cs="AdvOT3b30f6db.B"/>
        </w:rPr>
        <w:fldChar w:fldCharType="begin" w:fldLock="1"/>
      </w:r>
      <w:r w:rsidR="008B64AA">
        <w:rPr>
          <w:rFonts w:cs="AdvOT3b30f6db.B"/>
        </w:rPr>
        <w:instrText>ADDIN CSL_CITATION {"citationItems":[{"id":"ITEM-1","itemData":{"DOI":"10.3390/rs70506059","ISSN":"20724292","abstract":"Clay content (fraction &lt; 2 μm) is one of the most important soil properties. It controls soil hydraulic properties like wilting point, field capacity and saturated hydraulic conductivity, which in turn control the various fluxes of water in the unsaturated zone. In our study site, the Kairouan plain in central Tunisia, existing soil maps are neither exhaustive nor sufficiently precise for water balance modeling or thematic mapping. The aim of this work was to produce a clay-content map at fine spatial resolution over the Kairouan plain using a time series of Landsat Thematic Mapper images and to validate the produced map using independent soil samples, existing soil map and clay content produced by TerraSAR-X radar data. Our study was based on 100 soil samples and on a dataset of four Landsat TM data acquired during the summer season. Relationships between textural indices (MID-Infrared) and topsoil clay content were studied for each selected image and were used to produce clay content maps at a spatial resolution of 30 m. Cokriging was used to fill in the gaps created by green vegetation and crop residues masks and to predict clay content of each pixel of the image at 100 m grid spatial resolution. Results showed that mapping clay content using a time series of Landsat TM data is possible and that the produced clay content map presents a reasonable accuracy (R&lt;sup&gt;2&lt;/sup&gt; = 0.65, RMSE = 100 g/kg). The produced clay content map is consistent with existing soil map of the studied region. Comparison with clay content map generated from TerraSAR-X radar data on a small area with no calibration point revealed similarities in topsoil clay content over the largest part of this extract, but significant differences for several areas. In-situ observations at those locations showed that the Landsat TM mapping was more consistent with observations than the TerraSAR-X mapping.","author":[{"dropping-particle":"","family":"Shabou","given":"Marouen","non-dropping-particle":"","parse-names":false,"suffix":""},{"dropping-particle":"","family":"Mougenot","given":"Bernard","non-dropping-particle":"","parse-names":false,"suffix":""},{"dropping-particle":"","family":"Chabaane","given":"Zohra Lili","non-dropping-particle":"","parse-names":false,"suffix":""},{"dropping-particle":"","family":"Walter","given":"Christian","non-dropping-particle":"","parse-names":false,"suffix":""},{"dropping-particle":"","family":"Boulet","given":"Gilles","non-dropping-particle":"","parse-names":false,"suffix":""},{"dropping-particle":"Ben","family":"Aissa","given":"Nadhira","non-dropping-particle":"","parse-names":false,"suffix":""},{"dropping-particle":"","family":"Zribi","given":"Mehrez","non-dropping-particle":"","parse-names":false,"suffix":""}],"container-title":"Remote Sensing","id":"ITEM-1","issue":"5","issued":{"date-parts":[["2015"]]},"note":"165","page":"6059-6078","title":"Soil clay content mapping using a time series of Landsat TM data in semi-arid lands","type":"article-journal","volume":"7"},"uris":["http://www.mendeley.com/documents/?uuid=4de8bc92-266f-4e9f-b8a7-dc4a75a2c71b"]}],"mendeley":{"formattedCitation":"[245]","plainTextFormattedCitation":"[245]","previouslyFormattedCitation":"[245]"},"properties":{"noteIndex":0},"schema":"https://github.com/citation-style-language/schema/raw/master/csl-citation.json"}</w:instrText>
      </w:r>
      <w:r w:rsidR="00AD577E" w:rsidRPr="00B2092B">
        <w:rPr>
          <w:rFonts w:cs="AdvOT3b30f6db.B"/>
        </w:rPr>
        <w:fldChar w:fldCharType="separate"/>
      </w:r>
      <w:r w:rsidR="008D1F9D" w:rsidRPr="008D1F9D">
        <w:rPr>
          <w:rFonts w:cs="AdvOT3b30f6db.B"/>
          <w:noProof/>
        </w:rPr>
        <w:t>[245]</w:t>
      </w:r>
      <w:r w:rsidR="00AD577E" w:rsidRPr="00B2092B">
        <w:rPr>
          <w:rFonts w:cs="AdvOT3b30f6db.B"/>
        </w:rPr>
        <w:fldChar w:fldCharType="end"/>
      </w:r>
      <w:r w:rsidR="00AD577E" w:rsidRPr="00B2092B">
        <w:rPr>
          <w:rFonts w:cs="AdvOT3b30f6db.B"/>
        </w:rPr>
        <w:t xml:space="preserve"> </w:t>
      </w:r>
      <w:r w:rsidRPr="00B2092B">
        <w:rPr>
          <w:rFonts w:cs="AdvOT3b30f6db.B"/>
        </w:rPr>
        <w:t>simultaneously analyzed the Landsat, the normalized difference vegetation (NDVI) and MIR data over all test fields to achieve bare soil from satellite images. According to Zhang and Zhou,</w:t>
      </w:r>
      <w:r w:rsidR="00B2092B" w:rsidRPr="00B2092B">
        <w:rPr>
          <w:rFonts w:cs="AdvOT3b30f6db.B"/>
        </w:rPr>
        <w:t xml:space="preserve"> </w:t>
      </w:r>
      <w:r w:rsidR="00AD577E" w:rsidRPr="00B2092B">
        <w:rPr>
          <w:rFonts w:cs="AdvOT3b30f6db.B"/>
        </w:rPr>
        <w:fldChar w:fldCharType="begin" w:fldLock="1"/>
      </w:r>
      <w:r w:rsidR="008B64AA">
        <w:rPr>
          <w:rFonts w:cs="AdvOT3b30f6db.B"/>
        </w:rPr>
        <w:instrText>ADDIN CSL_CITATION {"citationItems":[{"id":"ITEM-1","itemData":{"DOI":"10.3390/s16081308","ISSN":"14248220","PMID":"27548168","abstract":"As an important parameter in recent and numerous environmental studies, soil moisture (SM) influences the exchange of water and energy at the interface between the land surface and atmosphere. Accurate estimate of the spatio-temporal variations of SM is critical for numerous large-scale terrestrial studies. Although microwave remote sensing provides many algorithms to obtain SM at large scale, such as SMOS and SMAP etc., resulting in many data products, they are almost low resolution and not applicable in small catchment or field scale. Estimations of SM from optical and thermal remote sensing have been studied for many years and significant progress has been made. In contrast to previous reviews, this paper presents a new, comprehensive and systematic review of using optical and thermal remote sensing for estimating SM. The physical basis and status of the estimation methods are analyzed and summarized in detail. The most important and latest advances in soil moisture estimation using temporal information have been shown in this paper. SM estimation from optical and thermal remote sensing mainly depends on the relationship between SM and the surface reflectance or vegetation index. The thermal infrared remote sensing methods uses the relationship between SM and the surface temperature or variations of surface temperature/vegetation index. These approaches often have complex derivation processes and many approximations. Therefore, combinations of optical and thermal infrared remotely sensed data can provide more valuable information for SM estimation. Moreover, the advantages and weaknesses of different approaches are compared and applicable conditions as well as key issues in current soil moisture estimation algorithms are discussed. Finally, key problems and suggested solutions are proposed for future research.","author":[{"dropping-particle":"","family":"Zhang","given":"Dianjun","non-dropping-particle":"","parse-names":false,"suffix":""},{"dropping-particle":"","family":"Zhou","given":"Guoqing","non-dropping-particle":"","parse-names":false,"suffix":""}],"container-title":"Sensors (Switzerland)","id":"ITEM-1","issue":"8","issued":{"date-parts":[["2016"]]},"note":"163","title":"Estimation of soil moisture from optical and thermal remote sensing: A review","type":"article-journal","volume":"16"},"uris":["http://www.mendeley.com/documents/?uuid=3c827054-6c48-4b08-b471-73482b4656e9"]}],"mendeley":{"formattedCitation":"[243]","plainTextFormattedCitation":"[243]","previouslyFormattedCitation":"[243]"},"properties":{"noteIndex":0},"schema":"https://github.com/citation-style-language/schema/raw/master/csl-citation.json"}</w:instrText>
      </w:r>
      <w:r w:rsidR="00AD577E" w:rsidRPr="00B2092B">
        <w:rPr>
          <w:rFonts w:cs="AdvOT3b30f6db.B"/>
        </w:rPr>
        <w:fldChar w:fldCharType="separate"/>
      </w:r>
      <w:r w:rsidR="008D1F9D" w:rsidRPr="008D1F9D">
        <w:rPr>
          <w:rFonts w:cs="AdvOT3b30f6db.B"/>
          <w:noProof/>
        </w:rPr>
        <w:t>[243]</w:t>
      </w:r>
      <w:r w:rsidR="00AD577E" w:rsidRPr="00B2092B">
        <w:rPr>
          <w:rFonts w:cs="AdvOT3b30f6db.B"/>
        </w:rPr>
        <w:fldChar w:fldCharType="end"/>
      </w:r>
      <w:r w:rsidR="00AD577E" w:rsidRPr="00B2092B">
        <w:rPr>
          <w:rFonts w:cs="AdvOT3b30f6db.B"/>
        </w:rPr>
        <w:t xml:space="preserve"> </w:t>
      </w:r>
      <w:r w:rsidRPr="00B2092B">
        <w:rPr>
          <w:rFonts w:cs="AdvOT3b30f6db.B"/>
        </w:rPr>
        <w:t>to obtain quantitative soil moisture under vegetation cover using satellite data, two-source ALEXI models can be utilized to separate the soil and vegetation information and describe the energy exchange among the soil, vegetation, and atmosphere. Garnier et al</w:t>
      </w:r>
      <w:r w:rsidR="000825A0" w:rsidRPr="00B2092B">
        <w:rPr>
          <w:rFonts w:cs="AdvOT3b30f6db.B"/>
        </w:rPr>
        <w:t>.</w:t>
      </w:r>
      <w:r w:rsidR="00B2092B" w:rsidRPr="00B2092B">
        <w:rPr>
          <w:rFonts w:cs="AdvOT3b30f6db.B"/>
        </w:rPr>
        <w:t xml:space="preserve"> </w:t>
      </w:r>
      <w:r w:rsidR="000825A0" w:rsidRPr="00B2092B">
        <w:rPr>
          <w:rFonts w:cs="AdvOT3b30f6db.B"/>
        </w:rPr>
        <w:fldChar w:fldCharType="begin" w:fldLock="1"/>
      </w:r>
      <w:r w:rsidR="008B64AA">
        <w:rPr>
          <w:rFonts w:cs="AdvOT3b30f6db.B"/>
        </w:rPr>
        <w:instrText>ADDIN CSL_CITATION {"citationItems":[{"id":"ITEM-1","itemData":{"DOI":"10.1093/aob/mcl215","ISSN":"03057364","PMID":"17085470","abstract":"• Background and Aims: A standardized methodology to assess the impacts of land-use changes on vegetation and ecosystem functioning is presented. It assumes that species traits are central to these impacts, and is designed to be applicable in different historical, climatic contexts and local settings. Preliminary results are presented to show its applicability. • Methods: Eleven sites, representative of various types of land-use changes occurring in marginal agro-ecosystems across Europe and Israel, were selected. Climatic data were obtained at the site level; soil data, disturbance and nutrition indices were described at the plot level within sites. Sixteen traits describing plant stature, leaf characteristics and reproductive phase were recorded on the most abundant species of each treatment. These data were combined with species abundance to calculate trait values weighed by the abundance of species in the communities. The ecosystem properties selected were components of above-ground net primary productivity and decomposition of litter. • Key Results: The wide variety of land-use systems that characterize marginal landscapes across Europe was reflected by the different disturbance indices, and were also reflected in soil and/or nutrient availability gradients. The trait toolkit allowed us to describe adequately the functional response of vegetation to land-use changes, but we suggest that some traits (vegetative plant height, stem dry matter content) should be omitted in studies involving mainly herbaceous species. Using the example of the relationship between leaf dry matter content and above-ground dead material, we demonstrate how the data collected may be used to analyse direct effects of climate and land use on ecosystem properties vs. indirect effects via changes in plant traits. • Conclusions: This work shows the applicability of a set of protocols that can be widely applied to assess the impacts of global change drivers on species, communities and ecosystems. © The Author 2006. Published by Oxford University Press on behalf of the Annals of Botany Company. All rights reserved.","author":[{"dropping-particle":"","family":"Garnier","given":"Eric","non-dropping-particle":"","parse-names":false,"suffix":""},{"dropping-particle":"","family":"Lavorel","given":"Sandra","non-dropping-particle":"","parse-names":false,"suffix":""},{"dropping-particle":"","family":"Ansquer","given":"Pauline","non-dropping-particle":"","parse-names":false,"suffix":""},{"dropping-particle":"","family":"Castro","given":"Helena","non-dropping-particle":"","parse-names":false,"suffix":""},{"dropping-particle":"","family":"Cruz","given":"Pablo","non-dropping-particle":"","parse-names":false,"suffix":""},{"dropping-particle":"","family":"Dolezal","given":"Jiri","non-dropping-particle":"","parse-names":false,"suffix":""},{"dropping-particle":"","family":"Eriksson","given":"Ove","non-dropping-particle":"","parse-names":false,"suffix":""},{"dropping-particle":"","family":"Fortunel","given":"Claire","non-dropping-particle":"","parse-names":false,"suffix":""},{"dropping-particle":"","family":"Freitas","given":"Helena","non-dropping-particle":"","parse-names":false,"suffix":""},{"dropping-particle":"","family":"Golodets","given":"Carly","non-dropping-particle":"","parse-names":false,"suffix":""},{"dropping-particle":"","family":"Grigulis","given":"Karl","non-dropping-particle":"","parse-names":false,"suffix":""},{"dropping-particle":"","family":"Jouany","given":"Claire","non-dropping-particle":"","parse-names":false,"suffix":""},{"dropping-particle":"","family":"Kazakou","given":"Elena","non-dropping-particle":"","parse-names":false,"suffix":""},{"dropping-particle":"","family":"Kigel","given":"Jaime","non-dropping-particle":"","parse-names":false,"suffix":""},{"dropping-particle":"","family":"Kleyer","given":"Michael","non-dropping-particle":"","parse-names":false,"suffix":""},{"dropping-particle":"","family":"Lehsten","given":"Veiko","non-dropping-particle":"","parse-names":false,"suffix":""},{"dropping-particle":"","family":"Lepš","given":"Jan","non-dropping-particle":"","parse-names":false,"suffix":""},{"dropping-particle":"","family":"Meier","given":"Tonia","non-dropping-particle":"","parse-names":false,"suffix":""},{"dropping-particle":"","family":"Pakeman","given":"Robin","non-dropping-particle":"","parse-names":false,"suffix":""},{"dropping-particle":"","family":"Papadimitriou","given":"Maria","non-dropping-particle":"","parse-names":false,"suffix":""},{"dropping-particle":"","family":"Papanastasis","given":"Vasilios P.","non-dropping-particle":"","parse-names":false,"suffix":""},{"dropping-particle":"","family":"Quested","given":"Helen","non-dropping-particle":"","parse-names":false,"suffix":""},{"dropping-particle":"","family":"Quétier","given":"Fabien","non-dropping-particle":"","parse-names":false,"suffix":""},{"dropping-particle":"","family":"Robson","given":"Matt","non-dropping-particle":"","parse-names":false,"suffix":""},{"dropping-particle":"","family":"Roumet","given":"Catherine","non-dropping-particle":"","parse-names":false,"suffix":""},{"dropping-particle":"","family":"Rusch","given":"Graciela","non-dropping-particle":"","parse-names":false,"suffix":""},{"dropping-particle":"","family":"Skarpe","given":"Christina","non-dropping-particle":"","parse-names":false,"suffix":""},{"dropping-particle":"","family":"Sternberg","given":"Marcelo","non-dropping-particle":"","parse-names":false,"suffix":""},{"dropping-particle":"","family":"Theau","given":"Jean Pierre","non-dropping-particle":"","parse-names":false,"suffix":""},{"dropping-particle":"","family":"Thébault","given":"Aurélie","non-dropping-particle":"","parse-names":false,"suffix":""},{"dropping-particle":"","family":"Vile","given":"Denis","non-dropping-particle":"","parse-names":false,"suffix":""},{"dropping-particle":"","family":"Zarovali","given":"Maria P.","non-dropping-particle":"","parse-names":false,"suffix":""}],"container-title":"Annals of Botany","id":"ITEM-1","issue":"5","issued":{"date-parts":[["2007"]]},"note":"166","page":"967-985","title":"Assessing the effects of land-use change on plant traits, communities and ecosystem functioning in grasslands: A standardized methodology and lessons from an application to 11 European sites","type":"article-journal","volume":"99"},"uris":["http://www.mendeley.com/documents/?uuid=d137b933-0bd7-4172-95bd-d16e6352e039"]}],"mendeley":{"formattedCitation":"[246]","plainTextFormattedCitation":"[246]","previouslyFormattedCitation":"[246]"},"properties":{"noteIndex":0},"schema":"https://github.com/citation-style-language/schema/raw/master/csl-citation.json"}</w:instrText>
      </w:r>
      <w:r w:rsidR="000825A0" w:rsidRPr="00B2092B">
        <w:rPr>
          <w:rFonts w:cs="AdvOT3b30f6db.B"/>
        </w:rPr>
        <w:fldChar w:fldCharType="separate"/>
      </w:r>
      <w:r w:rsidR="008D1F9D" w:rsidRPr="008D1F9D">
        <w:rPr>
          <w:rFonts w:cs="AdvOT3b30f6db.B"/>
          <w:noProof/>
        </w:rPr>
        <w:t>[246]</w:t>
      </w:r>
      <w:r w:rsidR="000825A0" w:rsidRPr="00B2092B">
        <w:rPr>
          <w:rFonts w:cs="AdvOT3b30f6db.B"/>
        </w:rPr>
        <w:fldChar w:fldCharType="end"/>
      </w:r>
      <w:r w:rsidR="000825A0" w:rsidRPr="00B2092B">
        <w:rPr>
          <w:rFonts w:cs="AdvOT3b30f6db.B"/>
        </w:rPr>
        <w:t xml:space="preserve"> </w:t>
      </w:r>
      <w:r w:rsidRPr="00B2092B">
        <w:rPr>
          <w:rFonts w:cs="AdvOT3b30f6db.B"/>
        </w:rPr>
        <w:t>showed a relationship between plant’s attributes as responses to soil condition variation. Additionally, Li et al.</w:t>
      </w:r>
      <w:r w:rsidR="00B2092B" w:rsidRPr="00B2092B">
        <w:rPr>
          <w:rFonts w:cs="AdvOT3b30f6db.B"/>
        </w:rPr>
        <w:t xml:space="preserve"> </w:t>
      </w:r>
      <w:r w:rsidR="000825A0" w:rsidRPr="00B2092B">
        <w:rPr>
          <w:rFonts w:cs="AdvOT3b30f6db.B"/>
        </w:rPr>
        <w:fldChar w:fldCharType="begin" w:fldLock="1"/>
      </w:r>
      <w:r w:rsidR="008B64AA">
        <w:rPr>
          <w:rFonts w:cs="AdvOT3b30f6db.B"/>
        </w:rPr>
        <w:instrText>ADDIN CSL_CITATION {"citationItems":[{"id":"ITEM-1","itemData":{"ISSN":"05563321","abstract":"Plant-soil relationship of saline coastal plain of north China was studied. Principle component analysis (PCA) and cluster analysis were used to generate a hypothesis that the distribution pattern of halophytic vegetation was influenced by the variation in soil properties. The hypothesis was tested by canonical correlation analysis (CCA). PCA results showed that salinity, pH, moisture and available nitrogen were the major soil factors responsible for variations in the pattern of vegetation. For vegetation, primarily richness, cover, plant height, and biomass, were the main factors. The results of cluster analysis were consistent with field investigation, and CCA showed results similar to PCA. Canonical correlation coefficient between soil parameters and vegetation factors was 0.731. The relationship of soil salinity with vegetation biomass, and that of soil salinity with available nitrogen were both negative. Biomass was the main vegetation factor in indicating soil salinity.","author":[{"dropping-particle":"","family":"Li","given":"Wei Qiang","non-dropping-particle":"","parse-names":false,"suffix":""},{"dropping-particle":"","family":"Liu","given":"Xiao Zing","non-dropping-particle":"","parse-names":false,"suffix":""},{"dropping-particle":"","family":"Khan","given":"M. Ajmal","non-dropping-particle":"","parse-names":false,"suffix":""},{"dropping-particle":"","family":"Gul","given":"Bilquees","non-dropping-particle":"","parse-names":false,"suffix":""}],"container-title":"Pakistan Journal of Botany","id":"ITEM-1","issue":"3","issued":{"date-parts":[["2008"]]},"note":"167","page":"1081-1090","title":"Relationship between soil characteristics and halophytic vegetation in coastal region of north china","type":"article-journal","volume":"40"},"uris":["http://www.mendeley.com/documents/?uuid=d6a356ca-492a-4104-a387-3b23c88923b0"]}],"mendeley":{"formattedCitation":"[247]","plainTextFormattedCitation":"[247]","previouslyFormattedCitation":"[247]"},"properties":{"noteIndex":0},"schema":"https://github.com/citation-style-language/schema/raw/master/csl-citation.json"}</w:instrText>
      </w:r>
      <w:r w:rsidR="000825A0" w:rsidRPr="00B2092B">
        <w:rPr>
          <w:rFonts w:cs="AdvOT3b30f6db.B"/>
        </w:rPr>
        <w:fldChar w:fldCharType="separate"/>
      </w:r>
      <w:r w:rsidR="008D1F9D" w:rsidRPr="008D1F9D">
        <w:rPr>
          <w:rFonts w:cs="AdvOT3b30f6db.B"/>
          <w:noProof/>
        </w:rPr>
        <w:t>[247]</w:t>
      </w:r>
      <w:r w:rsidR="000825A0" w:rsidRPr="00B2092B">
        <w:rPr>
          <w:rFonts w:cs="AdvOT3b30f6db.B"/>
        </w:rPr>
        <w:fldChar w:fldCharType="end"/>
      </w:r>
      <w:r w:rsidR="000825A0" w:rsidRPr="00B2092B">
        <w:rPr>
          <w:rFonts w:cs="AdvOT3b30f6db.B"/>
        </w:rPr>
        <w:t xml:space="preserve"> </w:t>
      </w:r>
      <w:r w:rsidRPr="00B2092B">
        <w:rPr>
          <w:rFonts w:cs="AdvOT3b30f6db.B"/>
        </w:rPr>
        <w:t>and Solon et al.</w:t>
      </w:r>
      <w:r w:rsidR="00B2092B" w:rsidRPr="00B2092B">
        <w:rPr>
          <w:rFonts w:cs="AdvOT3b30f6db.B"/>
        </w:rPr>
        <w:t xml:space="preserve"> </w:t>
      </w:r>
      <w:r w:rsidR="000825A0" w:rsidRPr="00B2092B">
        <w:rPr>
          <w:rFonts w:cs="AdvOT3b30f6db.B"/>
        </w:rPr>
        <w:fldChar w:fldCharType="begin" w:fldLock="1"/>
      </w:r>
      <w:r w:rsidR="008B64AA">
        <w:rPr>
          <w:rFonts w:cs="AdvOT3b30f6db.B"/>
        </w:rPr>
        <w:instrText>ADDIN CSL_CITATION {"citationItems":[{"id":"ITEM-1","itemData":{"ISSN":"15052249","abstract":"This article presents the effects exerted by the differences in land use on the relationships between soil and vegetation along a topographical gradient (catena). In the study 35 plots (20 m2, with 2 m up and 10 m across the slope) from two transects (forest - 2600 m and field - 1400 m, (with the lowest plot at 209.6 m a.s.l., and the highest at 253.5 m a.s.l. the lowest at 199.7 m a.s.l. and the highest at 230 m a.s.l, respectively) were selected and classified into three groups (depletion, transition, accumulation), depending upon the processes of erosion or accumulation. The analysed variables were following: topographical characteristics, soil parameters, number of vascular plant species, and geobotanical indicators as soil moisture (Fwm), soil acidity (Rwm), nitrogen content in the soil (Nwm) according to Ellenberg (Ellenberg et al. 1991), soil humus and organic matter (Hwm) and soil dispersion and aeration (Dwm) according to Zarzycki (Zarzycki et al. 2002). The analyses showed that relationships between hypsometry, soil characteristics and geobotanical indicators were different, depending on land use (forest versus field). Regression models, which were similar for both transects, concern the following pair of variables: soil pH - slope; soil conductivity - elevation; soil moisture - elevation; soil carbon content - elevation; Rwm index - elevation; species number - soil carbon content. The following significant relationships were specific only for the forest transect: C:N ratio - slope and curvature, species number - soil nitrogen content; Rwm index - soil pH. For the field transect the relations between the geobotanical indicators and the properties of the soil are specific like for the pairs: Fwm index - soil moisture, Rwm index - soil moisture and nitrogen content, Hwm index - C:N ratio, Dwm index - nitrogen content. In general, the modifying influence of land use on the values of soil and vegetation parameters is weakly distinguished in the upper parts of both transects, and the most significant on the slopes, within the transition zone. The results of our studies should be useful in modelling of hydrological and geo-chemical relations, especially with respect to small catchment areas, in determination of carbon reserves, as well as in planning of sustainable landscape.","author":[{"dropping-particle":"","family":"Solon","given":"Jerzy","non-dropping-particle":"","parse-names":false,"suffix":""},{"dropping-particle":"","family":"Roo-Zielińska","given":"Ewa","non-dropping-particle":"","parse-names":false,"suffix":""},{"dropping-particle":"","family":"Degórski","given":"Marek","non-dropping-particle":"","parse-names":false,"suffix":""}],"container-title":"Polish Journal of Ecology","id":"ITEM-1","issue":"1","issued":{"date-parts":[["2012"]]},"page":"3-17","title":"Landscape scale of topography-soil-vegetation relationship: Influence of land use and land form","type":"article-journal","volume":"60"},"uris":["http://www.mendeley.com/documents/?uuid=bed314ac-b3f8-4234-9d00-4db2b5dc68ef"]}],"mendeley":{"formattedCitation":"[248]","plainTextFormattedCitation":"[248]","previouslyFormattedCitation":"[248]"},"properties":{"noteIndex":0},"schema":"https://github.com/citation-style-language/schema/raw/master/csl-citation.json"}</w:instrText>
      </w:r>
      <w:r w:rsidR="000825A0" w:rsidRPr="00B2092B">
        <w:rPr>
          <w:rFonts w:cs="AdvOT3b30f6db.B"/>
        </w:rPr>
        <w:fldChar w:fldCharType="separate"/>
      </w:r>
      <w:r w:rsidR="008D1F9D" w:rsidRPr="008D1F9D">
        <w:rPr>
          <w:rFonts w:cs="AdvOT3b30f6db.B"/>
          <w:noProof/>
        </w:rPr>
        <w:t>[248]</w:t>
      </w:r>
      <w:r w:rsidR="000825A0" w:rsidRPr="00B2092B">
        <w:rPr>
          <w:rFonts w:cs="AdvOT3b30f6db.B"/>
        </w:rPr>
        <w:fldChar w:fldCharType="end"/>
      </w:r>
      <w:r w:rsidR="000825A0" w:rsidRPr="00B2092B">
        <w:rPr>
          <w:rFonts w:cs="AdvOT3b30f6db.B"/>
        </w:rPr>
        <w:t xml:space="preserve"> </w:t>
      </w:r>
      <w:r w:rsidRPr="00B2092B">
        <w:rPr>
          <w:rFonts w:cs="AdvOT3b30f6db.B"/>
        </w:rPr>
        <w:t>investigated the relationship between soil characteristics and vegetation through satellite remote sensing, suggesting that these two elements are closely related. Thus, using vegetation as bioindicators of soil condition can be a solution in vegetated areas</w:t>
      </w:r>
      <w:r w:rsidR="00B2092B" w:rsidRPr="00B2092B">
        <w:rPr>
          <w:rFonts w:cs="AdvOT3b30f6db.B"/>
        </w:rPr>
        <w:t xml:space="preserve"> </w:t>
      </w:r>
      <w:r w:rsidR="000825A0" w:rsidRPr="00B2092B">
        <w:rPr>
          <w:rFonts w:cs="AdvOT3b30f6db.B"/>
        </w:rPr>
        <w:fldChar w:fldCharType="begin" w:fldLock="1"/>
      </w:r>
      <w:r w:rsidR="000825A0" w:rsidRPr="00B2092B">
        <w:rPr>
          <w:rFonts w:cs="AdvOT3b30f6db.B"/>
        </w:rPr>
        <w:instrText>ADDIN CSL_CITATION {"citationItems":[{"id":"ITEM-1","itemData":{"DOI":"10.1007/s11104-012-1414-1","ISSN":"0032079X","abstract":"Background and Aims: Explosives released into the environment from munitions production, processing facilities, or buried unexploded ordnances can be absorbed by surrounding roots and induce toxic effects in leaves and stems. Research into the mechanisms with which explosives disrupt physiological processes could provide methods for discrimination of anthropogenic and natural stresses. Our objectives were to experimentally evaluate the effects of natural stress and explosives on plant physiology and to link differences among treatments to changes in hyperspectral reflectance for possible remote detection. Methods: Photosynthesis, water relations, chlorophyll fluorescence, and hyperspectral reflectance were measured following four experimental treatments (drought, salinity, trinitrotoluene and hexahydro-1,3,5-trinitro-l,3,5-triazine) on two woody species. Principal Components Analyses of physiological and hyperspectral results were used to evaluate the differences among treatments. Results: Explosives induced different physiological responses compared to natural stress responses. Stomatal regulation over photosynthesis occurred due to natural stress, influencing energy dissipation pathways of excess light. Photosynthetic declines in explosives were likely the result of metabolic dysfunction. Select hyperspectral indices could discriminate natural stressors from explosives using changes in the red and near-infrared spectral region. Conclusions: These results show the possibility of using variations in energy dissipation and hyperspectral reflectance to detect plants exposed to explosives in a laboratory setting and are promising for field application using plants as phytosensors to detect explosives contamination in soil. © 2012 Springer-Verlag (outside the USA).","author":[{"dropping-particle":"","family":"Zinnert","given":"Julie C.","non-dropping-particle":"","parse-names":false,"suffix":""},{"dropping-particle":"","family":"Via","given":"Stephen M.","non-dropping-particle":"","parse-names":false,"suffix":""},{"dropping-particle":"","family":"Young","given":"Donald R.","non-dropping-particle":"","parse-names":false,"suffix":""}],"container-title":"Plant and Soil","id":"ITEM-1","issue":"1-2","issued":{"date-parts":[["2013"]]},"note":"blue: 43","page":"133-141","title":"Distinguishing natural from anthropogenic stress in plants: Physiology, fluorescence and hyperspectral reflectance","type":"article-journal","volume":"366"},"uris":["http://www.mendeley.com/documents/?uuid=6e5dae76-2747-45d8-b62d-b2cbcf655058"]}],"mendeley":{"formattedCitation":"[13]","plainTextFormattedCitation":"[13]","previouslyFormattedCitation":"[13]"},"properties":{"noteIndex":0},"schema":"https://github.com/citation-style-language/schema/raw/master/csl-citation.json"}</w:instrText>
      </w:r>
      <w:r w:rsidR="000825A0" w:rsidRPr="00B2092B">
        <w:rPr>
          <w:rFonts w:cs="AdvOT3b30f6db.B"/>
        </w:rPr>
        <w:fldChar w:fldCharType="separate"/>
      </w:r>
      <w:r w:rsidR="000825A0" w:rsidRPr="00B2092B">
        <w:rPr>
          <w:rFonts w:cs="AdvOT3b30f6db.B"/>
          <w:noProof/>
        </w:rPr>
        <w:t>[13]</w:t>
      </w:r>
      <w:r w:rsidR="000825A0" w:rsidRPr="00B2092B">
        <w:rPr>
          <w:rFonts w:cs="AdvOT3b30f6db.B"/>
        </w:rPr>
        <w:fldChar w:fldCharType="end"/>
      </w:r>
      <w:r w:rsidR="000825A0" w:rsidRPr="00B2092B">
        <w:rPr>
          <w:rFonts w:cs="AdvOT3b30f6db.B"/>
        </w:rPr>
        <w:t xml:space="preserve"> </w:t>
      </w:r>
      <w:r w:rsidRPr="00B2092B">
        <w:rPr>
          <w:rFonts w:cs="AdvOT3b30f6db.B"/>
        </w:rPr>
        <w:t>Roelofsen et al.</w:t>
      </w:r>
      <w:r w:rsidR="00B2092B" w:rsidRPr="00B2092B">
        <w:rPr>
          <w:rFonts w:cs="AdvOT3b30f6db.B"/>
        </w:rPr>
        <w:t xml:space="preserve"> </w:t>
      </w:r>
      <w:r w:rsidR="000825A0" w:rsidRPr="00B2092B">
        <w:rPr>
          <w:rFonts w:cs="AdvOT3b30f6db.B"/>
        </w:rPr>
        <w:fldChar w:fldCharType="begin" w:fldLock="1"/>
      </w:r>
      <w:r w:rsidR="000825A0" w:rsidRPr="00B2092B">
        <w:rPr>
          <w:rFonts w:cs="AdvOT3b30f6db.B"/>
        </w:rPr>
        <w:instrText>ADDIN CSL_CITATION {"citationItems":[{"id":"ITEM-1","itemData":{"DOI":"10.1016/j.jag.2015.05.005","ISSN":"1872826X","abstract":"Ecological assessments such as species distribution modelling and benchmarking site quality towards regulations often rely on full spatial coverage information of site factors such as soil acidity, moisture regime or nutrient availability. To determine if remote sensing (RS) is a viable alternative to traditional data sources of site factor estimates, we analysed the accuracy (using ground truth validation measurements) of traditional and RS sources of pH and mean spring groundwater level (MSL, in m) estimates. Traditional sources were a soil map and hydrological model. RS estimates were obtained using vegetation indicator values (IVs) from a Dutch national system as an intermediate between site factors and spectral response. IVs relate to those site factors that dictate vegetation occurrence, whilst also providing a robust link to canopy spectra. For pH, the soil map and the RS estimate were nearly as accurate. For MSL, the RS estimates were much closer to the observed groundwater levels than the hydrological model, but the error margin of the estimates still exceeded the tolerance range of moisture sensitive vegetation. The relatively high accuracy of the RS estimates was made possible by the availability of local calibration points and large environmental gradients in the study site. In addition, the error composition of the RS estimates could be analysed step-by-step, whereas the traditional sources had to be accepted 'as-is'. Also considering that RS offers high spatial and temporal resolution at low costs, RS offered advantages over traditional sources. This will likely hold true for any other situation where prerequisites of accurate RS estimates have been met.","author":[{"dropping-particle":"","family":"Roelofsen","given":"Hans D.","non-dropping-particle":"","parse-names":false,"suffix":""},{"dropping-particle":"","family":"Bodegom","given":"Peter M.","non-dropping-particle":"van","parse-names":false,"suffix":""},{"dropping-particle":"","family":"Kooistra","given":"Lammert","non-dropping-particle":"","parse-names":false,"suffix":""},{"dropping-particle":"","family":"Amerongen","given":"Jorg J.","non-dropping-particle":"van","parse-names":false,"suffix":""},{"dropping-particle":"","family":"Witte","given":"Jan Philip M.","non-dropping-particle":"","parse-names":false,"suffix":""}],"container-title":"International Journal of Applied Earth Observation and Geoinformation","id":"ITEM-1","issued":{"date-parts":[["2015"]]},"note":"blue:44","page":"149-159","title":"An evaluation of remote sensing derived soil pH and average spring groundwater table for ecological assessments","type":"article-journal","volume":"43"},"uris":["http://www.mendeley.com/documents/?uuid=d5927672-a951-4add-ba78-c1aff84d8772"]}],"mendeley":{"formattedCitation":"[14]","plainTextFormattedCitation":"[14]","previouslyFormattedCitation":"[14]"},"properties":{"noteIndex":0},"schema":"https://github.com/citation-style-language/schema/raw/master/csl-citation.json"}</w:instrText>
      </w:r>
      <w:r w:rsidR="000825A0" w:rsidRPr="00B2092B">
        <w:rPr>
          <w:rFonts w:cs="AdvOT3b30f6db.B"/>
        </w:rPr>
        <w:fldChar w:fldCharType="separate"/>
      </w:r>
      <w:r w:rsidR="000825A0" w:rsidRPr="00B2092B">
        <w:rPr>
          <w:rFonts w:cs="AdvOT3b30f6db.B"/>
          <w:noProof/>
        </w:rPr>
        <w:t>[14]</w:t>
      </w:r>
      <w:r w:rsidR="000825A0" w:rsidRPr="00B2092B">
        <w:rPr>
          <w:rFonts w:cs="AdvOT3b30f6db.B"/>
        </w:rPr>
        <w:fldChar w:fldCharType="end"/>
      </w:r>
      <w:r w:rsidR="00B2092B" w:rsidRPr="00B2092B">
        <w:rPr>
          <w:rFonts w:cs="AdvOT3b30f6db.B"/>
        </w:rPr>
        <w:t xml:space="preserve"> </w:t>
      </w:r>
      <w:r w:rsidRPr="00B2092B">
        <w:rPr>
          <w:rFonts w:cs="AdvOT3b30f6db.B"/>
        </w:rPr>
        <w:t>stated that deriving the soil conditions through their impact on the natural vegetation is an efficient alternative, as plant communities usually have a narrow tolerance toward soil factors, making them indicative of the site’s conditions. Regarding the airborne remotesensing approach, Noomen et al.</w:t>
      </w:r>
      <w:r w:rsidR="00B2092B" w:rsidRPr="00B2092B">
        <w:rPr>
          <w:rFonts w:cs="AdvOT3b30f6db.B"/>
        </w:rPr>
        <w:t xml:space="preserve"> </w:t>
      </w:r>
      <w:r w:rsidR="000825A0" w:rsidRPr="00B2092B">
        <w:rPr>
          <w:rFonts w:cs="AdvOT3b30f6db.B"/>
        </w:rPr>
        <w:fldChar w:fldCharType="begin" w:fldLock="1"/>
      </w:r>
      <w:r w:rsidR="004437CD">
        <w:rPr>
          <w:rFonts w:cs="AdvOT3b30f6db.B"/>
        </w:rPr>
        <w:instrText>ADDIN CSL_CITATION {"citationItems":[{"id":"ITEM-1","itemData":{"DOI":"10.1016/j.ecoinf.2012.01.001","ISSN":"15749541","abstract":"Recent studies have shown that the presence of anomalous concentrations of gases in the root zone can cause changes in leaf or canopy reflectance. Changes in vegetation patterns due to anomalous hydrocarbon concentrations in the soil were not taken into account in these studies. Since all changes in reflectance found thus far were general stress indicators, the detection of hydrocarbon leaks using remote sensing must be supported by additional indicators of hydrocarbon leakage, such as changes in vegetation patterns. In this study four reflectance indices selected from previous studies were used to detect long term effects of hydrocarbon seepage on vegetation patterns in a meadow near Ojai in the United States. Up to a distance of 20. m from the source of the gas seep, a circle of bare soil prevailed, which was surrounded by a ring of dense vegetation. The patterns observed in the field were translated into a 3. ×. 3 pixel wide convolution filter, which was applied to a Probe-1 image of the area. Filtering resulted in fewer false anomalies for all tested indices, but the only index that both reduced the number of false anomalies and improved the detection accuracy was the Lichtenthaler index (. R440/. R740). This index resulted in the best distinction between bare soil and vegetation and could map all four seeps present in the area. Although the three other indices have shown to be successful in mapping chlorophyll differences in gas-affected vegetation, the Lichtenthaler index proves to be a better indicator when the seep is characterised by bare soil contrasting with dense vegetation. Although a scene will never be completely free of false anomalies when vegetation indices as in this study are used to map hydrocarbon seepage, combining spectral information with a filter that searches for specific spatial patterns related to seepage will reduce the number of false anomalies. © 2012 Elsevier B.V.","author":[{"dropping-particle":"","family":"Noomen","given":"Marleen F.","non-dropping-particle":"","parse-names":false,"suffix":""},{"dropping-particle":"","family":"Werff","given":"Harald M.A.","non-dropping-particle":"van der","parse-names":false,"suffix":""},{"dropping-particle":"","family":"Meer","given":"Freek D.","non-dropping-particle":"van der","parse-names":false,"suffix":""}],"container-title":"Ecological Informatics","id":"ITEM-1","issued":{"date-parts":[["2012"]]},"note":"blue: 40","page":"55-64","title":"Spectral and spatial indicators of botanical changes caused by long-term hydrocarbon seepage","type":"article-journal","volume":"8"},"uris":["http://www.mendeley.com/documents/?uuid=d715204b-54ef-40ef-aab0-6f6413be753a"]}],"mendeley":{"formattedCitation":"[10]","plainTextFormattedCitation":"[10]","previouslyFormattedCitation":"[10]"},"properties":{"noteIndex":0},"schema":"https://github.com/citation-style-language/schema/raw/master/csl-citation.json"}</w:instrText>
      </w:r>
      <w:r w:rsidR="000825A0" w:rsidRPr="00B2092B">
        <w:rPr>
          <w:rFonts w:cs="AdvOT3b30f6db.B"/>
        </w:rPr>
        <w:fldChar w:fldCharType="separate"/>
      </w:r>
      <w:r w:rsidR="004437CD" w:rsidRPr="004437CD">
        <w:rPr>
          <w:rFonts w:cs="AdvOT3b30f6db.B"/>
          <w:noProof/>
        </w:rPr>
        <w:t>[10]</w:t>
      </w:r>
      <w:r w:rsidR="000825A0" w:rsidRPr="00B2092B">
        <w:rPr>
          <w:rFonts w:cs="AdvOT3b30f6db.B"/>
        </w:rPr>
        <w:fldChar w:fldCharType="end"/>
      </w:r>
      <w:r w:rsidR="00B2092B" w:rsidRPr="00B2092B">
        <w:rPr>
          <w:rFonts w:cs="AdvOT3b30f6db.B"/>
        </w:rPr>
        <w:t xml:space="preserve"> </w:t>
      </w:r>
      <w:r w:rsidRPr="00B2092B">
        <w:rPr>
          <w:rFonts w:cs="AdvOT3b30f6db.B"/>
        </w:rPr>
        <w:t xml:space="preserve">used the hyperspectral airborne Probe-1 data in the VIS-NIR-SWIR region to study the long-term hydrocarbon seepage in soil </w:t>
      </w:r>
      <w:r w:rsidRPr="00B2092B">
        <w:rPr>
          <w:rFonts w:cs="AdvOT3b30f6db.B"/>
        </w:rPr>
        <w:lastRenderedPageBreak/>
        <w:t>using vegetation response as a proxy of soil condition. The analysis of natural forest vegetation to obtain soil information based on satellite remote sensing was studied by Arellano et al.</w:t>
      </w:r>
      <w:r w:rsidR="00B2092B" w:rsidRPr="00B2092B">
        <w:rPr>
          <w:rFonts w:cs="AdvOT3b30f6db.B"/>
        </w:rPr>
        <w:t xml:space="preserve"> </w:t>
      </w:r>
      <w:r w:rsidR="000825A0" w:rsidRPr="00B2092B">
        <w:rPr>
          <w:rFonts w:cs="AdvOT3b30f6db.B"/>
        </w:rPr>
        <w:fldChar w:fldCharType="begin" w:fldLock="1"/>
      </w:r>
      <w:r w:rsidR="00455936">
        <w:rPr>
          <w:rFonts w:cs="AdvOT3b30f6db.B"/>
        </w:rPr>
        <w:instrText>ADDIN CSL_CITATION {"citationItems":[{"id":"ITEM-1","itemData":{"DOI":"10.1016/j.envpol.2015.05.041","ISSN":"18736424","PMID":"26074164","abstract":"The global demand for fossil energy is triggering oil exploration and production projects in remote areas of the world. During the last few decades hydrocarbon production has caused pollution in the Amazon forest inflicting considerable environmental impact. Until now it is not clear how hydrocarbon pollution affects the health of the tropical forest flora. During a field campaign in polluted and pristine forest, more than 1100 leaf samples were collected and analysed for biophysical and biochemical parameters. The results revealed that tropical forests exposed to hydrocarbon pollution show reduced levels of chlorophyll content, higher levels of foliar water content and leaf structural changes. In order to map this impact over wider geographical areas, vegetation indices were applied to hyperspectral Hyperion satellite imagery. Three vegetation indices (SR, NDVI and NDVI&lt;inf&gt;705&lt;/inf&gt;) were found to be the most appropriate indices to detect the effects of petroleum pollution in the Amazon forest.","author":[{"dropping-particle":"","family":"Arellano","given":"Paul","non-dropping-particle":"","parse-names":false,"suffix":""},{"dropping-particle":"","family":"Tansey","given":"Kevin","non-dropping-particle":"","parse-names":false,"suffix":""},{"dropping-particle":"","family":"Balzter","given":"Heiko","non-dropping-particle":"","parse-names":false,"suffix":""},{"dropping-particle":"","family":"Boyd","given":"Doreen S.","non-dropping-particle":"","parse-names":false,"suffix":""}],"container-title":"Environmental Pollution","id":"ITEM-1","issued":{"date-parts":[["2015"]]},"page":"225-239","publisher":"Elsevier Ltd","title":"Detecting the effects of hydrocarbon pollution in the Amazon forest using hyperspectral satellite images","type":"article-journal","volume":"205"},"uris":["http://www.mendeley.com/documents/?uuid=bee4ff94-12b3-46bd-8a91-817311f7f675"]}],"mendeley":{"formattedCitation":"[86]","plainTextFormattedCitation":"[86]","previouslyFormattedCitation":"[86]"},"properties":{"noteIndex":0},"schema":"https://github.com/citation-style-language/schema/raw/master/csl-citation.json"}</w:instrText>
      </w:r>
      <w:r w:rsidR="000825A0" w:rsidRPr="00B2092B">
        <w:rPr>
          <w:rFonts w:cs="AdvOT3b30f6db.B"/>
        </w:rPr>
        <w:fldChar w:fldCharType="separate"/>
      </w:r>
      <w:r w:rsidR="00601B2A" w:rsidRPr="00601B2A">
        <w:rPr>
          <w:rFonts w:cs="AdvOT3b30f6db.B"/>
          <w:noProof/>
        </w:rPr>
        <w:t>[86]</w:t>
      </w:r>
      <w:r w:rsidR="000825A0" w:rsidRPr="00B2092B">
        <w:rPr>
          <w:rFonts w:cs="AdvOT3b30f6db.B"/>
        </w:rPr>
        <w:fldChar w:fldCharType="end"/>
      </w:r>
      <w:r w:rsidR="000825A0" w:rsidRPr="00B2092B">
        <w:rPr>
          <w:rFonts w:cs="AdvOT3b30f6db.B"/>
        </w:rPr>
        <w:t xml:space="preserve"> </w:t>
      </w:r>
      <w:r w:rsidRPr="00B2092B">
        <w:rPr>
          <w:rFonts w:cs="AdvOT3b30f6db.B"/>
        </w:rPr>
        <w:t>and Dematte et al.</w:t>
      </w:r>
      <w:r w:rsidR="00B2092B" w:rsidRPr="00B2092B">
        <w:rPr>
          <w:rFonts w:cs="AdvOT3b30f6db.B"/>
        </w:rPr>
        <w:t xml:space="preserve"> </w:t>
      </w:r>
      <w:r w:rsidR="000825A0" w:rsidRPr="00B2092B">
        <w:rPr>
          <w:rFonts w:cs="AdvOT3b30f6db.B"/>
        </w:rPr>
        <w:fldChar w:fldCharType="begin" w:fldLock="1"/>
      </w:r>
      <w:r w:rsidR="008B64AA">
        <w:rPr>
          <w:rFonts w:cs="AdvOT3b30f6db.B"/>
        </w:rPr>
        <w:instrText>ADDIN CSL_CITATION {"citationItems":[{"id":"ITEM-1","itemData":{"DOI":"10.1016/j.geoderma.2017.04.019","ISSN":"00167061","abstract":"The development of a strategy to reach soil data through vegetation has the potential to improve soil mapping in large areas covered by forests. This study aimed to develop a strategy to identify the relationship between soil information, such as texture, fertility and pedological classes, through vegetation spectral sensing obtained by a satellite sensor. The study area is located in Angola, Africa, covering 20,000 ha. Landsat images corresponding to dry and wet seasons were obtained, atmospheric corrected and transformed into reflectance. We built a mechanism to extract soil information and keep only vegetated areas in images. Afterward, the Normalized Difference Vegetation Index (NDVI) was calculated and its pixel was linked with soil samples collected in the field (450 points at four depths, A: 0–0.2; B: 0.4–0.6; C: 0.8–1.0; D: 1.0–1.2 m), and the wet analysis was performed. The non-parametric tests were used to verify the NDVI variation according to soil classes and Landsat image acquisition date. Higher correlation values were obtained in the images from 2008, for Al saturation, Al content, and base saturation. Overall, soil attributes best related with vegetation were the ones directly or indirectly involved with Al. The best correlation occurred in the wet season, because vegetation expressed better its relation with soils and water availability. This relation did not vary much at depth. The higher Al content was associated with the development of vegetation adapted to this condition, i.e. a native savanna-type usually occurring in regions of dystrophic soils such as Ferralsols, which presented the highest NDVI mean and were statistically different from the other soil groups. Pedological classes drive water dynamics, which interferes on vegetation. Thus, we found an important relationship between NDVI and soil classes. Depending on the season, soil class varies on the NDVI projection, due to its morphological and attributes configuration. Thus, we conclude that only one soil attribute is not sufficient to drive the NDVI result, but it has to be combined with the soil class. Wet season is indicated as the best period to analyze vegetation in order to reach soil information. The results indicate an important strategy to assist digital soil mapping in vegetated areas.","author":[{"dropping-particle":"","family":"Demattê","given":"José A.M.","non-dropping-particle":"","parse-names":false,"suffix":""},{"dropping-particle":"","family":"Sayão","given":"Veridiana Maria","non-dropping-particle":"","parse-names":false,"suffix":""},{"dropping-particle":"","family":"Rizzo","given":"Rodnei","non-dropping-particle":"","parse-names":false,"suffix":""},{"dropping-particle":"","family":"Fongaro","given":"Caio T.","non-dropping-particle":"","parse-names":false,"suffix":""}],"container-title":"Geoderma","id":"ITEM-1","issued":{"date-parts":[["2017"]]},"note":"164","page":"39-51","title":"Soil class and attribute dynamics and their relationship with natural vegetation based on satellite remote sensing","type":"article-journal","volume":"302"},"uris":["http://www.mendeley.com/documents/?uuid=2f7573eb-6984-450b-ace6-0f38fed09a53"]}],"mendeley":{"formattedCitation":"[244]","plainTextFormattedCitation":"[244]","previouslyFormattedCitation":"[244]"},"properties":{"noteIndex":0},"schema":"https://github.com/citation-style-language/schema/raw/master/csl-citation.json"}</w:instrText>
      </w:r>
      <w:r w:rsidR="000825A0" w:rsidRPr="00B2092B">
        <w:rPr>
          <w:rFonts w:cs="AdvOT3b30f6db.B"/>
        </w:rPr>
        <w:fldChar w:fldCharType="separate"/>
      </w:r>
      <w:r w:rsidR="008D1F9D" w:rsidRPr="008D1F9D">
        <w:rPr>
          <w:rFonts w:cs="AdvOT3b30f6db.B"/>
          <w:noProof/>
        </w:rPr>
        <w:t>[244]</w:t>
      </w:r>
      <w:r w:rsidR="000825A0" w:rsidRPr="00B2092B">
        <w:rPr>
          <w:rFonts w:cs="AdvOT3b30f6db.B"/>
        </w:rPr>
        <w:fldChar w:fldCharType="end"/>
      </w:r>
      <w:r w:rsidR="000825A0" w:rsidRPr="00B2092B">
        <w:rPr>
          <w:rFonts w:cs="AdvOT3b30f6db.B"/>
        </w:rPr>
        <w:t xml:space="preserve"> </w:t>
      </w:r>
      <w:r w:rsidRPr="00B2092B">
        <w:rPr>
          <w:rFonts w:cs="AdvOT3b30f6db.B"/>
        </w:rPr>
        <w:t>using Hyperion and Landsat, respectively. Their studies showed that this approach could be an efficient way to reach accurate soil results. However, the need to develop techniques in different regions has been pointed out by most authors, since correlation of vegetation with soils is complex. Indeed, obtaining information from vegetated soil is a different method. On the other hand, vegetation expression shows important inferences and correlations with soil attributes. This methodology can assist soil monitoring in vegetated areas with difficult soil access. Another problem in remote sensing of soil arises from the fact that passive sensors’ images are sensitive to weather conditions. In the presence of clouds and shadows in a pixel, the usability of this pixel is prevented</w:t>
      </w:r>
      <w:r w:rsidR="00B2092B" w:rsidRPr="00B2092B">
        <w:rPr>
          <w:rFonts w:cs="AdvOT3b30f6db.B"/>
        </w:rPr>
        <w:t xml:space="preserve"> </w:t>
      </w:r>
      <w:r w:rsidR="00A61515" w:rsidRPr="00B2092B">
        <w:rPr>
          <w:rFonts w:cs="AdvOT3b30f6db.B"/>
        </w:rPr>
        <w:fldChar w:fldCharType="begin" w:fldLock="1"/>
      </w:r>
      <w:r w:rsidR="008B64AA">
        <w:rPr>
          <w:rFonts w:cs="AdvOT3b30f6db.B"/>
        </w:rPr>
        <w:instrText>ADDIN CSL_CITATION {"citationItems":[{"id":"ITEM-1","itemData":{"DOI":"10.1109/TGRS.2008.916473","ISSN":"01962892","abstract":"Monitoring changes in the vegetation cover during the intercrop season is of special interest in intensive agricultural region, such as the Brittany region in France, to locate bare soils and control their influence to the environment. The presence of bare soils leads to detrimental environmental effects such as soil erosion or water quality degradation. Therefore, identification and monitoring of bare soils at a regional scale in the winter season are required for any agricultural management program. Data from the Moderate Resolution Imaging Spectroradiometer have been selected for this paper due to their low spatial resolution, which decreases the cost of processing and storage, and the high revisit frequency, which increases the probability to acquire scenes free of clouds and shadows during the winter season. Unfortunately, few images per season only are free of cloud contamination and associated shadows. Therefore, the specific objective of this paper is to develop and implement a preprocessing method to recover spectral values of contaminated data by weather conditions for subsequent bare-soil mapping. In the context of this paper, Kohonen's self-organizing map (SOM) is used for recovering data contaminated by weather conditions that have been considered as erroneous data. This nonparametric regression procedure has proved its success to deal with missing-values problem. Hence, the erroneous-values problem, reflectance values contaminated by clouds or shadows, has been converted to the missing-values problem by using a cloud and shadow (outlier) detector. The SOM algorithm was tested also on the erroneous data directly, but better results were found with the \"missing values\" formulation. The idea is to, first, train SOM onto clear temporal profiles free of clouds and shadows during the winter season. Second, erroneous values are converted to missing values by an outlier detector which operates on each temporal profile (set of colocated pixels acquired at different dates). Finally, the SOM algorithm for missing values is used to estimate contaminated reflectance values. © 2008 IEEE.","author":[{"dropping-particle":"","family":"Latif","given":"Bassam Abdel","non-dropping-particle":"","parse-names":false,"suffix":""},{"dropping-particle":"","family":"Lecerf","given":"Rémi","non-dropping-particle":"","parse-names":false,"suffix":""},{"dropping-particle":"","family":"Mercier","given":"Grégoire","non-dropping-particle":"","parse-names":false,"suffix":""},{"dropping-particle":"","family":"Hubert-Moy","given":"Laurence","non-dropping-particle":"","parse-names":false,"suffix":""}],"container-title":"IEEE Transactions on Geoscience and Remote Sensing","id":"ITEM-1","issue":"7","issued":{"date-parts":[["2008"]]},"note":"169","page":"2083-2096","title":"Preprocessing of low-resolution time series contaminated by clouds and shadows","type":"article-journal","volume":"46"},"uris":["http://www.mendeley.com/documents/?uuid=f5d1633d-aa5e-4be2-b868-d8bfeead2723"]}],"mendeley":{"formattedCitation":"[249]","plainTextFormattedCitation":"[249]","previouslyFormattedCitation":"[249]"},"properties":{"noteIndex":0},"schema":"https://github.com/citation-style-language/schema/raw/master/csl-citation.json"}</w:instrText>
      </w:r>
      <w:r w:rsidR="00A61515" w:rsidRPr="00B2092B">
        <w:rPr>
          <w:rFonts w:cs="AdvOT3b30f6db.B"/>
        </w:rPr>
        <w:fldChar w:fldCharType="separate"/>
      </w:r>
      <w:r w:rsidR="008D1F9D" w:rsidRPr="008D1F9D">
        <w:rPr>
          <w:rFonts w:cs="AdvOT3b30f6db.B"/>
          <w:noProof/>
        </w:rPr>
        <w:t>[249]</w:t>
      </w:r>
      <w:r w:rsidR="00A61515" w:rsidRPr="00B2092B">
        <w:rPr>
          <w:rFonts w:cs="AdvOT3b30f6db.B"/>
        </w:rPr>
        <w:fldChar w:fldCharType="end"/>
      </w:r>
      <w:r w:rsidR="00B2092B" w:rsidRPr="00B2092B">
        <w:rPr>
          <w:rFonts w:cs="AdvOT3b30f6db.B"/>
        </w:rPr>
        <w:t xml:space="preserve">. </w:t>
      </w:r>
      <w:r w:rsidRPr="00B2092B">
        <w:rPr>
          <w:rFonts w:cs="AdvOT3b30f6db.B"/>
        </w:rPr>
        <w:t xml:space="preserve">This problem is more serious in the case of using high-resolution images (Landsat, SPOT, ASTER, etc.) and in areas with high frequency of cloud coverage. In the case of Sentinel-2 also, cloud masking in the absence of a TIR band and the need to combine spatial resolutions for </w:t>
      </w:r>
      <w:r w:rsidR="00A61515" w:rsidRPr="00B2092B">
        <w:rPr>
          <w:rFonts w:cs="AdvOT3b30f6db.B"/>
        </w:rPr>
        <w:t xml:space="preserve">10 m will be the main </w:t>
      </w:r>
      <w:del w:id="141" w:author="mldinis" w:date="2022-08-04T18:38:00Z">
        <w:r w:rsidR="00A61515" w:rsidRPr="00B2092B" w:rsidDel="00475157">
          <w:rPr>
            <w:rFonts w:cs="AdvOT3b30f6db.B"/>
          </w:rPr>
          <w:delText>limitati</w:delText>
        </w:r>
      </w:del>
      <w:ins w:id="142" w:author="mldinis" w:date="2022-08-04T18:38:00Z">
        <w:r w:rsidR="00475157" w:rsidRPr="00B2092B">
          <w:rPr>
            <w:rFonts w:cs="AdvOT3b30f6db.B"/>
          </w:rPr>
          <w:t>limitation</w:t>
        </w:r>
      </w:ins>
      <w:r w:rsidR="00A61515" w:rsidRPr="00B2092B">
        <w:rPr>
          <w:rFonts w:cs="AdvOT3b30f6db.B"/>
        </w:rPr>
        <w:t xml:space="preserve">. </w:t>
      </w:r>
      <w:r w:rsidRPr="00B2092B">
        <w:rPr>
          <w:rFonts w:cs="AdvOT3b30f6db.B"/>
        </w:rPr>
        <w:t>In the case of poor atmospheric correction, problems can also occur due to lower sunlight intensity and limitations of simulated datasets</w:t>
      </w:r>
      <w:r w:rsidR="00B2092B" w:rsidRPr="00B2092B">
        <w:rPr>
          <w:rFonts w:cs="AdvOT3b30f6db.B"/>
        </w:rPr>
        <w:t xml:space="preserve"> </w:t>
      </w:r>
      <w:r w:rsidR="00BE1ADF" w:rsidRPr="00B2092B">
        <w:rPr>
          <w:rFonts w:cs="AdvOT3b30f6db.B"/>
        </w:rPr>
        <w:fldChar w:fldCharType="begin" w:fldLock="1"/>
      </w:r>
      <w:r w:rsidR="008B64AA">
        <w:rPr>
          <w:rFonts w:cs="AdvOT3b30f6db.B"/>
        </w:rPr>
        <w:instrText>ADDIN CSL_CITATION {"citationItems":[{"id":"ITEM-1","itemData":{"ISBN":"9789290922711","ISSN":"03796566","abstract":"ESA's upcoming satellites Sentinel-2 (S2) and Sentinel-3 (S3) aim to ensure continuity for Landsat 5/7, SPOT-5, SPOT-Vegetation and Envisat MERIS observations by providing superspectral images of high spatial and temporal resolution. S2 and S3 will deliver near real-time operational products with a high accuracy for land monitoring. This unprecedented data availability leads to an urgent need for developing robust and accurate retrieval methods. Machine learning regression algorithms could be powerful candidates for the estimation of biophysical parameters from satellite reflectance measurements because of their ability to perform adaptive, nonlinear data fitting. By using data from the ESA-led field campaign SPARC (Barrax, Spain), it was recently found [1] that Gaussian processes regression (GPR) outperformed competitive machine learning algorithms such as neural networks, support vector regression) and kernel ridge regression both in terms of accuracy and computational speed. For various Sentinel configurations (S2-10m, S2-20m, S2-60m and S3-300m) three important biophysical parameters were estimated: leaf chlorophyll content (Chl), leaf area index (LAI) and fractional vegetation cover (FVC). GPR was the only method that reached the 10% precision required by end users in the estimation of Chl. In view of implementing the regressor into operational monitoring applications, here the portability of locally trained GPR models to other images was evaluated. The associated confidence maps proved to be a good indicator for evaluating the robustness of the trained models. Consistent retrievals were obtained across the different images, particularly over agricultural sites. To make the method suitable for operational use, however, the poorer confidences over bare soil areas suggest that the training dataset should be expanded with inputs from various land cover types.","author":[{"dropping-particle":"","family":"Verrelst","given":"Jochem","non-dropping-particle":"","parse-names":false,"suffix":""},{"dropping-particle":"","family":"Rivera","given":"J. P.","non-dropping-particle":"","parse-names":false,"suffix":""},{"dropping-particle":"","family":"Alonso","given":"L.","non-dropping-particle":"","parse-names":false,"suffix":""},{"dropping-particle":"","family":"Guanter","given":"L.","non-dropping-particle":"","parse-names":false,"suffix":""},{"dropping-particle":"","family":"Moreno","given":"J.","non-dropping-particle":"","parse-names":false,"suffix":""}],"container-title":"European Space Agency, (Special Publication) ESA SP","id":"ITEM-1","issued":{"date-parts":[["2012"]]},"note":"171","title":"Evaluating machine learning regression algorithms for operational retrieval of biophysical parameters: Opportunities for Sentinel","type":"article-journal","volume":"707 SP"},"uris":["http://www.mendeley.com/documents/?uuid=90e723aa-0354-444c-9de9-8924e2a02fe8"]}],"mendeley":{"formattedCitation":"[250]","plainTextFormattedCitation":"[250]","previouslyFormattedCitation":"[250]"},"properties":{"noteIndex":0},"schema":"https://github.com/citation-style-language/schema/raw/master/csl-citation.json"}</w:instrText>
      </w:r>
      <w:r w:rsidR="00BE1ADF" w:rsidRPr="00B2092B">
        <w:rPr>
          <w:rFonts w:cs="AdvOT3b30f6db.B"/>
        </w:rPr>
        <w:fldChar w:fldCharType="separate"/>
      </w:r>
      <w:r w:rsidR="008D1F9D" w:rsidRPr="008D1F9D">
        <w:rPr>
          <w:rFonts w:cs="AdvOT3b30f6db.B"/>
          <w:noProof/>
        </w:rPr>
        <w:t>[250]</w:t>
      </w:r>
      <w:r w:rsidR="00BE1ADF" w:rsidRPr="00B2092B">
        <w:rPr>
          <w:rFonts w:cs="AdvOT3b30f6db.B"/>
        </w:rPr>
        <w:fldChar w:fldCharType="end"/>
      </w:r>
      <w:r w:rsidR="00B2092B" w:rsidRPr="00B2092B">
        <w:rPr>
          <w:rFonts w:cs="AdvOT3b30f6db.B"/>
        </w:rPr>
        <w:t xml:space="preserve">, </w:t>
      </w:r>
      <w:r w:rsidRPr="00B2092B">
        <w:rPr>
          <w:rFonts w:cs="AdvOT3b30f6db.B"/>
        </w:rPr>
        <w:t>The revisit-time of satellites can also be an issue, which still needs to be improved. Generally, in comparison to low temporal resolution satellite images, high-resolution ones have more information in their spatial domain, attained at infrequent time intervals</w:t>
      </w:r>
      <w:r w:rsidR="00B2092B" w:rsidRPr="00B2092B">
        <w:rPr>
          <w:rFonts w:cs="AdvOT3b30f6db.B"/>
        </w:rPr>
        <w:t xml:space="preserve"> </w:t>
      </w:r>
      <w:r w:rsidR="00BE1ADF" w:rsidRPr="00B2092B">
        <w:rPr>
          <w:rFonts w:cs="AdvOT3b30f6db.B"/>
        </w:rPr>
        <w:fldChar w:fldCharType="begin" w:fldLock="1"/>
      </w:r>
      <w:r w:rsidR="008B64AA">
        <w:rPr>
          <w:rFonts w:cs="AdvOT3b30f6db.B"/>
        </w:rPr>
        <w:instrText>ADDIN CSL_CITATION {"citationItems":[{"id":"ITEM-1","itemData":{"DOI":"10.1109/TGRS.2008.916473","ISSN":"01962892","abstract":"Monitoring changes in the vegetation cover during the intercrop season is of special interest in intensive agricultural region, such as the Brittany region in France, to locate bare soils and control their influence to the environment. The presence of bare soils leads to detrimental environmental effects such as soil erosion or water quality degradation. Therefore, identification and monitoring of bare soils at a regional scale in the winter season are required for any agricultural management program. Data from the Moderate Resolution Imaging Spectroradiometer have been selected for this paper due to their low spatial resolution, which decreases the cost of processing and storage, and the high revisit frequency, which increases the probability to acquire scenes free of clouds and shadows during the winter season. Unfortunately, few images per season only are free of cloud contamination and associated shadows. Therefore, the specific objective of this paper is to develop and implement a preprocessing method to recover spectral values of contaminated data by weather conditions for subsequent bare-soil mapping. In the context of this paper, Kohonen's self-organizing map (SOM) is used for recovering data contaminated by weather conditions that have been considered as erroneous data. This nonparametric regression procedure has proved its success to deal with missing-values problem. Hence, the erroneous-values problem, reflectance values contaminated by clouds or shadows, has been converted to the missing-values problem by using a cloud and shadow (outlier) detector. The SOM algorithm was tested also on the erroneous data directly, but better results were found with the \"missing values\" formulation. The idea is to, first, train SOM onto clear temporal profiles free of clouds and shadows during the winter season. Second, erroneous values are converted to missing values by an outlier detector which operates on each temporal profile (set of colocated pixels acquired at different dates). Finally, the SOM algorithm for missing values is used to estimate contaminated reflectance values. © 2008 IEEE.","author":[{"dropping-particle":"","family":"Latif","given":"Bassam Abdel","non-dropping-particle":"","parse-names":false,"suffix":""},{"dropping-particle":"","family":"Lecerf","given":"Rémi","non-dropping-particle":"","parse-names":false,"suffix":""},{"dropping-particle":"","family":"Mercier","given":"Grégoire","non-dropping-particle":"","parse-names":false,"suffix":""},{"dropping-particle":"","family":"Hubert-Moy","given":"Laurence","non-dropping-particle":"","parse-names":false,"suffix":""}],"container-title":"IEEE Transactions on Geoscience and Remote Sensing","id":"ITEM-1","issue":"7","issued":{"date-parts":[["2008"]]},"note":"169","page":"2083-2096","title":"Preprocessing of low-resolution time series contaminated by clouds and shadows","type":"article-journal","volume":"46"},"uris":["http://www.mendeley.com/documents/?uuid=f5d1633d-aa5e-4be2-b868-d8bfeead2723"]}],"mendeley":{"formattedCitation":"[249]","plainTextFormattedCitation":"[249]","previouslyFormattedCitation":"[249]"},"properties":{"noteIndex":0},"schema":"https://github.com/citation-style-language/schema/raw/master/csl-citation.json"}</w:instrText>
      </w:r>
      <w:r w:rsidR="00BE1ADF" w:rsidRPr="00B2092B">
        <w:rPr>
          <w:rFonts w:cs="AdvOT3b30f6db.B"/>
        </w:rPr>
        <w:fldChar w:fldCharType="separate"/>
      </w:r>
      <w:r w:rsidR="008D1F9D" w:rsidRPr="008D1F9D">
        <w:rPr>
          <w:rFonts w:cs="AdvOT3b30f6db.B"/>
          <w:noProof/>
        </w:rPr>
        <w:t>[249]</w:t>
      </w:r>
      <w:r w:rsidR="00BE1ADF" w:rsidRPr="00B2092B">
        <w:rPr>
          <w:rFonts w:cs="AdvOT3b30f6db.B"/>
        </w:rPr>
        <w:fldChar w:fldCharType="end"/>
      </w:r>
      <w:r w:rsidR="00B2092B" w:rsidRPr="00B2092B">
        <w:rPr>
          <w:rFonts w:cs="AdvOT3b30f6db.B"/>
        </w:rPr>
        <w:t>.</w:t>
      </w:r>
      <w:r w:rsidR="00BE1ADF" w:rsidRPr="00B2092B">
        <w:rPr>
          <w:rFonts w:cs="AdvOT3b30f6db.B"/>
        </w:rPr>
        <w:t xml:space="preserve"> </w:t>
      </w:r>
      <w:r w:rsidRPr="00B2092B">
        <w:rPr>
          <w:rFonts w:cs="AdvOT3b30f6db.B"/>
        </w:rPr>
        <w:t>Thus, the procedure of cloud recovery from a high temporal resolution image depends either on the image features</w:t>
      </w:r>
      <w:r w:rsidR="00B2092B" w:rsidRPr="00B2092B">
        <w:rPr>
          <w:rFonts w:cs="AdvOT3b30f6db.B"/>
        </w:rPr>
        <w:t xml:space="preserve"> </w:t>
      </w:r>
      <w:r w:rsidR="00BE1ADF" w:rsidRPr="00B2092B">
        <w:rPr>
          <w:rFonts w:cs="AdvOT3b30f6db.B"/>
        </w:rPr>
        <w:fldChar w:fldCharType="begin" w:fldLock="1"/>
      </w:r>
      <w:r w:rsidR="008B64AA">
        <w:rPr>
          <w:rFonts w:cs="AdvOT3b30f6db.B"/>
        </w:rPr>
        <w:instrText>ADDIN CSL_CITATION {"citationItems":[{"id":"ITEM-1","itemData":{"DOI":"10.1109/IGARSS.2005.1525858","ISBN":"0780390504","abstract":"In the remote sensing images recorded by high-resolution optical sensors such as SPOT, TM, IKONOS, QUICKBIRD etc., clouds and cloud shadows may unfortunately contaminate the scene. Removing these portions of an image and then filling in the missing data is an important photo editing work. Traditionally the operators have to mask them out from the scene, and cut a patch with similar ground content from clear regions to fill in. It is a tedious work. However good seamless result is hard to achieve. In this paper, we proposed an improved fast fragment-based image completion technique to accomplish this hard work automatically based on Drori's work. Compared with Drori's algorithm, our method can reduce computing time remarkably with almost identical results. The experiment results show that our method is valid and performs well. © 2005 IEEE.","author":[{"dropping-particle":"","family":"Chen","given":"Fen","non-dropping-particle":"","parse-names":false,"suffix":""},{"dropping-particle":"","family":"Zhao","given":"Zhongming","non-dropping-particle":"","parse-names":false,"suffix":""},{"dropping-particle":"","family":"Peng","given":"Ling","non-dropping-particle":"","parse-names":false,"suffix":""},{"dropping-particle":"","family":"Yan","given":"Dongmei","non-dropping-particle":"","parse-names":false,"suffix":""}],"container-title":"International Geoscience and Remote Sensing Symposium (IGARSS)","id":"ITEM-1","issued":{"date-parts":[["2005"]]},"page":"4256-4259","title":"Clouds and cloud shadows removal from high-resolution remote sensing images","type":"article-journal","volume":"6"},"uris":["http://www.mendeley.com/documents/?uuid=8e3fbc36-8efb-4ea0-aae3-ebda8f0109fc"]}],"mendeley":{"formattedCitation":"[251]","plainTextFormattedCitation":"[251]","previouslyFormattedCitation":"[251]"},"properties":{"noteIndex":0},"schema":"https://github.com/citation-style-language/schema/raw/master/csl-citation.json"}</w:instrText>
      </w:r>
      <w:r w:rsidR="00BE1ADF" w:rsidRPr="00B2092B">
        <w:rPr>
          <w:rFonts w:cs="AdvOT3b30f6db.B"/>
        </w:rPr>
        <w:fldChar w:fldCharType="separate"/>
      </w:r>
      <w:r w:rsidR="008D1F9D" w:rsidRPr="008D1F9D">
        <w:rPr>
          <w:rFonts w:cs="AdvOT3b30f6db.B"/>
          <w:noProof/>
        </w:rPr>
        <w:t>[251]</w:t>
      </w:r>
      <w:r w:rsidR="00BE1ADF" w:rsidRPr="00B2092B">
        <w:rPr>
          <w:rFonts w:cs="AdvOT3b30f6db.B"/>
        </w:rPr>
        <w:fldChar w:fldCharType="end"/>
      </w:r>
      <w:r w:rsidRPr="00B2092B">
        <w:rPr>
          <w:rFonts w:cs="AdvOT3b30f6db.B"/>
        </w:rPr>
        <w:t xml:space="preserve"> or on a limited number of images</w:t>
      </w:r>
      <w:r w:rsidR="00B2092B" w:rsidRPr="00B2092B">
        <w:rPr>
          <w:rFonts w:cs="AdvOT3b30f6db.B"/>
        </w:rPr>
        <w:t xml:space="preserve"> </w:t>
      </w:r>
      <w:r w:rsidR="00BE1ADF" w:rsidRPr="00B2092B">
        <w:rPr>
          <w:rFonts w:cs="AdvOT3b30f6db.B"/>
        </w:rPr>
        <w:fldChar w:fldCharType="begin" w:fldLock="1"/>
      </w:r>
      <w:r w:rsidR="008B64AA">
        <w:rPr>
          <w:rFonts w:cs="AdvOT3b30f6db.B"/>
        </w:rPr>
        <w:instrText>ADDIN CSL_CITATION {"citationItems":[{"id":"ITEM-1","itemData":{"DOI":"10.1109/TGRS.2005.861929","ISSN":"01962892","abstract":"The frequent presence of clouds in passive remotely sensed imagery severely limits its regular exploitation in various application fields. Thus, the removal of cloud cover from this imagery represents an important preprocessing task consisting in the reconstruction of cloud-contaminated data. The intent of this study is to propose two novel general methods for the reconstruction of areas obscured by clouds in a sequence of multitemporal multispectral images. Given a cloud-contaminated image of the sequence, each area of missing measurements is reconstructed through an unsupervised contextual prediction process that reproduces the local spectro-temporal relationships between the considered image and an opportunely selected subset of the remaining temporal images. In the first method, the contextual prediction process is implemented by means of an ensemble of linear predictors, each trained over a local multitemporal region that is spectrally homogeneous in each temporal image of the selected subset. In order to obtain such regions, each temporal image is locally classified by an unsupervised classifier based on the expectation-maximization (EM) algorithm. In the second method, the local spectro-temporal relationships are reproduced by a single nonlinear predictor based on the support vector machines (SVM) approach. To illustrate the performance of the two proposed methods, an experimental analysis on a sequence of three temporal images acquired by the Landsat-7 Enhanced Thematic Mapper Plus sensor over a total period of four months is reported and discussed. It includes a detailed simulation study that aims at assessing with different reconstruction quality criteria the accuracy of the methods in different qualitative and quantitative cloud contamination conditions. Compared with two techniques based on compositing algorithms for cloud removal, the proposed methods show a clear superiority, which makes them a promising and useful tool in solving the considered problem, whose great complexity is commensurate with its practical importance. © 2006 IEEE.","author":[{"dropping-particle":"","family":"Melgani","given":"Farid","non-dropping-particle":"","parse-names":false,"suffix":""}],"container-title":"IEEE Transactions on Geoscience and Remote Sensing","id":"ITEM-1","issue":"2","issued":{"date-parts":[["2006"]]},"note":"173","page":"442-455","title":"Contextual reconstruction of cloud-contaminated multitemporal multispectral images","type":"article-journal","volume":"44"},"uris":["http://www.mendeley.com/documents/?uuid=1bc74588-9587-42d3-9b2c-e33eda1deb8d"]}],"mendeley":{"formattedCitation":"[252]","plainTextFormattedCitation":"[252]","previouslyFormattedCitation":"[252]"},"properties":{"noteIndex":0},"schema":"https://github.com/citation-style-language/schema/raw/master/csl-citation.json"}</w:instrText>
      </w:r>
      <w:r w:rsidR="00BE1ADF" w:rsidRPr="00B2092B">
        <w:rPr>
          <w:rFonts w:cs="AdvOT3b30f6db.B"/>
        </w:rPr>
        <w:fldChar w:fldCharType="separate"/>
      </w:r>
      <w:r w:rsidR="008D1F9D" w:rsidRPr="008D1F9D">
        <w:rPr>
          <w:rFonts w:cs="AdvOT3b30f6db.B"/>
          <w:noProof/>
        </w:rPr>
        <w:t>[252]</w:t>
      </w:r>
      <w:r w:rsidR="00BE1ADF" w:rsidRPr="00B2092B">
        <w:rPr>
          <w:rFonts w:cs="AdvOT3b30f6db.B"/>
        </w:rPr>
        <w:fldChar w:fldCharType="end"/>
      </w:r>
      <w:r w:rsidR="00B2092B" w:rsidRPr="00B2092B">
        <w:rPr>
          <w:rFonts w:cs="AdvOT3b30f6db.B"/>
        </w:rPr>
        <w:t>,</w:t>
      </w:r>
      <w:r w:rsidR="00BE1ADF" w:rsidRPr="00B2092B">
        <w:rPr>
          <w:rFonts w:cs="AdvOT3b30f6db.B"/>
        </w:rPr>
        <w:t xml:space="preserve"> </w:t>
      </w:r>
      <w:r w:rsidRPr="00B2092B">
        <w:rPr>
          <w:rFonts w:cs="AdvOT3b30f6db.B"/>
        </w:rPr>
        <w:t xml:space="preserve">while the advantage of high temporal resolution is for low-resolution data. Therefore, many images that cover a short period of time can be processed and the best observations from these images selected, which can be assumed that no cloud has occurred above the area. </w:t>
      </w:r>
    </w:p>
    <w:p w14:paraId="29C2BA02" w14:textId="2E69E4C6" w:rsidR="000C0C4A" w:rsidRPr="00B2092B" w:rsidRDefault="000C0C4A" w:rsidP="00B2092B">
      <w:pPr>
        <w:ind w:firstLine="360"/>
        <w:jc w:val="both"/>
        <w:rPr>
          <w:rFonts w:cs="AdvOT3b30f6db.B"/>
        </w:rPr>
      </w:pPr>
      <w:r w:rsidRPr="00B2092B">
        <w:rPr>
          <w:rFonts w:cs="AdvOT3b30f6db.B"/>
        </w:rPr>
        <w:t>There is another limitation in soil remote sensing, which is the heterogeneous nature of remote sensing data. The recorded reflectance by remote sensors, especially on large-scale areas, is resulted from the interactions of electromagnetic radiation with multiple constituents within each pixel</w:t>
      </w:r>
      <w:r w:rsidR="00BE1ADF" w:rsidRPr="00B2092B">
        <w:rPr>
          <w:rFonts w:cs="AdvOT3b30f6db.B"/>
        </w:rPr>
        <w:t xml:space="preserve"> </w:t>
      </w:r>
      <w:r w:rsidRPr="00B2092B">
        <w:rPr>
          <w:rFonts w:cs="AdvOT3b30f6db.B"/>
        </w:rPr>
        <w:t>that consequently constrains the accuracy of spectral analysis and their interpretation for quantifying soil condition. Over the past decade, although numerous studies addressed the mixing problem and proposed analysis techniques</w:t>
      </w:r>
      <w:r w:rsidR="00B2092B" w:rsidRPr="00B2092B">
        <w:rPr>
          <w:rFonts w:cs="AdvOT3b30f6db.B"/>
        </w:rPr>
        <w:t xml:space="preserve"> </w:t>
      </w:r>
      <w:r w:rsidR="00BE1ADF" w:rsidRPr="00B2092B">
        <w:rPr>
          <w:rFonts w:cs="AdvOT3b30f6db.B"/>
        </w:rPr>
        <w:fldChar w:fldCharType="begin" w:fldLock="1"/>
      </w:r>
      <w:r w:rsidR="008B64AA">
        <w:rPr>
          <w:rFonts w:cs="AdvOT3b30f6db.B"/>
        </w:rPr>
        <w:instrText>ADDIN CSL_CITATION {"citationItems":[{"id":"ITEM-1","itemData":{"DOI":"10.1016/j.rse.2011.03.003","ISSN":"00344257","abstract":"The composite nature of remotely sensed spectral information often masks diagnostic spectral features and hampers the detailed identification and mapping of targeted constituents of the earth's surface. Spectral Mixture Analysis (SMA) is a well established and effective technique to address this mixture problem. SMA models a mixed spectrum as a linear or nonlinear combination of its constituent spectral components or spectral endmembers weighted by their subpixel fractional cover. By model inversion SMA provides subpixel endmember fractions. The lack of ability to account for temporal and spatial variability between and among endmembers has been acknowledged as a major shortcoming of conventional SMA approaches using a linear mixture model with fixed endmembers. Over the past decades numerous efforts have been made to circumvent this issue. This review paper summarizes the available methods and results of endmember variability reduction in SMA. Five basic principles to mitigate endmember variability are identified: (i) the use of multiple endmembers for each component in an iterative mixture analysis cycle, (ii) the selection of a subset of stable spectral features, (iii) the spectral weighting of bands, (iv) spectral signal transformations and (v) the use of radiative transfer models in a mixture analysis. We draw attention to the high complementarities between the different techniques and suggest that an integrated approach is necessary to effectively address endmember variability issues in SMA. © 2011 Elsevier Inc.","author":[{"dropping-particle":"","family":"Somers","given":"Ben","non-dropping-particle":"","parse-names":false,"suffix":""},{"dropping-particle":"","family":"Asner","given":"Gregory P.","non-dropping-particle":"","parse-names":false,"suffix":""},{"dropping-particle":"","family":"Tits","given":"Laurent","non-dropping-particle":"","parse-names":false,"suffix":""},{"dropping-particle":"","family":"Coppin","given":"Pol","non-dropping-particle":"","parse-names":false,"suffix":""}],"container-title":"Remote Sensing of Environment","id":"ITEM-1","issue":"7","issued":{"date-parts":[["2011"]]},"note":"175","page":"1603-1616","title":"Endmember variability in Spectral Mixture Analysis: A review","type":"article-journal","volume":"115"},"uris":["http://www.mendeley.com/documents/?uuid=126c8b2d-45f2-45ce-b46f-db277a5ea8f3"]}],"mendeley":{"formattedCitation":"[253]","plainTextFormattedCitation":"[253]","previouslyFormattedCitation":"[253]"},"properties":{"noteIndex":0},"schema":"https://github.com/citation-style-language/schema/raw/master/csl-citation.json"}</w:instrText>
      </w:r>
      <w:r w:rsidR="00BE1ADF" w:rsidRPr="00B2092B">
        <w:rPr>
          <w:rFonts w:cs="AdvOT3b30f6db.B"/>
        </w:rPr>
        <w:fldChar w:fldCharType="separate"/>
      </w:r>
      <w:r w:rsidR="008D1F9D" w:rsidRPr="008D1F9D">
        <w:rPr>
          <w:rFonts w:cs="AdvOT3b30f6db.B"/>
          <w:noProof/>
        </w:rPr>
        <w:t>[253]</w:t>
      </w:r>
      <w:r w:rsidR="00BE1ADF" w:rsidRPr="00B2092B">
        <w:rPr>
          <w:rFonts w:cs="AdvOT3b30f6db.B"/>
        </w:rPr>
        <w:fldChar w:fldCharType="end"/>
      </w:r>
      <w:ins w:id="143" w:author="mldinis" w:date="2022-08-04T18:38:00Z">
        <w:r w:rsidR="00475157">
          <w:rPr>
            <w:rFonts w:cs="AdvOT3b30f6db.B"/>
          </w:rPr>
          <w:t xml:space="preserve">, </w:t>
        </w:r>
      </w:ins>
      <w:r w:rsidR="00BE1ADF" w:rsidRPr="00B2092B">
        <w:rPr>
          <w:rFonts w:cs="AdvOT3b30f6db.B"/>
        </w:rPr>
        <w:fldChar w:fldCharType="begin" w:fldLock="1"/>
      </w:r>
      <w:r w:rsidR="008B64AA">
        <w:rPr>
          <w:rFonts w:cs="AdvOT3b30f6db.B"/>
        </w:rPr>
        <w:instrText>ADDIN CSL_CITATION {"citationItems":[{"id":"ITEM-1","itemData":{"DOI":"10.1109/JSTARS.2014.2320576","ISSN":"21511535","abstract":"In hyperspectral unmixing, the prevalent model used is the linear mixing model, and a large variety of techniques based on this model has been proposed to obtain endmembers and their abundances in hyperspectral imagery. However, it has been known for some time that nonlinear spectral mixing effects can be a crucial component in many real-world scenarios, such as planetary remote sensing, intimate mineral mixtures, vegetation canopies, or urban scenes. While several nonlinear mixing models have been proposed decades ago, only recently there has been a proliferation of nonlinear unmixing models and techniques in the signal processing literature. This paper aims to give an historical overview of the majority of nonlinear mixing models and nonlinear unmixing methods, and to explain some of the more popular techniques in detail. The main models and techniques treated are bilinear models, models for intimate mineral mixtures, radiosity-based approaches, ray tracing, neural networks, kernel methods, support vector machine techniques, manifold learning methods, piece-wise linear techniques, and detection methods for nonlinearity. Furthermore, we provide an overview of several recent developments in the nonlinear unmixing literature that do not belong into any of these categories. © 2014 IEEE.","author":[{"dropping-particle":"","family":"Heylen","given":"Rob","non-dropping-particle":"","parse-names":false,"suffix":""},{"dropping-particle":"","family":"Parente","given":"Mario","non-dropping-particle":"","parse-names":false,"suffix":""},{"dropping-particle":"","family":"Gader","given":"Paul","non-dropping-particle":"","parse-names":false,"suffix":""}],"container-title":"IEEE Journal of Selected Topics in Applied Earth Observations and Remote Sensing","id":"ITEM-1","issue":"6","issued":{"date-parts":[["2014"]]},"page":"1844-1868","title":"A review of nonlinear hyperspectral unmixing methods","type":"article-journal","volume":"7"},"uris":["http://www.mendeley.com/documents/?uuid=45792c75-0bc9-442b-b48f-6d939734c143"]}],"mendeley":{"formattedCitation":"[254]","plainTextFormattedCitation":"[254]","previouslyFormattedCitation":"[254]"},"properties":{"noteIndex":0},"schema":"https://github.com/citation-style-language/schema/raw/master/csl-citation.json"}</w:instrText>
      </w:r>
      <w:r w:rsidR="00BE1ADF" w:rsidRPr="00B2092B">
        <w:rPr>
          <w:rFonts w:cs="AdvOT3b30f6db.B"/>
        </w:rPr>
        <w:fldChar w:fldCharType="separate"/>
      </w:r>
      <w:r w:rsidR="008D1F9D" w:rsidRPr="008D1F9D">
        <w:rPr>
          <w:rFonts w:cs="AdvOT3b30f6db.B"/>
          <w:noProof/>
        </w:rPr>
        <w:t>[254]</w:t>
      </w:r>
      <w:r w:rsidR="00BE1ADF" w:rsidRPr="00B2092B">
        <w:rPr>
          <w:rFonts w:cs="AdvOT3b30f6db.B"/>
        </w:rPr>
        <w:fldChar w:fldCharType="end"/>
      </w:r>
      <w:r w:rsidR="00B2092B" w:rsidRPr="00B2092B">
        <w:rPr>
          <w:rFonts w:cs="AdvOT3b30f6db.B"/>
        </w:rPr>
        <w:t>,</w:t>
      </w:r>
      <w:r w:rsidR="00BE1ADF" w:rsidRPr="00B2092B">
        <w:rPr>
          <w:rFonts w:cs="AdvOT3b30f6db.B"/>
        </w:rPr>
        <w:t xml:space="preserve"> </w:t>
      </w:r>
      <w:r w:rsidRPr="00B2092B">
        <w:rPr>
          <w:rFonts w:cs="AdvOT3b30f6db.B"/>
        </w:rPr>
        <w:t>spectra unmixing is still challenging and need more development. In addition, a wide range of soil spectral measurements are being gathered around the globe, which provide different outputs due to various measurement conditions including sampling techniques, sample preparation, instrument specifications, different protocols as well as analytical algorithms, which severely affect the prediction performance of spectroscopic models and outputs</w:t>
      </w:r>
      <w:r w:rsidR="00B2092B" w:rsidRPr="00B2092B">
        <w:rPr>
          <w:rFonts w:cs="AdvOT3b30f6db.B"/>
        </w:rPr>
        <w:t xml:space="preserve"> </w:t>
      </w:r>
      <w:r w:rsidR="00BE1ADF" w:rsidRPr="00B2092B">
        <w:rPr>
          <w:rFonts w:cs="AdvOT3b30f6db.B"/>
        </w:rPr>
        <w:fldChar w:fldCharType="begin" w:fldLock="1"/>
      </w:r>
      <w:r w:rsidR="004B640A">
        <w:rPr>
          <w:rFonts w:cs="AdvOT3b30f6db.B"/>
        </w:rPr>
        <w:instrText>ADDIN CSL_CITATION {"citationItems":[{"id":"ITEM-1","itemData":{"DOI":"10.3390/rs11121464","ISSN":"20724292","abstract":"Quickly and effciently monitoring soil heavy metal content is crucial for protecting the natural environment and for human health. Estimating heavy metal content in soils using hyperspectral data is a cost-effcient method but challenging due to the effects of complex landscapes and soil properties. One of the challenges is how to make a lab-derived model based on soil samples applicable to mapping the contents of heavy metals in soil using air-borne or space-borne hyperspectral imagery at a regional scale. For this purpose, our study proposed a novel method using hyperspectral data from soil samples and the HuanJing-1A (HJ-1A) HyperSpectral Imager (HSI). In this method, estimation models were first developed using optimal relevant spectral variables from dry soil spectral reflectance (DSSR) data and field observations of soil heavy metal content. The relationship of the ratio of DSSR to moisture soil spectral reflectance (MSSR) with soil moisture content was then derived, which built up the linkage of DSSR with MSSR and provided the potential of applying the models developed in the laboratory to map soil heavy metal content at a regional scale using hyperspectral imagery. The optimal relevant spectral variables were obtained by combining the Boruta algorithm with a stepwise regression and variance inflation factor. This method was developed, validated, and applied to estimate the content of heavy metals in soil (As, Cd, and Hg) in Guangdong, China, and the Conghua district of Guangzhou city. The results showed that based on the validation datasets, the content of Cd could be reliably estimated and mapped by the proposed method, with relative root mean square error (RMSE) values of 17.41% for the point measurements of soil samples from Guangdong province and 17.10% for the Conghua district at the regional scale, while the content of heavy metals As and Hg in soil were relatively diffcult to predict with the relative RMSE values of 32.27% and 28.72% at the soil sample level and 51.55% and 36.34% at the regional scale. Moreover, the relationship of the DSSR/MSSR ratio with soil moisture content varied greatly before the wavelength of 1029 nm and became stable after that, which linked DSSR with MSSR and provided the possibility of applying the DSSR-based models to map the soil heavy metal content at the regional scale using the HJ-1A images. In addition, it was found that overall there were only a few soil samples with the content of heavy metals exceeding …","author":[{"dropping-particle":"","family":"Liu","given":"Zhenhua","non-dropping-particle":"","parse-names":false,"suffix":""},{"dropping-particle":"","family":"Lu","given":"Ying","non-dropping-particle":"","parse-names":false,"suffix":""},{"dropping-particle":"","family":"Peng","given":"Yiping","non-dropping-particle":"","parse-names":false,"suffix":""},{"dropping-particle":"","family":"Zhao","given":"Li","non-dropping-particle":"","parse-names":false,"suffix":""},{"dropping-particle":"","family":"Wang","given":"Guangxing","non-dropping-particle":"","parse-names":false,"suffix":""},{"dropping-particle":"","family":"Hu","given":"Yueming","non-dropping-particle":"","parse-names":false,"suffix":""}],"container-title":"Remote Sensing","id":"ITEM-1","issue":"12","issued":{"date-parts":[["2019"]]},"title":"Estimation of soil heavy metal content using hyperspectral data","type":"article-journal","volume":"11"},"uris":["http://www.mendeley.com/documents/?uuid=5d45a1b5-0a72-4638-9a04-619aa0926c92"]}],"mendeley":{"formattedCitation":"[173]","plainTextFormattedCitation":"[173]","previouslyFormattedCitation":"[173]"},"properties":{"noteIndex":0},"schema":"https://github.com/citation-style-language/schema/raw/master/csl-citation.json"}</w:instrText>
      </w:r>
      <w:r w:rsidR="00BE1ADF" w:rsidRPr="00B2092B">
        <w:rPr>
          <w:rFonts w:cs="AdvOT3b30f6db.B"/>
        </w:rPr>
        <w:fldChar w:fldCharType="separate"/>
      </w:r>
      <w:r w:rsidR="00792D1D" w:rsidRPr="00792D1D">
        <w:rPr>
          <w:rFonts w:cs="AdvOT3b30f6db.B"/>
          <w:noProof/>
        </w:rPr>
        <w:t>[173]</w:t>
      </w:r>
      <w:r w:rsidR="00BE1ADF" w:rsidRPr="00B2092B">
        <w:rPr>
          <w:rFonts w:cs="AdvOT3b30f6db.B"/>
        </w:rPr>
        <w:fldChar w:fldCharType="end"/>
      </w:r>
      <w:r w:rsidR="00BE1ADF" w:rsidRPr="00B2092B">
        <w:rPr>
          <w:rFonts w:cs="AdvOT3b30f6db.B"/>
        </w:rPr>
        <w:fldChar w:fldCharType="begin" w:fldLock="1"/>
      </w:r>
      <w:r w:rsidR="008B64AA">
        <w:rPr>
          <w:rFonts w:cs="AdvOT3b30f6db.B"/>
        </w:rPr>
        <w:instrText>ADDIN CSL_CITATION {"citationItems":[{"id":"ITEM-1","itemData":{"DOI":"10.3390/rs9101078","ISSN":"20724292","abstract":"Soil spectroscopy has shown to be a fast, cost-effective, environmentally friendly, non-destructive, reproducible and repeatable analytical technique. Soil components, as well as types of instruments, protocols, sampling methods, sample preparation, spectral acquisition techniques and analytical algorithms have a combined influence on the final performance. Therefore, it is important to characterize these differences and to introduce an effective approach in order to minimize the technical factors that alter reflectance spectra and consequent prediction. To quantify this alteration, a joint project between Czech University of Life Sciences Prague (CULS) and Tel-Aviv University (TAU) was conducted to estimate Cox, pH-H2O, pH-KCl and selected forms of Fe and Mn. Two different soil spectral measurement protocols and two data mining techniques were used to examine seventy-eight soil samples from five agricultural areas in different parts of the Czech Republic. Spectral measurements at both laboratories were made using different ASD spectroradiometers. The CULS protocol was based on employing a contact probe (CP) spectral measurement scheme, while the TAU protocol was carried out using a CP measurement method, accompanied with the internal soil standard (ISS) procedure. Two spectral datasets, acquired from different protocols, were both analyzed using partial least square regression (PLSR) technique as well as the PARACUDA II®, a new data mining engine for optimizing PLSR models. The results showed that spectra based on the CULS setup (non-ISS) demonstrated significantly higher albedo intensity and reflectance values relative to the TAU setup with ISS. However, the majority of statistics using the TAU protocol was not noticeably better than the CULS spectra. The paper also highlighted that under both measurement protocols, the PARACUDA II® engine proved to be a powerful tool for providing better results than PLSR. Such initiative is not only a way to unlock current limitations of soil spectroscopy, but also offers considerable efficiency and cost- and time-saving possibilities, which lead to further improvements in prediction performance of spectral models.","author":[{"dropping-particle":"","family":"Gholizadeh","given":"Asa","non-dropping-particle":"","parse-names":false,"suffix":""},{"dropping-particle":"","family":"Carmon","given":"Nimrod","non-dropping-particle":"","parse-names":false,"suffix":""},{"dropping-particle":"","family":"Klement","given":"Aleš","non-dropping-particle":"","parse-names":false,"suffix":""},{"dropping-particle":"","family":"Ben-Dor","given":"Eyal","non-dropping-particle":"","parse-names":false,"suffix":""},{"dropping-particle":"","family":"Borůvka","given":"Luboš","non-dropping-particle":"","parse-names":false,"suffix":""}],"container-title":"Remote Sensing","id":"ITEM-1","issue":"10","issued":{"date-parts":[["2017"]]},"title":"Agricultural soil spectral response and properties assessment: Effects of measurement protocol and data mining technique","type":"article-journal","volume":"9"},"uris":["http://www.mendeley.com/documents/?uuid=d6b38cf2-7e5f-4c97-a78b-7975474ad1e5"]}],"mendeley":{"formattedCitation":"[255]","plainTextFormattedCitation":"[255]","previouslyFormattedCitation":"[255]"},"properties":{"noteIndex":0},"schema":"https://github.com/citation-style-language/schema/raw/master/csl-citation.json"}</w:instrText>
      </w:r>
      <w:r w:rsidR="00BE1ADF" w:rsidRPr="00B2092B">
        <w:rPr>
          <w:rFonts w:cs="AdvOT3b30f6db.B"/>
        </w:rPr>
        <w:fldChar w:fldCharType="separate"/>
      </w:r>
      <w:r w:rsidR="008D1F9D" w:rsidRPr="008D1F9D">
        <w:rPr>
          <w:rFonts w:cs="AdvOT3b30f6db.B"/>
          <w:noProof/>
        </w:rPr>
        <w:t>[255]</w:t>
      </w:r>
      <w:r w:rsidR="00BE1ADF" w:rsidRPr="00B2092B">
        <w:rPr>
          <w:rFonts w:cs="AdvOT3b30f6db.B"/>
        </w:rPr>
        <w:fldChar w:fldCharType="end"/>
      </w:r>
      <w:r w:rsidR="00B2092B" w:rsidRPr="00B2092B">
        <w:rPr>
          <w:rFonts w:cs="AdvOT3b30f6db.B"/>
        </w:rPr>
        <w:t>.</w:t>
      </w:r>
      <w:r w:rsidR="00BE1ADF" w:rsidRPr="00B2092B">
        <w:rPr>
          <w:rFonts w:cs="AdvOT3b30f6db.B"/>
        </w:rPr>
        <w:t xml:space="preserve"> </w:t>
      </w:r>
      <w:r w:rsidRPr="00B2092B">
        <w:rPr>
          <w:rFonts w:cs="AdvOT3b30f6db.B"/>
        </w:rPr>
        <w:t>These variations of condition justify the importance to establish a simple procedure for standardization that minimizes the systematic and random effects and enables unification of spectral libraries</w:t>
      </w:r>
      <w:r w:rsidR="00B2092B" w:rsidRPr="00B2092B">
        <w:rPr>
          <w:rFonts w:cs="AdvOT3b30f6db.B"/>
        </w:rPr>
        <w:t xml:space="preserve"> </w:t>
      </w:r>
      <w:r w:rsidR="00BE1ADF" w:rsidRPr="00B2092B">
        <w:rPr>
          <w:rFonts w:cs="AdvOT3b30f6db.B"/>
        </w:rPr>
        <w:fldChar w:fldCharType="begin" w:fldLock="1"/>
      </w:r>
      <w:r w:rsidR="008B64AA">
        <w:rPr>
          <w:rFonts w:cs="AdvOT3b30f6db.B"/>
        </w:rPr>
        <w:instrText>ADDIN CSL_CITATION {"citationItems":[{"id":"ITEM-1","itemData":{"DOI":"10.1016/j.geoderma.2015.01.002","ISSN":"00167061","abstract":"For the past 20. years, soil reflectance measurement in the laboratory has been a common and extensively used procedure. Based on soil spectroscopy, a proxy strategy using a chemometrics approach has been developed for soils, along with massive construction of soil spectral libraries worldwide. Surprisingly however, there are no agreed-upon standards or protocols for reliable reflectance measurements in the laboratory and field. Consequently, almost every user reconstructs his or her own protocol based on the literature, experience, convenience and infrastructure. This yields significant problems for comparing and sharing soil spectral data between users, as spectral variations can be encountered from one protocol to the next. This further prevents the generation of a robust model for a given soil property using the worldwide data archive. To solve this problem in the laboratory, a joint project between CSIRO - Perth and Tel Aviv University (TAU) was conducted to establish a standard protocol for soil measurement, along with the use of an internal standard procedure to generate correction factors to normalize all possible variations to a soil benchmark (SBM) setup. The method is based on a proof of concept reported by Pimestein et al. (2011) for the use of an internal soil standard (ISS), a concept adopted from the wet chemistry discipline. To formulate the ISS method proposed herein, we used samples from two sand dunes that were characterized for their mineralogy, stability and reflectance reproducibility to be suitable for the standardization mission. These samples were found to be stable in space and time and to hold a stable soil structure and spectral response common to soils. Five soil samples were used to examine the performance of the suggested ISS approach. The ISS and soil samples were carefully measured for reflectance at the CSIRO laboratory using a new calibrated ASD and different protocols and procedures harboring minor and major differences. In addition, the exact same ISS and soil samples were measured in the TAU laboratory with a different ASD, protocols and ambient conditions. A systemic quantitative study was conducted to judge the performance of the ISS method. The results demonstrated that each protocol provides significant spectral variations from the SBM protocol, but all can be corrected to the SBM measurements. The results are promising as they can be achieved with any protocol if the systematic variations are kept constant. The…","author":[{"dropping-particle":"","family":"Dor","given":"Eyal","non-dropping-particle":"Ben","parse-names":false,"suffix":""},{"dropping-particle":"","family":"Ong","given":"Cindy","non-dropping-particle":"","parse-names":false,"suffix":""},{"dropping-particle":"","family":"Lau","given":"Ian C.","non-dropping-particle":"","parse-names":false,"suffix":""}],"container-title":"Geoderma","id":"ITEM-1","issued":{"date-parts":[["2015"]]},"page":"112-124","title":"Reflectance measurements of soils in the laboratory: Standards and protocols","type":"article-journal","volume":"245-246"},"uris":["http://www.mendeley.com/documents/?uuid=9caf7b01-5340-4da4-b16c-598d9919ae09"]}],"mendeley":{"formattedCitation":"[256]","plainTextFormattedCitation":"[256]","previouslyFormattedCitation":"[256]"},"properties":{"noteIndex":0},"schema":"https://github.com/citation-style-language/schema/raw/master/csl-citation.json"}</w:instrText>
      </w:r>
      <w:r w:rsidR="00BE1ADF" w:rsidRPr="00B2092B">
        <w:rPr>
          <w:rFonts w:cs="AdvOT3b30f6db.B"/>
        </w:rPr>
        <w:fldChar w:fldCharType="separate"/>
      </w:r>
      <w:r w:rsidR="008D1F9D" w:rsidRPr="008D1F9D">
        <w:rPr>
          <w:rFonts w:cs="AdvOT3b30f6db.B"/>
          <w:noProof/>
        </w:rPr>
        <w:t>[256]</w:t>
      </w:r>
      <w:r w:rsidR="00BE1ADF" w:rsidRPr="00B2092B">
        <w:rPr>
          <w:rFonts w:cs="AdvOT3b30f6db.B"/>
        </w:rPr>
        <w:fldChar w:fldCharType="end"/>
      </w:r>
      <w:r w:rsidRPr="00B2092B">
        <w:rPr>
          <w:rFonts w:cs="AdvOT3b30f6db.B"/>
        </w:rPr>
        <w:t xml:space="preserve"> A specific limitation concerning soil contamination is the fact that pollutants do not have direct spectral features and that a correlation with soil characteristics is crucial. Moreover, most of the satellites provide spatial resolution of around 30 m, which can be a limitation in soil contamination assessment. All in all, major issues in the use of remote-sensing data, specifically hyper and superspectral sensors information, for soil applications are (i) the evaluation of soil spectral information in vegetation-covered soils</w:t>
      </w:r>
      <w:r w:rsidR="00B2092B" w:rsidRPr="00B2092B">
        <w:rPr>
          <w:rFonts w:cs="AdvOT3b30f6db.B"/>
        </w:rPr>
        <w:t xml:space="preserve"> </w:t>
      </w:r>
      <w:r w:rsidR="00BE1ADF" w:rsidRPr="00B2092B">
        <w:rPr>
          <w:rFonts w:cs="AdvOT3b30f6db.B"/>
        </w:rPr>
        <w:fldChar w:fldCharType="begin" w:fldLock="1"/>
      </w:r>
      <w:r w:rsidR="008B64AA">
        <w:rPr>
          <w:rFonts w:cs="AdvOT3b30f6db.B"/>
        </w:rPr>
        <w:instrText>ADDIN CSL_CITATION {"citationItems":[{"id":"ITEM-1","itemData":{"DOI":"10.1016/j.geoderma.2017.04.019","ISSN":"00167061","abstract":"The development of a strategy to reach soil data through vegetation has the potential to improve soil mapping in large areas covered by forests. This study aimed to develop a strategy to identify the relationship between soil information, such as texture, fertility and pedological classes, through vegetation spectral sensing obtained by a satellite sensor. The study area is located in Angola, Africa, covering 20,000 ha. Landsat images corresponding to dry and wet seasons were obtained, atmospheric corrected and transformed into reflectance. We built a mechanism to extract soil information and keep only vegetated areas in images. Afterward, the Normalized Difference Vegetation Index (NDVI) was calculated and its pixel was linked with soil samples collected in the field (450 points at four depths, A: 0–0.2; B: 0.4–0.6; C: 0.8–1.0; D: 1.0–1.2 m), and the wet analysis was performed. The non-parametric tests were used to verify the NDVI variation according to soil classes and Landsat image acquisition date. Higher correlation values were obtained in the images from 2008, for Al saturation, Al content, and base saturation. Overall, soil attributes best related with vegetation were the ones directly or indirectly involved with Al. The best correlation occurred in the wet season, because vegetation expressed better its relation with soils and water availability. This relation did not vary much at depth. The higher Al content was associated with the development of vegetation adapted to this condition, i.e. a native savanna-type usually occurring in regions of dystrophic soils such as Ferralsols, which presented the highest NDVI mean and were statistically different from the other soil groups. Pedological classes drive water dynamics, which interferes on vegetation. Thus, we found an important relationship between NDVI and soil classes. Depending on the season, soil class varies on the NDVI projection, due to its morphological and attributes configuration. Thus, we conclude that only one soil attribute is not sufficient to drive the NDVI result, but it has to be combined with the soil class. Wet season is indicated as the best period to analyze vegetation in order to reach soil information. The results indicate an important strategy to assist digital soil mapping in vegetated areas.","author":[{"dropping-particle":"","family":"Demattê","given":"José A.M.","non-dropping-particle":"","parse-names":false,"suffix":""},{"dropping-particle":"","family":"Sayão","given":"Veridiana Maria","non-dropping-particle":"","parse-names":false,"suffix":""},{"dropping-particle":"","family":"Rizzo","given":"Rodnei","non-dropping-particle":"","parse-names":false,"suffix":""},{"dropping-particle":"","family":"Fongaro","given":"Caio T.","non-dropping-particle":"","parse-names":false,"suffix":""}],"container-title":"Geoderma","id":"ITEM-1","issued":{"date-parts":[["2017"]]},"note":"164","page":"39-51","title":"Soil class and attribute dynamics and their relationship with natural vegetation based on satellite remote sensing","type":"article-journal","volume":"302"},"uris":["http://www.mendeley.com/documents/?uuid=2f7573eb-6984-450b-ace6-0f38fed09a53"]}],"mendeley":{"formattedCitation":"[244]","plainTextFormattedCitation":"[244]","previouslyFormattedCitation":"[244]"},"properties":{"noteIndex":0},"schema":"https://github.com/citation-style-language/schema/raw/master/csl-citation.json"}</w:instrText>
      </w:r>
      <w:r w:rsidR="00BE1ADF" w:rsidRPr="00B2092B">
        <w:rPr>
          <w:rFonts w:cs="AdvOT3b30f6db.B"/>
        </w:rPr>
        <w:fldChar w:fldCharType="separate"/>
      </w:r>
      <w:r w:rsidR="008D1F9D" w:rsidRPr="008D1F9D">
        <w:rPr>
          <w:rFonts w:cs="AdvOT3b30f6db.B"/>
          <w:noProof/>
        </w:rPr>
        <w:t>[244]</w:t>
      </w:r>
      <w:r w:rsidR="00BE1ADF" w:rsidRPr="00B2092B">
        <w:rPr>
          <w:rFonts w:cs="AdvOT3b30f6db.B"/>
        </w:rPr>
        <w:fldChar w:fldCharType="end"/>
      </w:r>
      <w:r w:rsidR="00BE1ADF" w:rsidRPr="00B2092B">
        <w:rPr>
          <w:rFonts w:cs="AdvOT3b30f6db.B"/>
        </w:rPr>
        <w:t xml:space="preserve">: </w:t>
      </w:r>
      <w:r w:rsidRPr="00B2092B">
        <w:rPr>
          <w:rFonts w:cs="AdvOT3b30f6db.B"/>
        </w:rPr>
        <w:t>(ii) the sensor errors correction and atmospheric attenuation removal difficulties</w:t>
      </w:r>
      <w:r w:rsidR="00B2092B" w:rsidRPr="00B2092B">
        <w:rPr>
          <w:rFonts w:cs="AdvOT3b30f6db.B"/>
        </w:rPr>
        <w:t xml:space="preserve"> </w:t>
      </w:r>
      <w:r w:rsidR="00BE1ADF" w:rsidRPr="00B2092B">
        <w:rPr>
          <w:rFonts w:cs="AdvOT3b30f6db.B"/>
        </w:rPr>
        <w:fldChar w:fldCharType="begin" w:fldLock="1"/>
      </w:r>
      <w:r w:rsidR="008B64AA">
        <w:rPr>
          <w:rFonts w:cs="AdvOT3b30f6db.B"/>
        </w:rPr>
        <w:instrText>ADDIN CSL_CITATION {"citationItems":[{"id":"ITEM-1","itemData":{"DOI":"10.1016/j.geoderma.2012.12.016","ISSN":"00167061","abstract":"Imaging spectroscopy of bare soils has been shown to have considerable potential for the estimation of properties such as soil texture. However, in order to be able to fully exploit data from forthcoming hyperspectral satellites, information on several issues related to sensor spatial and spectral resolution and range, as well as on calibration and validation issues, is still required. In the present study, images acquired over bare soil in Central Italy by airborne MIVIS (430-1270. nm; spatial resolution: 4.8. m) and space-borne CHRIS-PROBA (415-1050. nm; spatial resolution: 17. m), were used to explore methods for the quantitative estimation of soil texture. Extensive soil sampling was carried out for the determination of soil particle size fractions. Soil texture was related to the spectral signature of corresponding CHRIS or MIVIS pixels. The spectral behavior of the soil samples was also examined in the laboratory, by using a spectroradiometer in the 400-2500. nm range. Spectra were used to calibrate prediction models for the estimation of clay, silt and sand, through partial least-square regression (PLSR). The impact of several factors on the accuracy of estimation of soil texture was studied, such as spectral range and resolution, the effect of varying soil moisture and the geolocation error. The modality of setting up the calibration and validation data sets was also investigated, by employing either randomly selected or spatially separated datasets. The validity of the models was assessed from several statistics, such as bias, root mean square error of prediction (RMSEP) and ratio of performance to deviation (RPD). Results from laboratory data show the importance of SWIR bands to estimate clay, silt and sand fractions. The tests with remote sensing data show a sufficient accuracy of prediction (RPD &gt; 1.4) for clay and sand using both MIVIS and CHRIS-PROBA data, but results vary in response to the modality of setting up the calibration and validation sets. Results were found to be sensitive to the difference in support between point and pixel data and to the geometric registration error, especially for MIVIS data. When using a 3 × 3 window instead of a single pixel, RPD values as high as 1.85 for MIVIS and 1.75 for CHRIS were found. Despite the lack of SWIR bands and a lower spatial resolution, CHRIS did show a comparable potential to MIVIS in terms of accuracy and of prediction ability. This was probably a consequence of the conditions in which…","author":[{"dropping-particle":"","family":"Casa","given":"R.","non-dropping-particle":"","parse-names":false,"suffix":""},{"dropping-particle":"","family":"Castaldi","given":"F.","non-dropping-particle":"","parse-names":false,"suffix":""},{"dropping-particle":"","family":"Pascucci","given":"S.","non-dropping-particle":"","parse-names":false,"suffix":""},{"dropping-particle":"","family":"Palombo","given":"A.","non-dropping-particle":"","parse-names":false,"suffix":""},{"dropping-particle":"","family":"Pignatti","given":"S.","non-dropping-particle":"","parse-names":false,"suffix":""}],"container-title":"Geoderma","id":"ITEM-1","issued":{"date-parts":[["2013"]]},"page":"17-26","title":"A comparison of sensor resolution and calibration strategies for soil texture estimation from hyperspectral remote sensing","type":"article-journal","volume":"197-198"},"uris":["http://www.mendeley.com/documents/?uuid=af19887f-e6db-4918-9039-106c1fc2050a"]}],"mendeley":{"formattedCitation":"[257]","plainTextFormattedCitation":"[257]","previouslyFormattedCitation":"[257]"},"properties":{"noteIndex":0},"schema":"https://github.com/citation-style-language/schema/raw/master/csl-citation.json"}</w:instrText>
      </w:r>
      <w:r w:rsidR="00BE1ADF" w:rsidRPr="00B2092B">
        <w:rPr>
          <w:rFonts w:cs="AdvOT3b30f6db.B"/>
        </w:rPr>
        <w:fldChar w:fldCharType="separate"/>
      </w:r>
      <w:r w:rsidR="008D1F9D" w:rsidRPr="008D1F9D">
        <w:rPr>
          <w:rFonts w:cs="AdvOT3b30f6db.B"/>
          <w:noProof/>
        </w:rPr>
        <w:t>[257]</w:t>
      </w:r>
      <w:r w:rsidR="00BE1ADF" w:rsidRPr="00B2092B">
        <w:rPr>
          <w:rFonts w:cs="AdvOT3b30f6db.B"/>
        </w:rPr>
        <w:fldChar w:fldCharType="end"/>
      </w:r>
      <w:r w:rsidRPr="00B2092B">
        <w:rPr>
          <w:rFonts w:cs="AdvOT3b30f6db.B"/>
        </w:rPr>
        <w:t>; (iii) spectral mixing problem and limited available algorithms for unmixing</w:t>
      </w:r>
      <w:r w:rsidR="00B2092B" w:rsidRPr="00B2092B">
        <w:rPr>
          <w:rFonts w:cs="AdvOT3b30f6db.B"/>
        </w:rPr>
        <w:t xml:space="preserve"> </w:t>
      </w:r>
      <w:r w:rsidR="00BE1ADF" w:rsidRPr="00B2092B">
        <w:rPr>
          <w:rFonts w:cs="AdvOT3b30f6db.B"/>
        </w:rPr>
        <w:fldChar w:fldCharType="begin" w:fldLock="1"/>
      </w:r>
      <w:r w:rsidR="008B64AA">
        <w:rPr>
          <w:rFonts w:cs="AdvOT3b30f6db.B"/>
        </w:rPr>
        <w:instrText>ADDIN CSL_CITATION {"citationItems":[{"id":"ITEM-1","itemData":{"DOI":"10.1109/JSTARS.2014.2320576","ISSN":"21511535","abstract":"In hyperspectral unmixing, the prevalent model used is the linear mixing model, and a large variety of techniques based on this model has been proposed to obtain endmembers and their abundances in hyperspectral imagery. However, it has been known for some time that nonlinear spectral mixing effects can be a crucial component in many real-world scenarios, such as planetary remote sensing, intimate mineral mixtures, vegetation canopies, or urban scenes. While several nonlinear mixing models have been proposed decades ago, only recently there has been a proliferation of nonlinear unmixing models and techniques in the signal processing literature. This paper aims to give an historical overview of the majority of nonlinear mixing models and nonlinear unmixing methods, and to explain some of the more popular techniques in detail. The main models and techniques treated are bilinear models, models for intimate mineral mixtures, radiosity-based approaches, ray tracing, neural networks, kernel methods, support vector machine techniques, manifold learning methods, piece-wise linear techniques, and detection methods for nonlinearity. Furthermore, we provide an overview of several recent developments in the nonlinear unmixing literature that do not belong into any of these categories. © 2014 IEEE.","author":[{"dropping-particle":"","family":"Heylen","given":"Rob","non-dropping-particle":"","parse-names":false,"suffix":""},{"dropping-particle":"","family":"Parente","given":"Mario","non-dropping-particle":"","parse-names":false,"suffix":""},{"dropping-particle":"","family":"Gader","given":"Paul","non-dropping-particle":"","parse-names":false,"suffix":""}],"container-title":"IEEE Journal of Selected Topics in Applied Earth Observations and Remote Sensing","id":"ITEM-1","issue":"6","issued":{"date-parts":[["2014"]]},"page":"1844-1868","title":"A review of nonlinear hyperspectral unmixing methods","type":"article-journal","volume":"7"},"uris":["http://www.mendeley.com/documents/?uuid=45792c75-0bc9-442b-b48f-6d939734c143"]}],"mendeley":{"formattedCitation":"[254]","plainTextFormattedCitation":"[254]","previouslyFormattedCitation":"[254]"},"properties":{"noteIndex":0},"schema":"https://github.com/citation-style-language/schema/raw/master/csl-citation.json"}</w:instrText>
      </w:r>
      <w:r w:rsidR="00BE1ADF" w:rsidRPr="00B2092B">
        <w:rPr>
          <w:rFonts w:cs="AdvOT3b30f6db.B"/>
        </w:rPr>
        <w:fldChar w:fldCharType="separate"/>
      </w:r>
      <w:r w:rsidR="008D1F9D" w:rsidRPr="008D1F9D">
        <w:rPr>
          <w:rFonts w:cs="AdvOT3b30f6db.B"/>
          <w:noProof/>
        </w:rPr>
        <w:t>[254]</w:t>
      </w:r>
      <w:r w:rsidR="00BE1ADF" w:rsidRPr="00B2092B">
        <w:rPr>
          <w:rFonts w:cs="AdvOT3b30f6db.B"/>
        </w:rPr>
        <w:fldChar w:fldCharType="end"/>
      </w:r>
      <w:r w:rsidRPr="00B2092B">
        <w:rPr>
          <w:rFonts w:cs="AdvOT3b30f6db.B"/>
        </w:rPr>
        <w:t>; (iv) the inadequate SNR of some sensors (e.g., the Hyperion SWIR spectral region</w:t>
      </w:r>
      <w:r w:rsidR="00BE1ADF" w:rsidRPr="00B2092B">
        <w:rPr>
          <w:rFonts w:cs="AdvOT3b30f6db.B"/>
        </w:rPr>
        <w:t>)</w:t>
      </w:r>
      <w:r w:rsidR="00B2092B" w:rsidRPr="00B2092B">
        <w:rPr>
          <w:rFonts w:cs="AdvOT3b30f6db.B"/>
        </w:rPr>
        <w:t xml:space="preserve"> </w:t>
      </w:r>
      <w:r w:rsidR="00BE1ADF" w:rsidRPr="00B2092B">
        <w:rPr>
          <w:rFonts w:cs="AdvOT3b30f6db.B"/>
        </w:rPr>
        <w:fldChar w:fldCharType="begin" w:fldLock="1"/>
      </w:r>
      <w:r w:rsidR="008B64AA">
        <w:rPr>
          <w:rFonts w:cs="AdvOT3b30f6db.B"/>
        </w:rPr>
        <w:instrText>ADDIN CSL_CITATION {"citationItems":[{"id":"ITEM-1","itemData":{"DOI":"10.1117/12.494253","ISSN":"0277786X","abstract":"This paper presents the techniques and results of Hyperion laboratory characterization. Hyperion is a hyperspectral imager scheduled to fly on the Earth-Orbiter 1 (EO-1) spacecraft for the New Millennium project. The other payloads on the spacecraft are ALI (Advanced Land Imager) and AC (atmospheric corrector). The payloads were integrated into the spacecraft at Goddard Space Flight Center (GSFC). An End-to-End imaging test was conducted at GSFC which demonstrated integrity of Hyperion performance after environmental tests. The performance characterization procedures described here include: crosstrack MTF, spectral and spatial co-alignment, spectral wavelength calibration, signal to noise, polarization, spectral response function and scene generation. The characterization was carried out with the TRW Imaging Spectrometer Characterization Facility which is based on a 250 watt QTH lamp, a monochromator, a collimator and a fine pointing mirror. A selection of narrow slits and a knife edge are illuminated at the exit slit of the monochromator for sub-pixel performance characterization parameters such as MTF. Special attention is devoted to the spectral calibration technique using rare earth doped Spectralon panels. This was the technique used at the End-to-End test to verify spectral performance of Hyperion after GSFC environmental tests. It is a particular useful technique when the optical test setup does not allow for the use of a monochromator.","author":[{"dropping-particle":"","family":"Liao","given":"Lushalan B.","non-dropping-particle":"","parse-names":false,"suffix":""},{"dropping-particle":"","family":"Jarecke","given":"Peter J.","non-dropping-particle":"","parse-names":false,"suffix":""},{"dropping-particle":"","family":"Gleichauf","given":"Darrell A.","non-dropping-particle":"","parse-names":false,"suffix":""},{"dropping-particle":"","family":"Hedman","given":"Ted R.","non-dropping-particle":"","parse-names":false,"suffix":""}],"container-title":"Earth Observing Systems V","id":"ITEM-1","issued":{"date-parts":[["2000"]]},"page":"264","title":"Performance characterization of the Hyperion Imaging Spectrometer instrument","type":"article-journal","volume":"4135"},"uris":["http://www.mendeley.com/documents/?uuid=f13aca85-904e-4abf-94d7-5f890b2745bd"]}],"mendeley":{"formattedCitation":"[258]","plainTextFormattedCitation":"[258]","previouslyFormattedCitation":"[258]"},"properties":{"noteIndex":0},"schema":"https://github.com/citation-style-language/schema/raw/master/csl-citation.json"}</w:instrText>
      </w:r>
      <w:r w:rsidR="00BE1ADF" w:rsidRPr="00B2092B">
        <w:rPr>
          <w:rFonts w:cs="AdvOT3b30f6db.B"/>
        </w:rPr>
        <w:fldChar w:fldCharType="separate"/>
      </w:r>
      <w:r w:rsidR="008D1F9D" w:rsidRPr="008D1F9D">
        <w:rPr>
          <w:rFonts w:cs="AdvOT3b30f6db.B"/>
          <w:noProof/>
        </w:rPr>
        <w:t>[258]</w:t>
      </w:r>
      <w:r w:rsidR="00BE1ADF" w:rsidRPr="00B2092B">
        <w:rPr>
          <w:rFonts w:cs="AdvOT3b30f6db.B"/>
        </w:rPr>
        <w:fldChar w:fldCharType="end"/>
      </w:r>
      <w:r w:rsidRPr="00B2092B">
        <w:rPr>
          <w:rFonts w:cs="AdvOT3b30f6db.B"/>
        </w:rPr>
        <w:t>; (v) lack of standardization and an agreed-upon protocol</w:t>
      </w:r>
      <w:r w:rsidR="00B2092B" w:rsidRPr="00B2092B">
        <w:rPr>
          <w:rFonts w:cs="AdvOT3b30f6db.B"/>
        </w:rPr>
        <w:t xml:space="preserve"> </w:t>
      </w:r>
      <w:r w:rsidR="00BE1ADF" w:rsidRPr="00B2092B">
        <w:rPr>
          <w:rFonts w:cs="AdvOT3b30f6db.B"/>
        </w:rPr>
        <w:fldChar w:fldCharType="begin" w:fldLock="1"/>
      </w:r>
      <w:r w:rsidR="008B64AA">
        <w:rPr>
          <w:rFonts w:cs="AdvOT3b30f6db.B"/>
        </w:rPr>
        <w:instrText>ADDIN CSL_CITATION {"citationItems":[{"id":"ITEM-1","itemData":{"DOI":"10.1016/j.geoderma.2015.01.002","ISSN":"00167061","abstract":"For the past 20. years, soil reflectance measurement in the laboratory has been a common and extensively used procedure. Based on soil spectroscopy, a proxy strategy using a chemometrics approach has been developed for soils, along with massive construction of soil spectral libraries worldwide. Surprisingly however, there are no agreed-upon standards or protocols for reliable reflectance measurements in the laboratory and field. Consequently, almost every user reconstructs his or her own protocol based on the literature, experience, convenience and infrastructure. This yields significant problems for comparing and sharing soil spectral data between users, as spectral variations can be encountered from one protocol to the next. This further prevents the generation of a robust model for a given soil property using the worldwide data archive. To solve this problem in the laboratory, a joint project between CSIRO - Perth and Tel Aviv University (TAU) was conducted to establish a standard protocol for soil measurement, along with the use of an internal standard procedure to generate correction factors to normalize all possible variations to a soil benchmark (SBM) setup. The method is based on a proof of concept reported by Pimestein et al. (2011) for the use of an internal soil standard (ISS), a concept adopted from the wet chemistry discipline. To formulate the ISS method proposed herein, we used samples from two sand dunes that were characterized for their mineralogy, stability and reflectance reproducibility to be suitable for the standardization mission. These samples were found to be stable in space and time and to hold a stable soil structure and spectral response common to soils. Five soil samples were used to examine the performance of the suggested ISS approach. The ISS and soil samples were carefully measured for reflectance at the CSIRO laboratory using a new calibrated ASD and different protocols and procedures harboring minor and major differences. In addition, the exact same ISS and soil samples were measured in the TAU laboratory with a different ASD, protocols and ambient conditions. A systemic quantitative study was conducted to judge the performance of the ISS method. The results demonstrated that each protocol provides significant spectral variations from the SBM protocol, but all can be corrected to the SBM measurements. The results are promising as they can be achieved with any protocol if the systematic variations are kept constant. The…","author":[{"dropping-particle":"","family":"Dor","given":"Eyal","non-dropping-particle":"Ben","parse-names":false,"suffix":""},{"dropping-particle":"","family":"Ong","given":"Cindy","non-dropping-particle":"","parse-names":false,"suffix":""},{"dropping-particle":"","family":"Lau","given":"Ian C.","non-dropping-particle":"","parse-names":false,"suffix":""}],"container-title":"Geoderma","id":"ITEM-1","issued":{"date-parts":[["2015"]]},"page":"112-124","title":"Reflectance measurements of soils in the laboratory: Standards and protocols","type":"article-journal","volume":"245-246"},"uris":["http://www.mendeley.com/documents/?uuid=9caf7b01-5340-4da4-b16c-598d9919ae09"]}],"mendeley":{"formattedCitation":"[256]","plainTextFormattedCitation":"[256]","previouslyFormattedCitation":"[256]"},"properties":{"noteIndex":0},"schema":"https://github.com/citation-style-language/schema/raw/master/csl-citation.json"}</w:instrText>
      </w:r>
      <w:r w:rsidR="00BE1ADF" w:rsidRPr="00B2092B">
        <w:rPr>
          <w:rFonts w:cs="AdvOT3b30f6db.B"/>
        </w:rPr>
        <w:fldChar w:fldCharType="separate"/>
      </w:r>
      <w:r w:rsidR="008D1F9D" w:rsidRPr="008D1F9D">
        <w:rPr>
          <w:rFonts w:cs="AdvOT3b30f6db.B"/>
          <w:noProof/>
        </w:rPr>
        <w:t>[256]</w:t>
      </w:r>
      <w:r w:rsidR="00BE1ADF" w:rsidRPr="00B2092B">
        <w:rPr>
          <w:rFonts w:cs="AdvOT3b30f6db.B"/>
        </w:rPr>
        <w:fldChar w:fldCharType="end"/>
      </w:r>
      <w:r w:rsidRPr="00B2092B">
        <w:rPr>
          <w:rFonts w:cs="AdvOT3b30f6db.B"/>
        </w:rPr>
        <w:t>; and (vi) incomplete spectral coverage of some sensors (e.g., the CHRIS-PROBA with lack of SWIR bands</w:t>
      </w:r>
      <w:r w:rsidR="00B2092B" w:rsidRPr="00B2092B">
        <w:rPr>
          <w:rFonts w:cs="AdvOT3b30f6db.B"/>
        </w:rPr>
        <w:t xml:space="preserve">) </w:t>
      </w:r>
      <w:r w:rsidR="00BE1ADF" w:rsidRPr="00B2092B">
        <w:rPr>
          <w:rFonts w:cs="AdvOT3b30f6db.B"/>
        </w:rPr>
        <w:fldChar w:fldCharType="begin" w:fldLock="1"/>
      </w:r>
      <w:r w:rsidR="008B64AA">
        <w:rPr>
          <w:rFonts w:cs="AdvOT3b30f6db.B"/>
        </w:rPr>
        <w:instrText>ADDIN CSL_CITATION {"citationItems":[{"id":"ITEM-1","itemData":{"DOI":"10.1016/j.geoderma.2012.12.016","ISSN":"00167061","abstract":"Imaging spectroscopy of bare soils has been shown to have considerable potential for the estimation of properties such as soil texture. However, in order to be able to fully exploit data from forthcoming hyperspectral satellites, information on several issues related to sensor spatial and spectral resolution and range, as well as on calibration and validation issues, is still required. In the present study, images acquired over bare soil in Central Italy by airborne MIVIS (430-1270. nm; spatial resolution: 4.8. m) and space-borne CHRIS-PROBA (415-1050. nm; spatial resolution: 17. m), were used to explore methods for the quantitative estimation of soil texture. Extensive soil sampling was carried out for the determination of soil particle size fractions. Soil texture was related to the spectral signature of corresponding CHRIS or MIVIS pixels. The spectral behavior of the soil samples was also examined in the laboratory, by using a spectroradiometer in the 400-2500. nm range. Spectra were used to calibrate prediction models for the estimation of clay, silt and sand, through partial least-square regression (PLSR). The impact of several factors on the accuracy of estimation of soil texture was studied, such as spectral range and resolution, the effect of varying soil moisture and the geolocation error. The modality of setting up the calibration and validation data sets was also investigated, by employing either randomly selected or spatially separated datasets. The validity of the models was assessed from several statistics, such as bias, root mean square error of prediction (RMSEP) and ratio of performance to deviation (RPD). Results from laboratory data show the importance of SWIR bands to estimate clay, silt and sand fractions. The tests with remote sensing data show a sufficient accuracy of prediction (RPD &gt; 1.4) for clay and sand using both MIVIS and CHRIS-PROBA data, but results vary in response to the modality of setting up the calibration and validation sets. Results were found to be sensitive to the difference in support between point and pixel data and to the geometric registration error, especially for MIVIS data. When using a 3 × 3 window instead of a single pixel, RPD values as high as 1.85 for MIVIS and 1.75 for CHRIS were found. Despite the lack of SWIR bands and a lower spatial resolution, CHRIS did show a comparable potential to MIVIS in terms of accuracy and of prediction ability. This was probably a consequence of the conditions in which…","author":[{"dropping-particle":"","family":"Casa","given":"R.","non-dropping-particle":"","parse-names":false,"suffix":""},{"dropping-particle":"","family":"Castaldi","given":"F.","non-dropping-particle":"","parse-names":false,"suffix":""},{"dropping-particle":"","family":"Pascucci","given":"S.","non-dropping-particle":"","parse-names":false,"suffix":""},{"dropping-particle":"","family":"Palombo","given":"A.","non-dropping-particle":"","parse-names":false,"suffix":""},{"dropping-particle":"","family":"Pignatti","given":"S.","non-dropping-particle":"","parse-names":false,"suffix":""}],"container-title":"Geoderma","id":"ITEM-1","issued":{"date-parts":[["2013"]]},"page":"17-26","title":"A comparison of sensor resolution and calibration strategies for soil texture estimation from hyperspectral remote sensing","type":"article-journal","volume":"197-198"},"uris":["http://www.mendeley.com/documents/?uuid=af19887f-e6db-4918-9039-106c1fc2050a"]}],"mendeley":{"formattedCitation":"[257]","plainTextFormattedCitation":"[257]","previouslyFormattedCitation":"[257]"},"properties":{"noteIndex":0},"schema":"https://github.com/citation-style-language/schema/raw/master/csl-citation.json"}</w:instrText>
      </w:r>
      <w:r w:rsidR="00BE1ADF" w:rsidRPr="00B2092B">
        <w:rPr>
          <w:rFonts w:cs="AdvOT3b30f6db.B"/>
        </w:rPr>
        <w:fldChar w:fldCharType="separate"/>
      </w:r>
      <w:r w:rsidR="008D1F9D" w:rsidRPr="008D1F9D">
        <w:rPr>
          <w:rFonts w:cs="AdvOT3b30f6db.B"/>
          <w:noProof/>
        </w:rPr>
        <w:t>[257]</w:t>
      </w:r>
      <w:r w:rsidR="00BE1ADF" w:rsidRPr="00B2092B">
        <w:rPr>
          <w:rFonts w:cs="AdvOT3b30f6db.B"/>
        </w:rPr>
        <w:fldChar w:fldCharType="end"/>
      </w:r>
      <w:r w:rsidR="00B2092B" w:rsidRPr="00B2092B">
        <w:rPr>
          <w:rFonts w:cs="AdvOT3b30f6db.B"/>
        </w:rPr>
        <w:t>.</w:t>
      </w:r>
      <w:r w:rsidR="00BE1ADF" w:rsidRPr="00B2092B">
        <w:rPr>
          <w:rFonts w:cs="AdvOT3b30f6db.B"/>
        </w:rPr>
        <w:t xml:space="preserve"> </w:t>
      </w:r>
      <w:r w:rsidRPr="00B2092B">
        <w:rPr>
          <w:rFonts w:cs="AdvOT3b30f6db.B"/>
        </w:rPr>
        <w:t>Therefore, further works are needed to deal with the above-me</w:t>
      </w:r>
      <w:r w:rsidR="00B2092B" w:rsidRPr="00B2092B">
        <w:rPr>
          <w:rFonts w:cs="AdvOT3b30f6db.B"/>
        </w:rPr>
        <w:t>ntioned limitations and issues. T</w:t>
      </w:r>
      <w:r w:rsidRPr="00B2092B">
        <w:rPr>
          <w:rFonts w:cs="AdvOTb92eb7df.I"/>
        </w:rPr>
        <w:t>he aforementioned factors can play large roles in limiting the applicability of</w:t>
      </w:r>
      <w:r w:rsidRPr="00B2092B">
        <w:rPr>
          <w:rFonts w:cs="AdvOTb92eb7df.I"/>
          <w:rtl/>
        </w:rPr>
        <w:t xml:space="preserve"> </w:t>
      </w:r>
      <w:r w:rsidRPr="00B2092B">
        <w:rPr>
          <w:rFonts w:cs="AdvOTb92eb7df.I"/>
        </w:rPr>
        <w:t>a satellite-based approach in certain regions of the world, particularly those with frequent</w:t>
      </w:r>
      <w:r w:rsidRPr="00B2092B">
        <w:rPr>
          <w:rFonts w:cs="AdvOTb92eb7df.I"/>
          <w:rtl/>
        </w:rPr>
        <w:t xml:space="preserve"> </w:t>
      </w:r>
      <w:r w:rsidRPr="00B2092B">
        <w:rPr>
          <w:rFonts w:cs="AdvOTb92eb7df.I"/>
        </w:rPr>
        <w:t>climatic fluctuations, successive topographical changes, and year-long soil cover. However,</w:t>
      </w:r>
      <w:r w:rsidRPr="00B2092B">
        <w:rPr>
          <w:rFonts w:cs="AdvOTb92eb7df.I"/>
          <w:rtl/>
        </w:rPr>
        <w:t xml:space="preserve"> </w:t>
      </w:r>
      <w:r w:rsidRPr="00B2092B">
        <w:rPr>
          <w:rFonts w:cs="AdvOTb92eb7df.I"/>
        </w:rPr>
        <w:t>outside of these regions, their effects on the accuracy and applicability of the presented</w:t>
      </w:r>
      <w:r w:rsidRPr="00B2092B">
        <w:rPr>
          <w:rFonts w:cs="AdvOTb92eb7df.I"/>
          <w:rtl/>
        </w:rPr>
        <w:t xml:space="preserve"> </w:t>
      </w:r>
      <w:r w:rsidRPr="00B2092B">
        <w:rPr>
          <w:rFonts w:cs="AdvOTb92eb7df.I"/>
        </w:rPr>
        <w:t>methodology are adequately addressed using thorough p</w:t>
      </w:r>
      <w:r w:rsidR="00B2092B" w:rsidRPr="00B2092B">
        <w:rPr>
          <w:rFonts w:cs="AdvOTb92eb7df.I"/>
        </w:rPr>
        <w:t xml:space="preserve">reprocessing </w:t>
      </w:r>
      <w:r w:rsidR="00BE1ADF" w:rsidRPr="00B2092B">
        <w:rPr>
          <w:rFonts w:cs="AdvOTb92eb7df.I"/>
        </w:rPr>
        <w:fldChar w:fldCharType="begin" w:fldLock="1"/>
      </w:r>
      <w:r w:rsidR="008D1F9D">
        <w:rPr>
          <w:rFonts w:cs="AdvOTb92eb7df.I"/>
        </w:rPr>
        <w:instrText>ADDIN CSL_CITATION {"citationItems":[{"id":"ITEM-1","itemData":{"DOI":"10.3390/toxics9120333","ISSN":"23056304","abstract":"Arsenic, a potent carcinogen and neurotoxin, affects over 200 million people globally. Current detection methods are laborious, expensive, and unscalable, being difficult to implement in developing regions and during crises such as COVID-19. This study attempts to determine if a relationship exists between soil’s hyperspectral data and arsenic concentration using NASA’s Hyperion satellite. It is the first arsenic study to use satellite-based hyperspectral data and apply a classification approach. Four regression machine learning models are tested to determine this correlation in soil with bare land cover. Raw data are converted to reflectance, problematic atmospheric influences are removed, characteristic wavelengths are selected, and four noise reduction algorithms are tested. The combination of data augmentation, Genetic Algorithm, Second Derivative Transformation, and Random Forest regression (R2 = 0.840 and normalized root mean squared error (re-scaled to [0,1]) = 0.122) shows strong correlation, performing better than past models despite using noisier satellite data (versus lab-processed samples). Three binary classification machine learning models are then applied to identify high-risk shrub-covered regions in ten U.S. states, achieving strong accuracy (=0.693) and F1-score (=0.728). Overall, these results suggest that such a methodology is practical and can provide a sustainable alternative to arsenic contamination detection.","author":[{"dropping-particle":"","family":"Agrawal","given":"Ayush","non-dropping-particle":"","parse-names":false,"suffix":""},{"dropping-particle":"","family":"Petersen","given":"Mark R.","non-dropping-particle":"","parse-names":false,"suffix":""}],"container-title":"Toxics","id":"ITEM-1","issue":"12","issued":{"date-parts":[["2021"]]},"title":"Detecting arsenic contamination using satellite imagery and machine learning","type":"article-journal","volume":"9"},"uris":["http://www.mendeley.com/documents/?uuid=5e9fb460-e8a8-4685-ad84-cd1d79784031"]}],"mendeley":{"formattedCitation":"[166]","plainTextFormattedCitation":"[166]","previouslyFormattedCitation":"[166]"},"properties":{"noteIndex":0},"schema":"https://github.com/citation-style-language/schema/raw/master/csl-citation.json"}</w:instrText>
      </w:r>
      <w:r w:rsidR="00BE1ADF" w:rsidRPr="00B2092B">
        <w:rPr>
          <w:rFonts w:cs="AdvOTb92eb7df.I"/>
        </w:rPr>
        <w:fldChar w:fldCharType="separate"/>
      </w:r>
      <w:r w:rsidR="008D1F9D" w:rsidRPr="008D1F9D">
        <w:rPr>
          <w:rFonts w:cs="AdvOTb92eb7df.I"/>
          <w:noProof/>
        </w:rPr>
        <w:t>[166]</w:t>
      </w:r>
      <w:r w:rsidR="00BE1ADF" w:rsidRPr="00B2092B">
        <w:rPr>
          <w:rFonts w:cs="AdvOTb92eb7df.I"/>
        </w:rPr>
        <w:fldChar w:fldCharType="end"/>
      </w:r>
      <w:r w:rsidR="00B2092B" w:rsidRPr="00B2092B">
        <w:rPr>
          <w:rFonts w:cs="AdvOTb92eb7df.I"/>
        </w:rPr>
        <w:t>.</w:t>
      </w:r>
    </w:p>
    <w:p w14:paraId="2E66B352" w14:textId="77777777" w:rsidR="000C0C4A" w:rsidRPr="000C0C4A" w:rsidRDefault="000C0C4A" w:rsidP="000C0C4A">
      <w:pPr>
        <w:autoSpaceDE w:val="0"/>
        <w:autoSpaceDN w:val="0"/>
        <w:adjustRightInd w:val="0"/>
        <w:spacing w:after="0" w:line="240" w:lineRule="auto"/>
        <w:rPr>
          <w:rFonts w:ascii="Times New Roman" w:hAnsi="Times New Roman" w:cs="Times New Roman"/>
          <w:b/>
          <w:bCs/>
          <w:sz w:val="20"/>
          <w:szCs w:val="20"/>
        </w:rPr>
      </w:pPr>
    </w:p>
    <w:p w14:paraId="34FA2D67" w14:textId="77777777" w:rsidR="0032780A" w:rsidRDefault="0032780A" w:rsidP="004E7AA9">
      <w:pPr>
        <w:pStyle w:val="ListParagraph"/>
        <w:numPr>
          <w:ilvl w:val="0"/>
          <w:numId w:val="6"/>
        </w:numPr>
        <w:autoSpaceDE w:val="0"/>
        <w:autoSpaceDN w:val="0"/>
        <w:adjustRightInd w:val="0"/>
        <w:spacing w:after="0" w:line="240" w:lineRule="auto"/>
        <w:rPr>
          <w:rFonts w:ascii="Times New Roman" w:hAnsi="Times New Roman" w:cs="Times New Roman"/>
          <w:b/>
          <w:bCs/>
          <w:sz w:val="20"/>
          <w:szCs w:val="20"/>
        </w:rPr>
      </w:pPr>
      <w:r w:rsidRPr="00E816E3">
        <w:rPr>
          <w:rFonts w:ascii="Times New Roman" w:hAnsi="Times New Roman" w:cs="Times New Roman"/>
          <w:b/>
          <w:bCs/>
          <w:sz w:val="20"/>
          <w:szCs w:val="20"/>
        </w:rPr>
        <w:t>Summary and future research directions</w:t>
      </w:r>
    </w:p>
    <w:p w14:paraId="7CAC8F5F" w14:textId="77777777" w:rsidR="000C0C4A" w:rsidRDefault="000C0C4A" w:rsidP="000C0C4A">
      <w:pPr>
        <w:autoSpaceDE w:val="0"/>
        <w:autoSpaceDN w:val="0"/>
        <w:adjustRightInd w:val="0"/>
        <w:spacing w:after="0" w:line="240" w:lineRule="auto"/>
        <w:rPr>
          <w:rFonts w:ascii="Times New Roman" w:hAnsi="Times New Roman" w:cs="Times New Roman"/>
          <w:b/>
          <w:bCs/>
          <w:sz w:val="20"/>
          <w:szCs w:val="20"/>
        </w:rPr>
      </w:pPr>
    </w:p>
    <w:p w14:paraId="0305303E" w14:textId="77777777" w:rsidR="008B64AA" w:rsidRPr="00776584" w:rsidRDefault="008B64AA" w:rsidP="00776584">
      <w:pPr>
        <w:ind w:firstLine="360"/>
        <w:jc w:val="both"/>
        <w:rPr>
          <w:rFonts w:cs="AdvOTb83ee1dd.B"/>
        </w:rPr>
      </w:pPr>
      <w:r w:rsidRPr="00776584">
        <w:rPr>
          <w:rFonts w:cs="AdvOTb83ee1dd.B"/>
        </w:rPr>
        <w:t xml:space="preserve">As one of the most important components of nature and the primary source of human food supply, the soil needs to </w:t>
      </w:r>
      <w:r w:rsidR="00776584">
        <w:rPr>
          <w:rFonts w:cs="AdvOTb83ee1dd.B"/>
        </w:rPr>
        <w:t xml:space="preserve">be </w:t>
      </w:r>
      <w:r w:rsidRPr="00776584">
        <w:rPr>
          <w:rFonts w:cs="AdvOTb83ee1dd.B"/>
        </w:rPr>
        <w:t>conserve</w:t>
      </w:r>
      <w:r w:rsidR="00776584">
        <w:rPr>
          <w:rFonts w:cs="AdvOTb83ee1dd.B"/>
        </w:rPr>
        <w:t>d</w:t>
      </w:r>
      <w:r w:rsidRPr="00776584">
        <w:rPr>
          <w:rFonts w:cs="AdvOTb83ee1dd.B"/>
        </w:rPr>
        <w:t xml:space="preserve"> and remove contaminants. In order for humans and other species to survive on the Earth, the soil must be cleared of </w:t>
      </w:r>
      <w:r w:rsidR="00776584">
        <w:rPr>
          <w:rFonts w:cs="AdvOTb83ee1dd.B"/>
        </w:rPr>
        <w:t>impuritie</w:t>
      </w:r>
      <w:r w:rsidRPr="00776584">
        <w:rPr>
          <w:rFonts w:cs="AdvOTb83ee1dd.B"/>
        </w:rPr>
        <w:t xml:space="preserve">s and prevented from continuing pollution. It is important to identify soil contaminants sources, detect soil contaminants pathways, and rehabilitate them.  </w:t>
      </w:r>
    </w:p>
    <w:p w14:paraId="79187065" w14:textId="77777777" w:rsidR="008B64AA" w:rsidRPr="00776584" w:rsidRDefault="00776584" w:rsidP="00776584">
      <w:pPr>
        <w:ind w:firstLine="360"/>
        <w:jc w:val="both"/>
        <w:rPr>
          <w:rFonts w:cs="AdvOTb83ee1dd.B"/>
        </w:rPr>
      </w:pPr>
      <w:r>
        <w:rPr>
          <w:rFonts w:cs="AdvOTb83ee1dd.B"/>
        </w:rPr>
        <w:t>This study reviewed the methods of identifying soil pollution by satellite imagery</w:t>
      </w:r>
      <w:r w:rsidR="008B64AA" w:rsidRPr="00776584">
        <w:rPr>
          <w:rFonts w:cs="AdvOTb83ee1dd.B"/>
        </w:rPr>
        <w:t>. At first, the types of pollution and identification methods like soil organic matter, Fe-Oxides</w:t>
      </w:r>
      <w:r>
        <w:rPr>
          <w:rFonts w:cs="AdvOTb83ee1dd.B"/>
        </w:rPr>
        <w:t>,</w:t>
      </w:r>
      <w:r w:rsidR="008B64AA" w:rsidRPr="00776584">
        <w:rPr>
          <w:rFonts w:cs="AdvOTb83ee1dd.B"/>
        </w:rPr>
        <w:t xml:space="preserve"> and clay minerals in </w:t>
      </w:r>
      <w:r>
        <w:rPr>
          <w:rFonts w:cs="AdvOTb83ee1dd.B"/>
        </w:rPr>
        <w:t>bare soil</w:t>
      </w:r>
      <w:r w:rsidR="008B64AA" w:rsidRPr="00776584">
        <w:rPr>
          <w:rFonts w:cs="AdvOTb83ee1dd.B"/>
        </w:rPr>
        <w:t xml:space="preserve"> situation</w:t>
      </w:r>
      <w:r w:rsidR="00BF7188">
        <w:rPr>
          <w:rFonts w:cs="AdvOTb83ee1dd.B"/>
        </w:rPr>
        <w:t>s</w:t>
      </w:r>
      <w:r w:rsidR="008B64AA" w:rsidRPr="00776584">
        <w:rPr>
          <w:rFonts w:cs="AdvOTb83ee1dd.B"/>
        </w:rPr>
        <w:t xml:space="preserve">, vegetation </w:t>
      </w:r>
      <w:r w:rsidR="008B64AA" w:rsidRPr="00776584">
        <w:rPr>
          <w:rFonts w:cs="AdvOTb83ee1dd.B"/>
        </w:rPr>
        <w:lastRenderedPageBreak/>
        <w:t>spectral signatures, response to soil contamination</w:t>
      </w:r>
      <w:r>
        <w:rPr>
          <w:rFonts w:cs="AdvOTb83ee1dd.B"/>
        </w:rPr>
        <w:t>,</w:t>
      </w:r>
      <w:r w:rsidR="008B64AA" w:rsidRPr="00776584">
        <w:rPr>
          <w:rFonts w:cs="AdvOTb83ee1dd.B"/>
        </w:rPr>
        <w:t xml:space="preserve"> and spaceborne sensors technique in the vegetation areas were discussed.</w:t>
      </w:r>
    </w:p>
    <w:p w14:paraId="399CC389" w14:textId="2F7A4205" w:rsidR="008B64AA" w:rsidDel="00475157" w:rsidRDefault="00776584" w:rsidP="00475157">
      <w:pPr>
        <w:ind w:firstLine="360"/>
        <w:jc w:val="both"/>
        <w:rPr>
          <w:del w:id="144" w:author="mldinis" w:date="2022-08-04T18:39:00Z"/>
          <w:rFonts w:cs="AdvOTb83ee1dd.B"/>
        </w:rPr>
      </w:pPr>
      <w:r>
        <w:rPr>
          <w:rFonts w:cs="AdvOTb83ee1dd.B"/>
        </w:rPr>
        <w:t>Some contaminants in the soil</w:t>
      </w:r>
      <w:r w:rsidR="008B64AA" w:rsidRPr="00776584">
        <w:rPr>
          <w:rFonts w:cs="AdvOTb83ee1dd.B"/>
        </w:rPr>
        <w:t xml:space="preserve"> were detected by satellite images like acid mine drainage, petroleum hydro carbonite</w:t>
      </w:r>
      <w:r>
        <w:rPr>
          <w:rFonts w:cs="AdvOTb83ee1dd.B"/>
        </w:rPr>
        <w:t>,</w:t>
      </w:r>
      <w:r w:rsidR="008B64AA" w:rsidRPr="00776584">
        <w:rPr>
          <w:rFonts w:cs="AdvOTb83ee1dd.B"/>
        </w:rPr>
        <w:t xml:space="preserve"> and heavy metals.</w:t>
      </w:r>
    </w:p>
    <w:p w14:paraId="0043753D" w14:textId="77777777" w:rsidR="00475157" w:rsidRPr="00776584" w:rsidRDefault="00475157" w:rsidP="008B64AA">
      <w:pPr>
        <w:ind w:firstLine="360"/>
        <w:jc w:val="both"/>
        <w:rPr>
          <w:ins w:id="145" w:author="mldinis" w:date="2022-08-04T18:39:00Z"/>
          <w:rFonts w:cs="AdvOTb83ee1dd.B"/>
        </w:rPr>
      </w:pPr>
    </w:p>
    <w:p w14:paraId="4E063E74" w14:textId="36F55A36" w:rsidR="00776584" w:rsidDel="00475157" w:rsidRDefault="008B64AA" w:rsidP="00475157">
      <w:pPr>
        <w:ind w:firstLine="360"/>
        <w:jc w:val="both"/>
        <w:rPr>
          <w:del w:id="146" w:author="mldinis" w:date="2022-08-04T18:39:00Z"/>
          <w:rFonts w:cs="AdvOTb83ee1dd.B"/>
        </w:rPr>
      </w:pPr>
      <w:r w:rsidRPr="00776584">
        <w:rPr>
          <w:rFonts w:cs="AdvOTb83ee1dd.B"/>
        </w:rPr>
        <w:t xml:space="preserve">Today, with the advancement of computer science, especially in machine learning, there has been a considerable improvement in its use in all sciences. Machine Learning has entered the field of geotechnical engineering in recent decades, and various methods have been used to apply it. In this study, some methods of ML in soil pollutants used in satellite imagery detection were reviewed. </w:t>
      </w:r>
      <w:r w:rsidR="00776584" w:rsidRPr="00776584">
        <w:rPr>
          <w:rFonts w:cs="AdvOTb83ee1dd.B"/>
        </w:rPr>
        <w:t xml:space="preserve"> </w:t>
      </w:r>
      <w:r w:rsidRPr="00776584">
        <w:rPr>
          <w:rFonts w:cs="AdvOTb83ee1dd.B"/>
        </w:rPr>
        <w:t>Zang et al.</w:t>
      </w:r>
      <w:r w:rsidR="00776584">
        <w:rPr>
          <w:rFonts w:cs="AdvOTb83ee1dd.B"/>
        </w:rPr>
        <w:t xml:space="preserve"> </w:t>
      </w:r>
      <w:r w:rsidRPr="00776584">
        <w:rPr>
          <w:rFonts w:cs="AdvOTb83ee1dd.B"/>
        </w:rPr>
        <w:fldChar w:fldCharType="begin" w:fldLock="1"/>
      </w:r>
      <w:r w:rsidRPr="00776584">
        <w:rPr>
          <w:rFonts w:cs="AdvOTb83ee1dd.B"/>
        </w:rPr>
        <w:instrText>ADDIN CSL_CITATION {"citationItems":[{"id":"ITEM-1","itemData":{"DOI":"10.1016/j.envpol.2022.118981","ISSN":"18736424","PMID":"35150799","abstract":"Soil heavy metals pollution has been becoming one of the severely environmental issues globally. Previous studies reported laboratory-measured spectra could be used to infer soil heavy metals concentrations to some extent. However, using field-obtained spectra to estimate soil heavy metals concentrations is still a great challenge due to the low precision and weak efficiency at large scales. The present study collected 110 topsoil samples from an Opencast Coal Mine of Ordos, Inner Mongolia, China. Then, the spectra and soil heavy metals concentrations of samples were measured under laboratory conditions. The direct standardization (DS) algorithm was introduced to calibrate the Gaofen-5 (GF-5) hyperspectral image based on the measured spectra of samples. The spectral reflectance of the GF-5 hyperspectral image was reconstructed using continuous wavelet transform (CWT) at different scales. The characteristic bands of GF-5 for estimating heavy metals concentrations were selected by the Boruta algorithm. Finally, the random forest (RF), the extreme learning machine (ELM), the support vector machine (SVM), and the back-propagation neural network (BPNN) algorithms were used to predict the heavy metals concentrations. Some findings were achieved. First, CWT can effectively eliminate the noise of satellite hyperspectral data. The characteristic bands of Zn (480–677, 827–1029, 1241–1334, 1435–1797, and 1949–2500 nm), Ni (514–630, 835–985, 1258–1325, 1460–1578, and 1949–2319 nm), and Cu (822–831; 1029–1300, 1486–1595, and 1730–2294 nm) can be effectively retrieved via the Boruta algorithm. Second, the estimation accuracy was significantly improved by using the DS algorithm. For zinc (Zn), nickel (Ni), and copper (Cu), the determination coefficients of the validation dataset (Rv2) were 0.77 (RF), 0.62 (RF), and 0.56 (ELM), respectively. Third, the distribution trends of heavy metals were almost consistent with the results of actual ground measurements. This paper revealed that the GF-5 can be one of the reliable satellite hyperspectral imagery for mapping soil heavy metals.","author":[{"dropping-particle":"","family":"Zhang","given":"Bo","non-dropping-particle":"","parse-names":false,"suffix":""},{"dropping-particle":"","family":"Guo","given":"Bin","non-dropping-particle":"","parse-names":false,"suffix":""},{"dropping-particle":"","family":"Zou","given":"Bin","non-dropping-particle":"","parse-names":false,"suffix":""},{"dropping-particle":"","family":"Wei","given":"Wei","non-dropping-particle":"","parse-names":false,"suffix":""},{"dropping-particle":"","family":"Lei","given":"Yongzhi","non-dropping-particle":"","parse-names":false,"suffix":""},{"dropping-particle":"","family":"Li","given":"Tianqi","non-dropping-particle":"","parse-names":false,"suffix":""}],"container-title":"Environmental Pollution","id":"ITEM-1","issue":"February","issued":{"date-parts":[["2022"]]},"page":"118981","publisher":"Elsevier Ltd","title":"Retrieving soil heavy metals concentrations based on GaoFen-5 hyperspectral satellite image at an opencast coal mine, Inner Mongolia, China","type":"article-journal","volume":"300"},"uris":["http://www.mendeley.com/documents/?uuid=fe922ff7-a625-4f91-8bca-5d841a3853c1"]}],"mendeley":{"formattedCitation":"[158]","plainTextFormattedCitation":"[158]","previouslyFormattedCitation":"[158]"},"properties":{"noteIndex":0},"schema":"https://github.com/citation-style-language/schema/raw/master/csl-citation.json"}</w:instrText>
      </w:r>
      <w:r w:rsidRPr="00776584">
        <w:rPr>
          <w:rFonts w:cs="AdvOTb83ee1dd.B"/>
        </w:rPr>
        <w:fldChar w:fldCharType="separate"/>
      </w:r>
      <w:r w:rsidRPr="00776584">
        <w:rPr>
          <w:rFonts w:cs="AdvOTb83ee1dd.B"/>
          <w:noProof/>
        </w:rPr>
        <w:t>[158]</w:t>
      </w:r>
      <w:r w:rsidRPr="00776584">
        <w:rPr>
          <w:rFonts w:cs="AdvOTb83ee1dd.B"/>
        </w:rPr>
        <w:fldChar w:fldCharType="end"/>
      </w:r>
      <w:r w:rsidRPr="00776584">
        <w:rPr>
          <w:rFonts w:cs="AdvOTb83ee1dd.B"/>
        </w:rPr>
        <w:t xml:space="preserve"> ha</w:t>
      </w:r>
      <w:r w:rsidR="00776584">
        <w:rPr>
          <w:rFonts w:cs="AdvOTb83ee1dd.B"/>
        </w:rPr>
        <w:t>ve</w:t>
      </w:r>
      <w:r w:rsidRPr="00776584">
        <w:rPr>
          <w:rFonts w:cs="AdvOTb83ee1dd.B"/>
        </w:rPr>
        <w:t xml:space="preserve"> shown that </w:t>
      </w:r>
      <w:r w:rsidR="00776584">
        <w:rPr>
          <w:rFonts w:cs="AdvOTb83ee1dd.B"/>
        </w:rPr>
        <w:t>the RF method exhibited better performance in detection of HM than other methods,</w:t>
      </w:r>
      <w:r w:rsidRPr="00776584">
        <w:rPr>
          <w:rFonts w:cs="AdvOTb83ee1dd.B"/>
        </w:rPr>
        <w:t xml:space="preserve"> owing to the information gain strategy for variable selection and the variable importance score. A wide range of the target property was the fundamental factor that affected the model capability. The relatively wide range of Zn, Ni, and Cu variations in the present study may be one of the reasons for better performance with RF models </w:t>
      </w:r>
      <w:r w:rsidRPr="00776584">
        <w:rPr>
          <w:rFonts w:cs="AdvOTb83ee1dd.B"/>
        </w:rPr>
        <w:fldChar w:fldCharType="begin" w:fldLock="1"/>
      </w:r>
      <w:r w:rsidRPr="00776584">
        <w:rPr>
          <w:rFonts w:cs="AdvOTb83ee1dd.B"/>
        </w:rPr>
        <w:instrText>ADDIN CSL_CITATION {"citationItems":[{"id":"ITEM-1","itemData":{"DOI":"10.1016/j.envpol.2021.118128","ISSN":"18736424","PMID":"34530244","abstract":"Previous studies have mostly focused on using visible-to-near-infrared spectral technique to quantitatively estimate soil cadmium (Cd) content, whereas little attention has been paid to identifying soil Cd contamination from a perspective of spectral classification. Here, we developed a framework to compare the potential of two spectral transformations (i.e., raw reflectance and continuum removal [CR]), three optimization strategies (i.e., full-spectrum, Boruta feature selection, and synthetic minority over-sampling technique [SMOTE]), and three classification algorithms (i.e., partial least squares discriminant analysis, random forest [RF], and support vector machine) for diagnosing soil Cd contamination. A total of 536 soil samples were collected from urban and suburban areas located in Wuhan City, China. Specifically, Boruta and SMOTE strategies were aimed at selecting the most informative predictors and obtaining balanced training datasets, respectively. Results indicated that soils contaminated by Cd induced decrease in spectral reflectance magnitude. Classification models developed after Boruta and SMOTE strategies out-performed to those from full-spectrum. A diagnose model combining CR preprocessing, SMOTE strategy, and RF algorithm achieved the highest validation accuracy for soil Cd (Kappa = 0.74). This study provides a theoretical reference for rapid identification of and monitoring of soil Cd contamination in urban and suburban areas.","author":[{"dropping-particle":"","family":"Hong","given":"Yongsheng","non-dropping-particle":"","parse-names":false,"suffix":""},{"dropping-particle":"","family":"Chen","given":"Yiyun","non-dropping-particle":"","parse-names":false,"suffix":""},{"dropping-particle":"","family":"Shen","given":"Ruili","non-dropping-particle":"","parse-names":false,"suffix":""},{"dropping-particle":"","family":"Chen","given":"Songchao","non-dropping-particle":"","parse-names":false,"suffix":""},{"dropping-particle":"","family":"Xu","given":"Gang","non-dropping-particle":"","parse-names":false,"suffix":""},{"dropping-particle":"","family":"Cheng","given":"Hang","non-dropping-particle":"","parse-names":false,"suffix":""},{"dropping-particle":"","family":"Guo","given":"Long","non-dropping-particle":"","parse-names":false,"suffix":""},{"dropping-particle":"","family":"Wei","given":"Zushuai","non-dropping-particle":"","parse-names":false,"suffix":""},{"dropping-particle":"","family":"Yang","given":"Jian","non-dropping-particle":"","parse-names":false,"suffix":""},{"dropping-particle":"","family":"Liu","given":"Yaolin","non-dropping-particle":"","parse-names":false,"suffix":""},{"dropping-particle":"","family":"Shi","given":"Zhou","non-dropping-particle":"","parse-names":false,"suffix":""},{"dropping-particle":"","family":"Mouazen","given":"Abdul M.","non-dropping-particle":"","parse-names":false,"suffix":""}],"container-title":"Environmental Pollution","id":"ITEM-1","issued":{"date-parts":[["2021"]]},"title":"Diagnosis of cadmium contamination in urban and suburban soils using visible-to-near-infrared spectroscopy","type":"article-journal","volume":"291"},"uris":["http://www.mendeley.com/documents/?uuid=254ad33e-d3f1-4dda-ba2b-1ff1d80f2398"]},{"id":"ITEM-2","itemData":{"DOI":"10.1016/j.jhazmat.2020.123288","ISSN":"18733336","PMID":"32645545","abstract":"The problem of heavy metal pollution of soils in China is severe. The traditional spectral methods for soil heavy metal monitoring and assessment cannot meet the needs for large-scale areas. Therefore, in this study, we used HyMap-C airborne hyperspectral imagery to explore the estimation of soil heavy metal concentration. Ninety five soil samples were collected synchronously with airborne image acquisition in the mining area of Yitong County, China. The pre-processed spectrum of airborne images at the sampling point was then selected by the competitive adaptive reweighted sampling (CARS) method. The selected spectral features and the heavy metal data of soil samples were inverted to establish the inversion model. An ensemble learning method based on a stacking strategy is proposed for the inversion modeling of soil samples and image data. The experimental results show that this CARS-Stacking method can better predict the four heavy metals in the study area than other methods. For arsenic (As), chromium (Cr), lead (Pb), and zinc (Zn), the determination coefficients of the test data set (RP2) are 0.73, 0.63, 0.60, and 0.71, respectively. It was found that the estimated results and the distribution trend of heavy metals are almost the same as in actual ground measurements.","author":[{"dropping-particle":"","family":"Tan","given":"Kun","non-dropping-particle":"","parse-names":false,"suffix":""},{"dropping-particle":"","family":"Ma","given":"Weibo","non-dropping-particle":"","parse-names":false,"suffix":""},{"dropping-particle":"","family":"Chen","given":"Lihan","non-dropping-particle":"","parse-names":false,"suffix":""},{"dropping-particle":"","family":"Wang","given":"Huimin","non-dropping-particle":"","parse-names":false,"suffix":""},{"dropping-particle":"","family":"Du","given":"Qian","non-dropping-particle":"","parse-names":false,"suffix":""},{"dropping-particle":"","family":"Du","given":"Peijun","non-dropping-particle":"","parse-names":false,"suffix":""},{"dropping-particle":"","family":"Yan","given":"Bokun","non-dropping-particle":"","parse-names":false,"suffix":""},{"dropping-particle":"","family":"Liu","given":"Rongyuan","non-dropping-particle":"","parse-names":false,"suffix":""},{"dropping-particle":"","family":"Li","given":"Haidong","non-dropping-particle":"","parse-names":false,"suffix":""}],"container-title":"Journal of Hazardous Materials","id":"ITEM-2","issued":{"date-parts":[["2021"]]},"title":"Estimating the distribution trend of soil heavy metals in mining area from HyMap airborne hyperspectral imagery based on ensemble learning","type":"article-journal","volume":"401"},"uris":["http://www.mendeley.com/documents/?uuid=f0ec33fb-70c7-4ed3-b011-be62f40836b4"]}],"mendeley":{"formattedCitation":"[159], [220]","plainTextFormattedCitation":"[159], [220]","previouslyFormattedCitation":"[159], [220]"},"properties":{"noteIndex":0},"schema":"https://github.com/citation-style-language/schema/raw/master/csl-citation.json"}</w:instrText>
      </w:r>
      <w:r w:rsidRPr="00776584">
        <w:rPr>
          <w:rFonts w:cs="AdvOTb83ee1dd.B"/>
        </w:rPr>
        <w:fldChar w:fldCharType="separate"/>
      </w:r>
      <w:r w:rsidRPr="00776584">
        <w:rPr>
          <w:rFonts w:cs="AdvOTb83ee1dd.B"/>
          <w:noProof/>
        </w:rPr>
        <w:t>[159], [220]</w:t>
      </w:r>
      <w:r w:rsidRPr="00776584">
        <w:rPr>
          <w:rFonts w:cs="AdvOTb83ee1dd.B"/>
        </w:rPr>
        <w:fldChar w:fldCharType="end"/>
      </w:r>
      <w:r w:rsidR="00776584">
        <w:rPr>
          <w:rFonts w:cs="AdvOTb83ee1dd.B"/>
        </w:rPr>
        <w:t>.</w:t>
      </w:r>
      <w:r w:rsidRPr="00776584">
        <w:rPr>
          <w:rFonts w:cs="AdvOTb83ee1dd.B"/>
        </w:rPr>
        <w:t xml:space="preserve"> The better performance of ELM in predicting heavy metal concentrations </w:t>
      </w:r>
      <w:r w:rsidR="00776584">
        <w:rPr>
          <w:rFonts w:cs="AdvOTb83ee1dd.B"/>
        </w:rPr>
        <w:t xml:space="preserve">is </w:t>
      </w:r>
      <w:r w:rsidRPr="00776584">
        <w:rPr>
          <w:rFonts w:cs="AdvOTb83ee1dd.B"/>
        </w:rPr>
        <w:t>owing to the unique ability of neural networks</w:t>
      </w:r>
      <w:r w:rsidR="00776584">
        <w:rPr>
          <w:rFonts w:cs="AdvOTb83ee1dd.B"/>
        </w:rPr>
        <w:t>,</w:t>
      </w:r>
      <w:r w:rsidRPr="00776584">
        <w:rPr>
          <w:rFonts w:cs="AdvOTb83ee1dd.B"/>
        </w:rPr>
        <w:t xml:space="preserve"> especially in handling nonlinear internal relationships between heavy metals and spectral reflectance. The estimation accuracy of ELM was better than other liner models, and the calculation speed was also fast.</w:t>
      </w:r>
    </w:p>
    <w:p w14:paraId="7D92942B" w14:textId="77777777" w:rsidR="00475157" w:rsidRDefault="00475157">
      <w:pPr>
        <w:ind w:firstLine="360"/>
        <w:jc w:val="both"/>
        <w:rPr>
          <w:ins w:id="147" w:author="mldinis" w:date="2022-08-04T18:39:00Z"/>
          <w:rFonts w:cs="AdvOTb83ee1dd.B"/>
        </w:rPr>
        <w:pPrChange w:id="148" w:author="mldinis" w:date="2022-08-04T18:39:00Z">
          <w:pPr>
            <w:jc w:val="both"/>
          </w:pPr>
        </w:pPrChange>
      </w:pPr>
    </w:p>
    <w:p w14:paraId="6096C041" w14:textId="77777777" w:rsidR="008B64AA" w:rsidRPr="00776584" w:rsidRDefault="008B64AA">
      <w:pPr>
        <w:ind w:firstLine="360"/>
        <w:jc w:val="both"/>
        <w:rPr>
          <w:rFonts w:cs="AdvOTb83ee1dd.B"/>
        </w:rPr>
        <w:pPrChange w:id="149" w:author="mldinis" w:date="2022-08-04T18:39:00Z">
          <w:pPr>
            <w:jc w:val="both"/>
          </w:pPr>
        </w:pPrChange>
      </w:pPr>
      <w:r w:rsidRPr="00776584">
        <w:rPr>
          <w:rFonts w:cs="AdvOTb83ee1dd.B"/>
        </w:rPr>
        <w:t xml:space="preserve">The ELM with higher generalization ability excluded </w:t>
      </w:r>
      <w:r w:rsidR="00776584">
        <w:rPr>
          <w:rFonts w:cs="AdvOTb83ee1dd.B"/>
        </w:rPr>
        <w:t>numerous</w:t>
      </w:r>
      <w:r w:rsidRPr="00776584">
        <w:rPr>
          <w:rFonts w:cs="AdvOTb83ee1dd.B"/>
        </w:rPr>
        <w:t xml:space="preserve"> obstacles such as learning rate, stopping criteria, and local minima. The training speed of ELM can be hundreds of times faster than BPNN in obtaining an excellent model with no iterative steps </w:t>
      </w:r>
      <w:r w:rsidRPr="00776584">
        <w:rPr>
          <w:rFonts w:cs="AdvOTb83ee1dd.B"/>
        </w:rPr>
        <w:fldChar w:fldCharType="begin" w:fldLock="1"/>
      </w:r>
      <w:r w:rsidRPr="00776584">
        <w:rPr>
          <w:rFonts w:cs="AdvOTb83ee1dd.B"/>
        </w:rPr>
        <w:instrText>ADDIN CSL_CITATION {"citationItems":[{"id":"ITEM-1","itemData":{"DOI":"10.1016/j.geoderma.2017.12.025","ISSN":"00167061","abstract":"In order to limit pollution risk and develop proper remediation strategies, soil quality has to be controlled by rapid and sustainable monitoring measures. Visible and near-infrared reflectance spectroscopy (VisNIR) is an attractive surrogate to time-consuming and costly classical soil assessment protocols. It highly depends on selecting appropriate data mining methods for regression analysis. In this study, performance of a state of the art learning algorithm called extreme learning machine (ELM), was evaluated through comparing with the other calibration methods proposed in the literature for predicting lead (Pb) and Zinc (Zn) concentrations. Solid samples collected from a mine waste dump (n = 120) were scanned using a Fieldspec3 portable spectroradiometer with a measurement range of (350–2500 nm) in a laboratory. Transformation of the reflectance spectra to absorbance was followed by three pre-processing scenarios including Savitzky-Golay smoothing (SG), first derivative (FD) and second derivative (SD). Partial Least Square Regression (PLSR), Support Vector Machine (SVM) and neural networks with two learning algorithms models (back propagation and extreme learning machine), were calibrated on spectral features selected by genetic algorithm, and then applied to predict soil metal concentrations. The best prediction accuracy was obtained by FD-ELM method with R2p, RMSEp, concordance correlation coefficient and RPD values of 0.93, 63.01, 0.98 and 5.92 for Pb and 0.87, 167.90, 0.91 and 5.62 for Zn, respectively. Study of the prediction mechanism proved that element sorption by spectrally active Fe-oxide and clay contents of the soil was the major mechanism by which the spectrally featureless Pb and Zn ions can be predicted. The spatial patterns of predicted toxic elements showed that FD-ELM had the most similarity with those maps obtained by interpolating measured values. Over all, it is concluded that reflectance spectroscopy combined with the ELM algorithm is a rapid, inexpensive and accurate tool for indirect evaluation of Pb and Zn and mapping their spatial distribution in dumpsite soils of Sarcheshmeh copper mine.","author":[{"dropping-particle":"","family":"Khosravi","given":"Vahid","non-dropping-particle":"","parse-names":false,"suffix":""},{"dropping-particle":"","family":"Doulati Ardejani","given":"Faramarz","non-dropping-particle":"","parse-names":false,"suffix":""},{"dropping-particle":"","family":"Yousefi","given":"Saeed","non-dropping-particle":"","parse-names":false,"suffix":""},{"dropping-particle":"","family":"Aryafar","given":"Ahmad","non-dropping-particle":"","parse-names":false,"suffix":""}],"container-title":"Geoderma","id":"ITEM-1","issued":{"date-parts":[["2018"]]},"page":"29-41","title":"Monitoring soil lead and zinc contents via combination of spectroscopy with extreme learning machine and other data mining methods","type":"article-journal","volume":"318"},"uris":["http://www.mendeley.com/documents/?uuid=9d704f37-9153-4754-94c8-67771e364569"]}],"mendeley":{"formattedCitation":"[193]","plainTextFormattedCitation":"[193]","previouslyFormattedCitation":"[193]"},"properties":{"noteIndex":0},"schema":"https://github.com/citation-style-language/schema/raw/master/csl-citation.json"}</w:instrText>
      </w:r>
      <w:r w:rsidRPr="00776584">
        <w:rPr>
          <w:rFonts w:cs="AdvOTb83ee1dd.B"/>
        </w:rPr>
        <w:fldChar w:fldCharType="separate"/>
      </w:r>
      <w:r w:rsidRPr="00776584">
        <w:rPr>
          <w:rFonts w:cs="AdvOTb83ee1dd.B"/>
          <w:noProof/>
        </w:rPr>
        <w:t>[193]</w:t>
      </w:r>
      <w:r w:rsidRPr="00776584">
        <w:rPr>
          <w:rFonts w:cs="AdvOTb83ee1dd.B"/>
        </w:rPr>
        <w:fldChar w:fldCharType="end"/>
      </w:r>
      <w:r w:rsidRPr="00776584">
        <w:rPr>
          <w:rFonts w:cs="AdvOTb83ee1dd.B"/>
        </w:rPr>
        <w:t xml:space="preserve">. Overall, the RF and ELM were suitable for toxic elements estimation using hyperspectral data. The estimation accuracy was significantly improved by using the DS algorithm. For Zn, Ni, and Cu, the R2v were 0.77 (RF), 0.62 (RF), and 0.56 (ELM), respectively </w:t>
      </w:r>
      <w:r w:rsidRPr="00776584">
        <w:rPr>
          <w:rFonts w:cs="AdvOTb83ee1dd.B"/>
        </w:rPr>
        <w:fldChar w:fldCharType="begin" w:fldLock="1"/>
      </w:r>
      <w:r w:rsidRPr="00776584">
        <w:rPr>
          <w:rFonts w:cs="AdvOTb83ee1dd.B"/>
        </w:rPr>
        <w:instrText>ADDIN CSL_CITATION {"citationItems":[{"id":"ITEM-1","itemData":{"DOI":"10.1016/j.envpol.2022.118981","ISSN":"18736424","PMID":"35150799","abstract":"Soil heavy metals pollution has been becoming one of the severely environmental issues globally. Previous studies reported laboratory-measured spectra could be used to infer soil heavy metals concentrations to some extent. However, using field-obtained spectra to estimate soil heavy metals concentrations is still a great challenge due to the low precision and weak efficiency at large scales. The present study collected 110 topsoil samples from an Opencast Coal Mine of Ordos, Inner Mongolia, China. Then, the spectra and soil heavy metals concentrations of samples were measured under laboratory conditions. The direct standardization (DS) algorithm was introduced to calibrate the Gaofen-5 (GF-5) hyperspectral image based on the measured spectra of samples. The spectral reflectance of the GF-5 hyperspectral image was reconstructed using continuous wavelet transform (CWT) at different scales. The characteristic bands of GF-5 for estimating heavy metals concentrations were selected by the Boruta algorithm. Finally, the random forest (RF), the extreme learning machine (ELM), the support vector machine (SVM), and the back-propagation neural network (BPNN) algorithms were used to predict the heavy metals concentrations. Some findings were achieved. First, CWT can effectively eliminate the noise of satellite hyperspectral data. The characteristic bands of Zn (480–677, 827–1029, 1241–1334, 1435–1797, and 1949–2500 nm), Ni (514–630, 835–985, 1258–1325, 1460–1578, and 1949–2319 nm), and Cu (822–831; 1029–1300, 1486–1595, and 1730–2294 nm) can be effectively retrieved via the Boruta algorithm. Second, the estimation accuracy was significantly improved by using the DS algorithm. For zinc (Zn), nickel (Ni), and copper (Cu), the determination coefficients of the validation dataset (Rv2) were 0.77 (RF), 0.62 (RF), and 0.56 (ELM), respectively. Third, the distribution trends of heavy metals were almost consistent with the results of actual ground measurements. This paper revealed that the GF-5 can be one of the reliable satellite hyperspectral imagery for mapping soil heavy metals.","author":[{"dropping-particle":"","family":"Zhang","given":"Bo","non-dropping-particle":"","parse-names":false,"suffix":""},{"dropping-particle":"","family":"Guo","given":"Bin","non-dropping-particle":"","parse-names":false,"suffix":""},{"dropping-particle":"","family":"Zou","given":"Bin","non-dropping-particle":"","parse-names":false,"suffix":""},{"dropping-particle":"","family":"Wei","given":"Wei","non-dropping-particle":"","parse-names":false,"suffix":""},{"dropping-particle":"","family":"Lei","given":"Yongzhi","non-dropping-particle":"","parse-names":false,"suffix":""},{"dropping-particle":"","family":"Li","given":"Tianqi","non-dropping-particle":"","parse-names":false,"suffix":""}],"container-title":"Environmental Pollution","id":"ITEM-1","issue":"February","issued":{"date-parts":[["2022"]]},"page":"118981","publisher":"Elsevier Ltd","title":"Retrieving soil heavy metals concentrations based on GaoFen-5 hyperspectral satellite image at an opencast coal mine, Inner Mongolia, China","type":"article-journal","volume":"300"},"uris":["http://www.mendeley.com/documents/?uuid=fe922ff7-a625-4f91-8bca-5d841a3853c1"]}],"mendeley":{"formattedCitation":"[158]","plainTextFormattedCitation":"[158]","previouslyFormattedCitation":"[158]"},"properties":{"noteIndex":0},"schema":"https://github.com/citation-style-language/schema/raw/master/csl-citation.json"}</w:instrText>
      </w:r>
      <w:r w:rsidRPr="00776584">
        <w:rPr>
          <w:rFonts w:cs="AdvOTb83ee1dd.B"/>
        </w:rPr>
        <w:fldChar w:fldCharType="separate"/>
      </w:r>
      <w:r w:rsidRPr="00776584">
        <w:rPr>
          <w:rFonts w:cs="AdvOTb83ee1dd.B"/>
          <w:noProof/>
        </w:rPr>
        <w:t>[158]</w:t>
      </w:r>
      <w:r w:rsidRPr="00776584">
        <w:rPr>
          <w:rFonts w:cs="AdvOTb83ee1dd.B"/>
        </w:rPr>
        <w:fldChar w:fldCharType="end"/>
      </w:r>
      <w:r w:rsidRPr="00776584">
        <w:rPr>
          <w:rFonts w:cs="AdvOTb83ee1dd.B"/>
        </w:rPr>
        <w:t>.</w:t>
      </w:r>
    </w:p>
    <w:p w14:paraId="125A6ED5" w14:textId="77777777" w:rsidR="008B64AA" w:rsidRPr="00776584" w:rsidRDefault="008B64AA" w:rsidP="008B64AA">
      <w:pPr>
        <w:ind w:firstLine="360"/>
        <w:jc w:val="both"/>
        <w:rPr>
          <w:rFonts w:cs="AdvOTb83ee1dd.B"/>
        </w:rPr>
      </w:pPr>
      <w:r w:rsidRPr="00776584">
        <w:rPr>
          <w:rFonts w:cs="AdvOTb83ee1dd.B"/>
        </w:rPr>
        <w:t>Also, Data collection from soil samples to measure the accuracy of identification of satellite imagery is needed. Data pre-processing, variable construction model selection, validation</w:t>
      </w:r>
      <w:r w:rsidR="00776584">
        <w:rPr>
          <w:rFonts w:cs="AdvOTb83ee1dd.B"/>
        </w:rPr>
        <w:t>,</w:t>
      </w:r>
      <w:r w:rsidRPr="00776584">
        <w:rPr>
          <w:rFonts w:cs="AdvOTb83ee1dd.B"/>
        </w:rPr>
        <w:t xml:space="preserve"> and model quality assessment are the essential parts of this issue. The performance of the prediction models in both lab reflectance spectroscopy and satellite imaging spectroscopy was assessed by comparing the predicted values on the validation data set with the observed ones using the metrics; correlation coefficient (R2), Root Mean Square Error (RMSE)</w:t>
      </w:r>
      <w:r w:rsidR="00776584">
        <w:rPr>
          <w:rFonts w:cs="AdvOTb83ee1dd.B"/>
        </w:rPr>
        <w:t>,</w:t>
      </w:r>
      <w:r w:rsidRPr="00776584">
        <w:rPr>
          <w:rFonts w:cs="AdvOTb83ee1dd.B"/>
        </w:rPr>
        <w:t xml:space="preserve"> and Residual Prediction Deviation (RPD)</w:t>
      </w:r>
      <w:r w:rsidRPr="00776584">
        <w:rPr>
          <w:rFonts w:cs="AdvOTb83ee1dd.B"/>
        </w:rPr>
        <w:fldChar w:fldCharType="begin" w:fldLock="1"/>
      </w:r>
      <w:r w:rsidR="00776584" w:rsidRPr="00776584">
        <w:rPr>
          <w:rFonts w:cs="AdvOTb83ee1dd.B"/>
        </w:rPr>
        <w:instrText>ADDIN CSL_CITATION {"citationItems":[{"id":"ITEM-1","itemData":{"DOI":"10.3390/rs13071277","ISSN":"20724292","abstract":"Weathering and oxidation of sulphide minerals in mine wastes release toxic elements in surrounding environments. As an alternative to traditional sampling and chemical analysis methods, the capability of proximal and remote sensing techniques was investigated in this study to predict Chromium (Cr) concentration in 120 soil samples collected from a dumpsite in Sarcheshmeh copper mine, Iran. The samples’ mineralogy and Cr concentration were determined and were then subjected to laboratory reflectance spectroscopy in the range of Visible–Near Infrared–Shortwave Infrared (VNIR–SWIR: 350–2500 nm). The raw spectra were pre-processed using Savitzky-Golay First-Derivative (SG-FD) and Savitzky-Golay Second-Derivative (SG-SD) algorithms. The important wavelengths were determined using Partial Least Squares Regression (PLSR) coefficients and Genetic Algorithm (GA). Artificial Neural Networks (ANN), Stepwise Multiple Linear Regression (SMLR) and PLSR data mining methods were applied to the selected spectral variables to assess Cr concentration. The developed models were then applied to the selected bands of Aster, Hyperion, Sentinel-2A, and Landsat 8-OLI satellite images of the area. Afterwards, rasters obtained from the best prediction model were segmented using a binary fitness function. According to the outputs of the laboratory reflectance spectroscopy, the highest prediction accuracy was obtained using ANN applied to the SD pre-processed spectra with R2 = 0.91, RMSE = 8.73 mg/kg and RPD = 2.76. SD-ANN also showed an acceptable performance on mapping the spatial distribution of Cr using the ordinary kriging technique. Using satellite images, SD-SMLR provided the best prediction models with R2 values of 0.61 and 0.53 for Hyperion and Sentinel-2A, respectively. This led to the higher visual similarity of the segmented Hyperion and Sentinel-2A images with the Cr distribution map. This study’s findings indicated that applying the best prediction models obtained by spectroscopy to the selected wavebands of Hyperion and Sentinel-2A satellite imagery could be considered a promising technique for rapid, cost-effective and eco-friendly assessment of Cr concentration in highly heterogeneous mining areas.","author":[{"dropping-particle":"","family":"Khosravi","given":"Vahid","non-dropping-particle":"","parse-names":false,"suffix":""},{"dropping-particle":"","family":"Doulati Ardejani","given":"Faramarz","non-dropping-particle":"","parse-names":false,"suffix":""},{"dropping-particle":"","family":"Gholizadeh","given":"Asa","non-dropping-particle":"","parse-names":false,"suffix":""},{"dropping-particle":"","family":"Saberioon","given":"Mohammadmehdi","non-dropping-particle":"","parse-names":false,"suffix":""}],"container-title":"Remote Sensing","id":"ITEM-1","issue":"7","issued":{"date-parts":[["2021"]]},"title":"Satellite imagery for monitoring and mapping soil chromium pollution in a mine waste dump","type":"article-journal","volume":"13"},"uris":["http://www.mendeley.com/documents/?uuid=abae0fd1-54e8-42ba-987e-072a54a266c0"]}],"mendeley":{"formattedCitation":"[60]","plainTextFormattedCitation":"[60]","previouslyFormattedCitation":"[60]"},"properties":{"noteIndex":0},"schema":"https://github.com/citation-style-language/schema/raw/master/csl-citation.json"}</w:instrText>
      </w:r>
      <w:r w:rsidRPr="00776584">
        <w:rPr>
          <w:rFonts w:cs="AdvOTb83ee1dd.B"/>
        </w:rPr>
        <w:fldChar w:fldCharType="separate"/>
      </w:r>
      <w:r w:rsidRPr="00776584">
        <w:rPr>
          <w:rFonts w:cs="AdvOTb83ee1dd.B"/>
          <w:noProof/>
        </w:rPr>
        <w:t>[60]</w:t>
      </w:r>
      <w:r w:rsidRPr="00776584">
        <w:rPr>
          <w:rFonts w:cs="AdvOTb83ee1dd.B"/>
        </w:rPr>
        <w:fldChar w:fldCharType="end"/>
      </w:r>
      <w:r w:rsidRPr="00776584">
        <w:rPr>
          <w:rFonts w:cs="AdvOTb83ee1dd.B"/>
        </w:rPr>
        <w:t>.</w:t>
      </w:r>
    </w:p>
    <w:p w14:paraId="325AA677" w14:textId="77777777" w:rsidR="008B64AA" w:rsidRPr="00776584" w:rsidRDefault="008B64AA" w:rsidP="00776584">
      <w:pPr>
        <w:ind w:firstLine="360"/>
        <w:jc w:val="both"/>
        <w:rPr>
          <w:rFonts w:cs="AdvOTb83ee1dd.B"/>
        </w:rPr>
      </w:pPr>
      <w:r w:rsidRPr="00776584">
        <w:rPr>
          <w:rFonts w:cs="AdvOTb83ee1dd.B"/>
        </w:rPr>
        <w:t xml:space="preserve">Finally, </w:t>
      </w:r>
      <w:r w:rsidR="00776584">
        <w:rPr>
          <w:rFonts w:cs="AdvOTb83ee1dd.B"/>
        </w:rPr>
        <w:t>this study reviewed the potential of recently developed and forthcoming spaceborne sensors for soil contamination monitoring and the current limitations of spaceborne sensors for soil contamination monitoring</w:t>
      </w:r>
      <w:r w:rsidRPr="00776584">
        <w:rPr>
          <w:rFonts w:cs="AdvOTb83ee1dd.B"/>
        </w:rPr>
        <w:t>.</w:t>
      </w:r>
      <w:r w:rsidR="00776584" w:rsidRPr="00776584">
        <w:rPr>
          <w:rFonts w:cs="AdvOTb83ee1dd.B"/>
        </w:rPr>
        <w:t xml:space="preserve"> However, contaminants with different chemical properties induce similar responses on plant reflectance, so it is not yet possible to clearly distinguish the presence of complex mixtures from that of a single contaminant </w:t>
      </w:r>
      <w:r w:rsidR="00776584" w:rsidRPr="00776584">
        <w:rPr>
          <w:rFonts w:cs="AdvOTb83ee1dd.B"/>
        </w:rPr>
        <w:fldChar w:fldCharType="begin" w:fldLock="1"/>
      </w:r>
      <w:r w:rsidR="00776584" w:rsidRPr="00776584">
        <w:rPr>
          <w:rFonts w:cs="AdvOTb83ee1dd.B"/>
        </w:rPr>
        <w:instrText>ADDIN CSL_CITATION {"citationItems":[{"id":"ITEM-1","itemData":{"DOI":"10.1021/acs.est.7b04618","ISSN":"15205851","PMID":"29376321","abstract":"The remote assessment of soil contamination remains difficult in vegetated areas. Recent advances in hyperspectral spectroscopy suggest making use of plant reflectance to monitor oil and gas leakage from industrial facilities. However, knowledge about plant response to oil contamination is still limited, so only very few imaging applications are possible at this stage. We therefore conducted a greenhouse experiment on three species long-term exposed to either oil-contaminated or water-deficient soils. Reflectance measurements were regularly performed at leaf and plant scale over 61 days of exposure. Results showed an increase of reflectance in the visible (VIS), the red-edge and the short-wave infrared (SWIR) under both oil and water-deficit stress exposure. A contrasted response in the near-infrared (NIR) was also observed among species. Spectra underwent transformations to discriminate species' responses to the different treatments using linear discriminant analysis (LDA) with a stepwise procedure. Original and transformed spectra enabled to discriminate the plants' responses to the different treatments without confusion after 61 days. The discriminating wavelengths were consistent with the spectral differences observed. These results suggest differential changes in plant pigments, structure and water content as a response to various stressors, and open up promising perspectives for airborne and satellite applications.","author":[{"dropping-particle":"","family":"Lassalle","given":"Guillaume","non-dropping-particle":"","parse-names":false,"suffix":""},{"dropping-particle":"","family":"Credoz","given":"Anthony","non-dropping-particle":"","parse-names":false,"suffix":""},{"dropping-particle":"","family":"Hédacq","given":"Rémy","non-dropping-particle":"","parse-names":false,"suffix":""},{"dropping-particle":"","family":"Fabre","given":"Sophie","non-dropping-particle":"","parse-names":false,"suffix":""},{"dropping-particle":"","family":"Dubucq","given":"Dominique","non-dropping-particle":"","parse-names":false,"suffix":""},{"dropping-particle":"","family":"Elger","given":"Arnaud","non-dropping-particle":"","parse-names":false,"suffix":""}],"container-title":"Environmental Science and Technology","id":"ITEM-1","issue":"4","issued":{"date-parts":[["2018"]]},"page":"1756-1764","title":"Assessing Soil Contamination Due to Oil and Gas Production Using Vegetation Hyperspectral Reflectance","type":"article-journal","volume":"52"},"uris":["http://www.mendeley.com/documents/?uuid=fceeb4f3-16f0-4a8b-b403-15103736a98b"]}],"mendeley":{"formattedCitation":"[87]","plainTextFormattedCitation":"[87]"},"properties":{"noteIndex":0},"schema":"https://github.com/citation-style-language/schema/raw/master/csl-citation.json"}</w:instrText>
      </w:r>
      <w:r w:rsidR="00776584" w:rsidRPr="00776584">
        <w:rPr>
          <w:rFonts w:cs="AdvOTb83ee1dd.B"/>
        </w:rPr>
        <w:fldChar w:fldCharType="separate"/>
      </w:r>
      <w:r w:rsidR="00776584" w:rsidRPr="00776584">
        <w:rPr>
          <w:rFonts w:cs="AdvOTb83ee1dd.B"/>
          <w:noProof/>
        </w:rPr>
        <w:t>[87]</w:t>
      </w:r>
      <w:r w:rsidR="00776584" w:rsidRPr="00776584">
        <w:rPr>
          <w:rFonts w:cs="AdvOTb83ee1dd.B"/>
        </w:rPr>
        <w:fldChar w:fldCharType="end"/>
      </w:r>
      <w:r w:rsidR="00776584" w:rsidRPr="00776584">
        <w:rPr>
          <w:rFonts w:cs="AdvOTb83ee1dd.B"/>
        </w:rPr>
        <w:t xml:space="preserve">. Moreover, obstacles such as cloud and vegetation coverage </w:t>
      </w:r>
      <w:r w:rsidR="00776584">
        <w:rPr>
          <w:rFonts w:cs="AdvOTb83ee1dd.B"/>
        </w:rPr>
        <w:t>must</w:t>
      </w:r>
      <w:r w:rsidR="00776584" w:rsidRPr="00776584">
        <w:rPr>
          <w:rFonts w:cs="AdvOTb83ee1dd.B"/>
        </w:rPr>
        <w:t xml:space="preserve"> be dealt with. </w:t>
      </w:r>
      <w:r w:rsidR="00776584">
        <w:rPr>
          <w:rFonts w:cs="AdvOTb83ee1dd.B"/>
        </w:rPr>
        <w:t>A limited number of studies</w:t>
      </w:r>
      <w:r w:rsidR="00776584" w:rsidRPr="00776584">
        <w:rPr>
          <w:rFonts w:cs="AdvOTb83ee1dd.B"/>
        </w:rPr>
        <w:t xml:space="preserve"> attempted to explore soil contamination through vegetation spectral data</w:t>
      </w:r>
      <w:r w:rsidR="00776584">
        <w:rPr>
          <w:rFonts w:cs="AdvOTb83ee1dd.B"/>
        </w:rPr>
        <w:t>;</w:t>
      </w:r>
      <w:r w:rsidR="00776584" w:rsidRPr="00776584">
        <w:rPr>
          <w:rFonts w:cs="AdvOTb83ee1dd.B"/>
        </w:rPr>
        <w:t xml:space="preserve"> most of those were based on a single vegetation species (Lassalle et al., 2018; Shi et al., 2016).</w:t>
      </w:r>
    </w:p>
    <w:p w14:paraId="5AB0E8D6" w14:textId="77777777" w:rsidR="008B64AA" w:rsidRDefault="008B64AA" w:rsidP="00BA1B2E">
      <w:pPr>
        <w:ind w:firstLine="360"/>
        <w:jc w:val="both"/>
        <w:rPr>
          <w:rFonts w:cs="AdvOTb83ee1dd.B"/>
          <w:color w:val="FFC000" w:themeColor="accent4"/>
        </w:rPr>
      </w:pPr>
    </w:p>
    <w:p w14:paraId="4FE15021" w14:textId="77777777" w:rsidR="000C0C4A" w:rsidRPr="000C0C4A" w:rsidRDefault="000C0C4A" w:rsidP="000C0C4A">
      <w:pPr>
        <w:autoSpaceDE w:val="0"/>
        <w:autoSpaceDN w:val="0"/>
        <w:adjustRightInd w:val="0"/>
        <w:spacing w:after="0" w:line="240" w:lineRule="auto"/>
        <w:rPr>
          <w:rFonts w:ascii="Times New Roman" w:hAnsi="Times New Roman" w:cs="Times New Roman"/>
          <w:b/>
          <w:bCs/>
          <w:sz w:val="20"/>
          <w:szCs w:val="20"/>
        </w:rPr>
      </w:pPr>
    </w:p>
    <w:p w14:paraId="11CBDB88" w14:textId="77777777" w:rsidR="0032780A" w:rsidRDefault="005563E9" w:rsidP="005563E9">
      <w:pPr>
        <w:pStyle w:val="ListParagraph"/>
        <w:numPr>
          <w:ilvl w:val="0"/>
          <w:numId w:val="6"/>
        </w:numPr>
        <w:autoSpaceDE w:val="0"/>
        <w:autoSpaceDN w:val="0"/>
        <w:adjustRightInd w:val="0"/>
        <w:spacing w:after="0" w:line="240" w:lineRule="auto"/>
        <w:rPr>
          <w:rFonts w:ascii="Times New Roman" w:hAnsi="Times New Roman" w:cs="Times New Roman"/>
          <w:b/>
          <w:bCs/>
          <w:sz w:val="20"/>
          <w:szCs w:val="20"/>
        </w:rPr>
      </w:pPr>
      <w:r>
        <w:rPr>
          <w:rFonts w:ascii="Times New Roman" w:hAnsi="Times New Roman" w:cs="Times New Roman"/>
          <w:b/>
          <w:bCs/>
          <w:sz w:val="20"/>
          <w:szCs w:val="20"/>
        </w:rPr>
        <w:t>References</w:t>
      </w:r>
    </w:p>
    <w:p w14:paraId="54B1A634" w14:textId="77777777" w:rsidR="008B64AA" w:rsidRDefault="008B64AA" w:rsidP="008B64AA">
      <w:pPr>
        <w:pStyle w:val="ListParagraph"/>
        <w:autoSpaceDE w:val="0"/>
        <w:autoSpaceDN w:val="0"/>
        <w:adjustRightInd w:val="0"/>
        <w:spacing w:after="0" w:line="240" w:lineRule="auto"/>
        <w:ind w:left="360"/>
        <w:rPr>
          <w:rFonts w:ascii="Times New Roman" w:hAnsi="Times New Roman" w:cs="Times New Roman"/>
          <w:b/>
          <w:bCs/>
          <w:sz w:val="20"/>
          <w:szCs w:val="20"/>
        </w:rPr>
      </w:pPr>
    </w:p>
    <w:p w14:paraId="3E4202C4" w14:textId="77777777" w:rsidR="00776584" w:rsidRPr="00776584" w:rsidRDefault="005563E9"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Pr>
          <w:rFonts w:ascii="Times New Roman" w:hAnsi="Times New Roman" w:cs="Times New Roman"/>
          <w:b/>
          <w:bCs/>
          <w:sz w:val="20"/>
          <w:szCs w:val="20"/>
        </w:rPr>
        <w:fldChar w:fldCharType="begin" w:fldLock="1"/>
      </w:r>
      <w:r>
        <w:rPr>
          <w:rFonts w:ascii="Times New Roman" w:hAnsi="Times New Roman" w:cs="Times New Roman"/>
          <w:b/>
          <w:bCs/>
          <w:sz w:val="20"/>
          <w:szCs w:val="20"/>
        </w:rPr>
        <w:instrText xml:space="preserve">ADDIN Mendeley Bibliography CSL_BIBLIOGRAPHY </w:instrText>
      </w:r>
      <w:r>
        <w:rPr>
          <w:rFonts w:ascii="Times New Roman" w:hAnsi="Times New Roman" w:cs="Times New Roman"/>
          <w:b/>
          <w:bCs/>
          <w:sz w:val="20"/>
          <w:szCs w:val="20"/>
        </w:rPr>
        <w:fldChar w:fldCharType="separate"/>
      </w:r>
      <w:r w:rsidR="00776584" w:rsidRPr="00776584">
        <w:rPr>
          <w:rFonts w:ascii="Times New Roman" w:hAnsi="Times New Roman" w:cs="Times New Roman"/>
          <w:noProof/>
          <w:sz w:val="20"/>
          <w:szCs w:val="24"/>
        </w:rPr>
        <w:t>[1]</w:t>
      </w:r>
      <w:r w:rsidR="00776584" w:rsidRPr="00776584">
        <w:rPr>
          <w:rFonts w:ascii="Times New Roman" w:hAnsi="Times New Roman" w:cs="Times New Roman"/>
          <w:noProof/>
          <w:sz w:val="20"/>
          <w:szCs w:val="24"/>
        </w:rPr>
        <w:tab/>
        <w:t>“Shi, T., Wang, J., Chen, Y., and Wu, G. (2016). Improving the prediction of arsenic contents in agricultural soils by combining the reflectance spectroscopy of soils and rice plants. International Journal of Applied Earth Observation and Geoinformation 52.”</w:t>
      </w:r>
    </w:p>
    <w:p w14:paraId="0570E5EF"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w:t>
      </w:r>
      <w:r w:rsidRPr="00776584">
        <w:rPr>
          <w:rFonts w:ascii="Times New Roman" w:hAnsi="Times New Roman" w:cs="Times New Roman"/>
          <w:noProof/>
          <w:sz w:val="20"/>
          <w:szCs w:val="24"/>
        </w:rPr>
        <w:tab/>
        <w:t xml:space="preserve">K. M. Banat, F. M. Howari, and A. A. Al-Hamad, “Heavy metals in urban soils of central Jordan: Should we worry about their environmental risks?,” </w:t>
      </w:r>
      <w:r w:rsidRPr="00776584">
        <w:rPr>
          <w:rFonts w:ascii="Times New Roman" w:hAnsi="Times New Roman" w:cs="Times New Roman"/>
          <w:i/>
          <w:iCs/>
          <w:noProof/>
          <w:sz w:val="20"/>
          <w:szCs w:val="24"/>
        </w:rPr>
        <w:t>Environ. Res.</w:t>
      </w:r>
      <w:r w:rsidRPr="00776584">
        <w:rPr>
          <w:rFonts w:ascii="Times New Roman" w:hAnsi="Times New Roman" w:cs="Times New Roman"/>
          <w:noProof/>
          <w:sz w:val="20"/>
          <w:szCs w:val="24"/>
        </w:rPr>
        <w:t>, vol. 97, no. 3, pp. 258–273, 2005, doi: 10.1016/j.envres.2004.07.002.</w:t>
      </w:r>
    </w:p>
    <w:p w14:paraId="5731B54D"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[3]</w:t>
      </w:r>
      <w:r w:rsidRPr="00776584">
        <w:rPr>
          <w:rFonts w:ascii="Times New Roman" w:hAnsi="Times New Roman" w:cs="Times New Roman"/>
          <w:noProof/>
          <w:sz w:val="20"/>
          <w:szCs w:val="24"/>
        </w:rPr>
        <w:tab/>
        <w:t xml:space="preserve">P. K. Sahoo, S. M. Equeenuddin, and M. A. Powell, “Trace Elements in Soils around Coal Mines: Current Scenario, Impact and Available Techniques for Management,” </w:t>
      </w:r>
      <w:r w:rsidRPr="00776584">
        <w:rPr>
          <w:rFonts w:ascii="Times New Roman" w:hAnsi="Times New Roman" w:cs="Times New Roman"/>
          <w:i/>
          <w:iCs/>
          <w:noProof/>
          <w:sz w:val="20"/>
          <w:szCs w:val="24"/>
        </w:rPr>
        <w:t>Curr. Pollut. Reports</w:t>
      </w:r>
      <w:r w:rsidRPr="00776584">
        <w:rPr>
          <w:rFonts w:ascii="Times New Roman" w:hAnsi="Times New Roman" w:cs="Times New Roman"/>
          <w:noProof/>
          <w:sz w:val="20"/>
          <w:szCs w:val="24"/>
        </w:rPr>
        <w:t>, vol. 2, no. 1, 2016, doi: 10.1007/s40726-016-0025-5.</w:t>
      </w:r>
    </w:p>
    <w:p w14:paraId="29051CA5"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[4]</w:t>
      </w:r>
      <w:r w:rsidRPr="00776584">
        <w:rPr>
          <w:rFonts w:ascii="Times New Roman" w:hAnsi="Times New Roman" w:cs="Times New Roman"/>
          <w:noProof/>
          <w:sz w:val="20"/>
          <w:szCs w:val="24"/>
        </w:rPr>
        <w:tab/>
        <w:t xml:space="preserve">Z. Zhang, J. Abuduwaili, and F. Jiang, “Determination of Occurrence Characteristics of Heavy Metals in Soil and Water Environments in Tianshan Mountains, Central Asia,” </w:t>
      </w:r>
      <w:r w:rsidRPr="00776584">
        <w:rPr>
          <w:rFonts w:ascii="Times New Roman" w:hAnsi="Times New Roman" w:cs="Times New Roman"/>
          <w:i/>
          <w:iCs/>
          <w:noProof/>
          <w:sz w:val="20"/>
          <w:szCs w:val="24"/>
        </w:rPr>
        <w:t>Anal. Lett.</w:t>
      </w:r>
      <w:r w:rsidRPr="00776584">
        <w:rPr>
          <w:rFonts w:ascii="Times New Roman" w:hAnsi="Times New Roman" w:cs="Times New Roman"/>
          <w:noProof/>
          <w:sz w:val="20"/>
          <w:szCs w:val="24"/>
        </w:rPr>
        <w:t>, vol. 46, no. 13, pp. 2122–2131, 2013, doi: 10.1080/00032719.2013.784919.</w:t>
      </w:r>
    </w:p>
    <w:p w14:paraId="4428BF55"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[5]</w:t>
      </w:r>
      <w:r w:rsidRPr="00776584">
        <w:rPr>
          <w:rFonts w:ascii="Times New Roman" w:hAnsi="Times New Roman" w:cs="Times New Roman"/>
          <w:noProof/>
          <w:sz w:val="20"/>
          <w:szCs w:val="24"/>
        </w:rPr>
        <w:tab/>
        <w:t xml:space="preserve">X. L. Xie, X. Z. Pan, and B. Sun, “Visible and Near-Infrared Diffuse Reflectance Spectroscopy for Prediction of Soil Properties near a Copper Smelter,” </w:t>
      </w:r>
      <w:r w:rsidRPr="00776584">
        <w:rPr>
          <w:rFonts w:ascii="Times New Roman" w:hAnsi="Times New Roman" w:cs="Times New Roman"/>
          <w:i/>
          <w:iCs/>
          <w:noProof/>
          <w:sz w:val="20"/>
          <w:szCs w:val="24"/>
        </w:rPr>
        <w:t>Pedosphere</w:t>
      </w:r>
      <w:r w:rsidRPr="00776584">
        <w:rPr>
          <w:rFonts w:ascii="Times New Roman" w:hAnsi="Times New Roman" w:cs="Times New Roman"/>
          <w:noProof/>
          <w:sz w:val="20"/>
          <w:szCs w:val="24"/>
        </w:rPr>
        <w:t>, vol. 22, no. 3, pp. 351–366, 2012, doi: 10.1016/S1002-0160(12)60022-8.</w:t>
      </w:r>
    </w:p>
    <w:p w14:paraId="6A40EE1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[6]</w:t>
      </w:r>
      <w:r w:rsidRPr="00776584">
        <w:rPr>
          <w:rFonts w:ascii="Times New Roman" w:hAnsi="Times New Roman" w:cs="Times New Roman"/>
          <w:noProof/>
          <w:sz w:val="20"/>
          <w:szCs w:val="24"/>
        </w:rPr>
        <w:tab/>
        <w:t xml:space="preserve">H. O. Rashid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“Impact of coal mining on soil, water and agricultural crop production: a cross-sectional study on </w:t>
      </w:r>
      <w:r w:rsidRPr="00776584">
        <w:rPr>
          <w:rFonts w:ascii="Times New Roman" w:hAnsi="Times New Roman" w:cs="Times New Roman"/>
          <w:noProof/>
          <w:sz w:val="20"/>
          <w:szCs w:val="24"/>
        </w:rPr>
        <w:lastRenderedPageBreak/>
        <w:t xml:space="preserve">Barapukuria coal mine industry, Dinajpur, Bangladesh,” </w:t>
      </w:r>
      <w:r w:rsidRPr="00776584">
        <w:rPr>
          <w:rFonts w:ascii="Times New Roman" w:hAnsi="Times New Roman" w:cs="Times New Roman"/>
          <w:i/>
          <w:iCs/>
          <w:noProof/>
          <w:sz w:val="20"/>
          <w:szCs w:val="24"/>
        </w:rPr>
        <w:t>J. Environ. Sci. Res.</w:t>
      </w:r>
      <w:r w:rsidRPr="00776584">
        <w:rPr>
          <w:rFonts w:ascii="Times New Roman" w:hAnsi="Times New Roman" w:cs="Times New Roman"/>
          <w:noProof/>
          <w:sz w:val="20"/>
          <w:szCs w:val="24"/>
        </w:rPr>
        <w:t>, vol. 1, no. 1, p. 0000001, 2014, [Online]. Available: https://www.researchgate.net/publication/261366522_Impact_of_coal_mining_on_soil_water_and_agricultural_crop_production_a_cross-sectional_study_on_Barapukuria_coal_mine_industry_Dinajpur_Bangladesh.</w:t>
      </w:r>
    </w:p>
    <w:p w14:paraId="57FB4D8F"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[7]</w:t>
      </w:r>
      <w:r w:rsidRPr="00776584">
        <w:rPr>
          <w:rFonts w:ascii="Times New Roman" w:hAnsi="Times New Roman" w:cs="Times New Roman"/>
          <w:noProof/>
          <w:sz w:val="20"/>
          <w:szCs w:val="24"/>
        </w:rPr>
        <w:tab/>
        <w:t xml:space="preserve">M. F. Noomen, A. K. Skidmore, F. D. van der Meer, and H. H. T. Prins, “Continuum removed band depth analysis for detecting the effects of natural gas, methane and ethane on maize reflectance,”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105, no. 3, pp. 262–270, 2006, doi: 10.1016/j.rse.2006.07.009.</w:t>
      </w:r>
    </w:p>
    <w:p w14:paraId="5EDB594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[8]</w:t>
      </w:r>
      <w:r w:rsidRPr="00776584">
        <w:rPr>
          <w:rFonts w:ascii="Times New Roman" w:hAnsi="Times New Roman" w:cs="Times New Roman"/>
          <w:noProof/>
          <w:sz w:val="20"/>
          <w:szCs w:val="24"/>
        </w:rPr>
        <w:tab/>
        <w:t xml:space="preserve">F. van der Meer, P. van Dijk, H. van der Werff, and H. Yang, “Remote sensing and petroleum seepage: A review and case study,” </w:t>
      </w:r>
      <w:r w:rsidRPr="00776584">
        <w:rPr>
          <w:rFonts w:ascii="Times New Roman" w:hAnsi="Times New Roman" w:cs="Times New Roman"/>
          <w:i/>
          <w:iCs/>
          <w:noProof/>
          <w:sz w:val="20"/>
          <w:szCs w:val="24"/>
        </w:rPr>
        <w:t>Terra Nov.</w:t>
      </w:r>
      <w:r w:rsidRPr="00776584">
        <w:rPr>
          <w:rFonts w:ascii="Times New Roman" w:hAnsi="Times New Roman" w:cs="Times New Roman"/>
          <w:noProof/>
          <w:sz w:val="20"/>
          <w:szCs w:val="24"/>
        </w:rPr>
        <w:t>, vol. 14, no. 1, pp. 1–17, 2002, doi: 10.1046/j.1365-3121.2002.00390.x.</w:t>
      </w:r>
    </w:p>
    <w:p w14:paraId="1FFD4CC4"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[9]</w:t>
      </w:r>
      <w:r w:rsidRPr="00776584">
        <w:rPr>
          <w:rFonts w:ascii="Times New Roman" w:hAnsi="Times New Roman" w:cs="Times New Roman"/>
          <w:noProof/>
          <w:sz w:val="20"/>
          <w:szCs w:val="24"/>
        </w:rPr>
        <w:tab/>
        <w:t xml:space="preserve">I. D. Sanches, C. R. Souza Filho, L. A. Magalhães, G. C. M. Quitério, M. N. Alves, and W. J. Oliveira, “Unravelling remote sensing signatures of plants contaminated with gasoline and diesel: An approach using the red edge spectral feature,” </w:t>
      </w:r>
      <w:r w:rsidRPr="00776584">
        <w:rPr>
          <w:rFonts w:ascii="Times New Roman" w:hAnsi="Times New Roman" w:cs="Times New Roman"/>
          <w:i/>
          <w:iCs/>
          <w:noProof/>
          <w:sz w:val="20"/>
          <w:szCs w:val="24"/>
        </w:rPr>
        <w:t>Environ. Pollut.</w:t>
      </w:r>
      <w:r w:rsidRPr="00776584">
        <w:rPr>
          <w:rFonts w:ascii="Times New Roman" w:hAnsi="Times New Roman" w:cs="Times New Roman"/>
          <w:noProof/>
          <w:sz w:val="20"/>
          <w:szCs w:val="24"/>
        </w:rPr>
        <w:t>, vol. 174, pp. 16–27, 2013, doi: 10.1016/j.envpol.2012.10.029.</w:t>
      </w:r>
    </w:p>
    <w:p w14:paraId="5376CFB9"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[10]</w:t>
      </w:r>
      <w:r w:rsidRPr="00776584">
        <w:rPr>
          <w:rFonts w:ascii="Times New Roman" w:hAnsi="Times New Roman" w:cs="Times New Roman"/>
          <w:noProof/>
          <w:sz w:val="20"/>
          <w:szCs w:val="24"/>
        </w:rPr>
        <w:tab/>
        <w:t xml:space="preserve">M. F. Noomen, H. M. A. van der Werff, and F. D. van der Meer, “Spectral and spatial indicators of botanical changes caused by long-term hydrocarbon seepage,” </w:t>
      </w:r>
      <w:r w:rsidRPr="00776584">
        <w:rPr>
          <w:rFonts w:ascii="Times New Roman" w:hAnsi="Times New Roman" w:cs="Times New Roman"/>
          <w:i/>
          <w:iCs/>
          <w:noProof/>
          <w:sz w:val="20"/>
          <w:szCs w:val="24"/>
        </w:rPr>
        <w:t>Ecol. Inform.</w:t>
      </w:r>
      <w:r w:rsidRPr="00776584">
        <w:rPr>
          <w:rFonts w:ascii="Times New Roman" w:hAnsi="Times New Roman" w:cs="Times New Roman"/>
          <w:noProof/>
          <w:sz w:val="20"/>
          <w:szCs w:val="24"/>
        </w:rPr>
        <w:t>, vol. 8, pp. 55–64, 2012, doi: 10.1016/j.ecoinf.2012.01.001.</w:t>
      </w:r>
    </w:p>
    <w:p w14:paraId="100BC1D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[11]</w:t>
      </w:r>
      <w:r w:rsidRPr="00776584">
        <w:rPr>
          <w:rFonts w:ascii="Times New Roman" w:hAnsi="Times New Roman" w:cs="Times New Roman"/>
          <w:noProof/>
          <w:sz w:val="20"/>
          <w:szCs w:val="24"/>
        </w:rPr>
        <w:tab/>
        <w:t xml:space="preserve">D. Schumacher, “Hydrocarbon-induced alteration of soils and sediments,” </w:t>
      </w:r>
      <w:r w:rsidRPr="00776584">
        <w:rPr>
          <w:rFonts w:ascii="Times New Roman" w:hAnsi="Times New Roman" w:cs="Times New Roman"/>
          <w:i/>
          <w:iCs/>
          <w:noProof/>
          <w:sz w:val="20"/>
          <w:szCs w:val="24"/>
        </w:rPr>
        <w:t>AAPG Mem.</w:t>
      </w:r>
      <w:r w:rsidRPr="00776584">
        <w:rPr>
          <w:rFonts w:ascii="Times New Roman" w:hAnsi="Times New Roman" w:cs="Times New Roman"/>
          <w:noProof/>
          <w:sz w:val="20"/>
          <w:szCs w:val="24"/>
        </w:rPr>
        <w:t>, no. 66, pp. 71–89, 1996, doi: 10.1306/m66606c6.</w:t>
      </w:r>
    </w:p>
    <w:p w14:paraId="2E189346"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[12]</w:t>
      </w:r>
      <w:r w:rsidRPr="00776584">
        <w:rPr>
          <w:rFonts w:ascii="Times New Roman" w:hAnsi="Times New Roman" w:cs="Times New Roman"/>
          <w:noProof/>
          <w:sz w:val="20"/>
          <w:szCs w:val="24"/>
        </w:rPr>
        <w:tab/>
        <w:t xml:space="preserve">M. D. Steven, K. L. Smith, M. D. Beardsley, and J. J. Colls, “Oxygen and methane depletion in soil affected by leakage of natural gas,” </w:t>
      </w:r>
      <w:r w:rsidRPr="00776584">
        <w:rPr>
          <w:rFonts w:ascii="Times New Roman" w:hAnsi="Times New Roman" w:cs="Times New Roman"/>
          <w:i/>
          <w:iCs/>
          <w:noProof/>
          <w:sz w:val="20"/>
          <w:szCs w:val="24"/>
        </w:rPr>
        <w:t>Eur. J. Soil Sci.</w:t>
      </w:r>
      <w:r w:rsidRPr="00776584">
        <w:rPr>
          <w:rFonts w:ascii="Times New Roman" w:hAnsi="Times New Roman" w:cs="Times New Roman"/>
          <w:noProof/>
          <w:sz w:val="20"/>
          <w:szCs w:val="24"/>
        </w:rPr>
        <w:t>, vol. 57, no. 6, pp. 800–807, 2006, doi: 10.1111/j.1365-2389.2005.00770.x.</w:t>
      </w:r>
    </w:p>
    <w:p w14:paraId="7FD6BE6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[13]</w:t>
      </w:r>
      <w:r w:rsidRPr="00776584">
        <w:rPr>
          <w:rFonts w:ascii="Times New Roman" w:hAnsi="Times New Roman" w:cs="Times New Roman"/>
          <w:noProof/>
          <w:sz w:val="20"/>
          <w:szCs w:val="24"/>
        </w:rPr>
        <w:tab/>
        <w:t xml:space="preserve">J. C. Zinnert, S. M. Via, and D. R. Young, “Distinguishing natural from anthropogenic stress in plants: Physiology, fluorescence and hyperspectral reflectance,” </w:t>
      </w:r>
      <w:r w:rsidRPr="00776584">
        <w:rPr>
          <w:rFonts w:ascii="Times New Roman" w:hAnsi="Times New Roman" w:cs="Times New Roman"/>
          <w:i/>
          <w:iCs/>
          <w:noProof/>
          <w:sz w:val="20"/>
          <w:szCs w:val="24"/>
        </w:rPr>
        <w:t>Plant Soil</w:t>
      </w:r>
      <w:r w:rsidRPr="00776584">
        <w:rPr>
          <w:rFonts w:ascii="Times New Roman" w:hAnsi="Times New Roman" w:cs="Times New Roman"/>
          <w:noProof/>
          <w:sz w:val="20"/>
          <w:szCs w:val="24"/>
        </w:rPr>
        <w:t>, vol. 366, no. 1–2, pp. 133–141, 2013, doi: 10.1007/s11104-012-1414-1.</w:t>
      </w:r>
    </w:p>
    <w:p w14:paraId="6C53EE7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[14]</w:t>
      </w:r>
      <w:r w:rsidRPr="00776584">
        <w:rPr>
          <w:rFonts w:ascii="Times New Roman" w:hAnsi="Times New Roman" w:cs="Times New Roman"/>
          <w:noProof/>
          <w:sz w:val="20"/>
          <w:szCs w:val="24"/>
        </w:rPr>
        <w:tab/>
        <w:t xml:space="preserve">H. D. Roelofsen, P. M. van Bodegom, L. Kooistra, J. J. van Amerongen, and J. P. M. Witte, “An evaluation of remote sensing derived soil pH and average spring groundwater table for ecological assessments,” </w:t>
      </w:r>
      <w:r w:rsidRPr="00776584">
        <w:rPr>
          <w:rFonts w:ascii="Times New Roman" w:hAnsi="Times New Roman" w:cs="Times New Roman"/>
          <w:i/>
          <w:iCs/>
          <w:noProof/>
          <w:sz w:val="20"/>
          <w:szCs w:val="24"/>
        </w:rPr>
        <w:t>Int. J. Appl. Earth Obs. Geoinf.</w:t>
      </w:r>
      <w:r w:rsidRPr="00776584">
        <w:rPr>
          <w:rFonts w:ascii="Times New Roman" w:hAnsi="Times New Roman" w:cs="Times New Roman"/>
          <w:noProof/>
          <w:sz w:val="20"/>
          <w:szCs w:val="24"/>
        </w:rPr>
        <w:t>, vol. 43, pp. 149–159, 2015, doi: 10.1016/j.jag.2015.05.005.</w:t>
      </w:r>
    </w:p>
    <w:p w14:paraId="6AF0B5D4"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[15]</w:t>
      </w:r>
      <w:r w:rsidRPr="00776584">
        <w:rPr>
          <w:rFonts w:ascii="Times New Roman" w:hAnsi="Times New Roman" w:cs="Times New Roman"/>
          <w:noProof/>
          <w:sz w:val="20"/>
          <w:szCs w:val="24"/>
        </w:rPr>
        <w:tab/>
        <w:t xml:space="preserve">A. Akcil and S. Koldas, “Acid Mine Drainage (AMD): causes, treatment and case studies,” </w:t>
      </w:r>
      <w:r w:rsidRPr="00776584">
        <w:rPr>
          <w:rFonts w:ascii="Times New Roman" w:hAnsi="Times New Roman" w:cs="Times New Roman"/>
          <w:i/>
          <w:iCs/>
          <w:noProof/>
          <w:sz w:val="20"/>
          <w:szCs w:val="24"/>
        </w:rPr>
        <w:t>J. Clean. Prod.</w:t>
      </w:r>
      <w:r w:rsidRPr="00776584">
        <w:rPr>
          <w:rFonts w:ascii="Times New Roman" w:hAnsi="Times New Roman" w:cs="Times New Roman"/>
          <w:noProof/>
          <w:sz w:val="20"/>
          <w:szCs w:val="24"/>
        </w:rPr>
        <w:t>, vol. 14, no. 12-13 SPEC. ISS., pp. 1139–1145, 2006, doi: 10.1016/j.jclepro.2004.09.006.</w:t>
      </w:r>
    </w:p>
    <w:p w14:paraId="2F7C7B6E"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[16]</w:t>
      </w:r>
      <w:r w:rsidRPr="00776584">
        <w:rPr>
          <w:rFonts w:ascii="Times New Roman" w:hAnsi="Times New Roman" w:cs="Times New Roman"/>
          <w:noProof/>
          <w:sz w:val="20"/>
          <w:szCs w:val="24"/>
        </w:rPr>
        <w:tab/>
        <w:t xml:space="preserve">M. E. P. Gomes and P. J. C. Favas, “Mineralogical controls on mine drainage of the abandoned Ervedosa tin mine in north-eastern Portugal,” </w:t>
      </w:r>
      <w:r w:rsidRPr="00776584">
        <w:rPr>
          <w:rFonts w:ascii="Times New Roman" w:hAnsi="Times New Roman" w:cs="Times New Roman"/>
          <w:i/>
          <w:iCs/>
          <w:noProof/>
          <w:sz w:val="20"/>
          <w:szCs w:val="24"/>
        </w:rPr>
        <w:t>Appl. Geochemistry</w:t>
      </w:r>
      <w:r w:rsidRPr="00776584">
        <w:rPr>
          <w:rFonts w:ascii="Times New Roman" w:hAnsi="Times New Roman" w:cs="Times New Roman"/>
          <w:noProof/>
          <w:sz w:val="20"/>
          <w:szCs w:val="24"/>
        </w:rPr>
        <w:t>, vol. 21, no. 8, pp. 1322–1334, 2006, doi: 10.1016/j.apgeochem.2006.06.007.</w:t>
      </w:r>
    </w:p>
    <w:p w14:paraId="5597F6B6"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[17]</w:t>
      </w:r>
      <w:r w:rsidRPr="00776584">
        <w:rPr>
          <w:rFonts w:ascii="Times New Roman" w:hAnsi="Times New Roman" w:cs="Times New Roman"/>
          <w:noProof/>
          <w:sz w:val="20"/>
          <w:szCs w:val="24"/>
        </w:rPr>
        <w:tab/>
        <w:t xml:space="preserve">A. Gholizadeh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“Estimation of potentially toxic elements contamination in anthropogenic soils on a brown coal mining dumpsite by reflectance spectroscopy: A case study,” </w:t>
      </w:r>
      <w:r w:rsidRPr="00776584">
        <w:rPr>
          <w:rFonts w:ascii="Times New Roman" w:hAnsi="Times New Roman" w:cs="Times New Roman"/>
          <w:i/>
          <w:iCs/>
          <w:noProof/>
          <w:sz w:val="20"/>
          <w:szCs w:val="24"/>
        </w:rPr>
        <w:t>PLoS One</w:t>
      </w:r>
      <w:r w:rsidRPr="00776584">
        <w:rPr>
          <w:rFonts w:ascii="Times New Roman" w:hAnsi="Times New Roman" w:cs="Times New Roman"/>
          <w:noProof/>
          <w:sz w:val="20"/>
          <w:szCs w:val="24"/>
        </w:rPr>
        <w:t>, vol. 10, no. 2, 2015, doi: 10.1371/journal.pone.0117457.</w:t>
      </w:r>
    </w:p>
    <w:p w14:paraId="41E09675"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[18]</w:t>
      </w:r>
      <w:r w:rsidRPr="00776584">
        <w:rPr>
          <w:rFonts w:ascii="Times New Roman" w:hAnsi="Times New Roman" w:cs="Times New Roman"/>
          <w:noProof/>
          <w:sz w:val="20"/>
          <w:szCs w:val="24"/>
        </w:rPr>
        <w:tab/>
        <w:t xml:space="preserve">F. Baruthio, “Toxic effects of chromium and its compounds,” </w:t>
      </w:r>
      <w:r w:rsidRPr="00776584">
        <w:rPr>
          <w:rFonts w:ascii="Times New Roman" w:hAnsi="Times New Roman" w:cs="Times New Roman"/>
          <w:i/>
          <w:iCs/>
          <w:noProof/>
          <w:sz w:val="20"/>
          <w:szCs w:val="24"/>
        </w:rPr>
        <w:t>Biol. Trace Elem. Res.</w:t>
      </w:r>
      <w:r w:rsidRPr="00776584">
        <w:rPr>
          <w:rFonts w:ascii="Times New Roman" w:hAnsi="Times New Roman" w:cs="Times New Roman"/>
          <w:noProof/>
          <w:sz w:val="20"/>
          <w:szCs w:val="24"/>
        </w:rPr>
        <w:t>, vol. 32, no. 1–3, pp. 145–153, 1992, doi: 10.1007/BF02784599.</w:t>
      </w:r>
    </w:p>
    <w:p w14:paraId="5FF8E762"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[19]</w:t>
      </w:r>
      <w:r w:rsidRPr="00776584">
        <w:rPr>
          <w:rFonts w:ascii="Times New Roman" w:hAnsi="Times New Roman" w:cs="Times New Roman"/>
          <w:noProof/>
          <w:sz w:val="20"/>
          <w:szCs w:val="24"/>
        </w:rPr>
        <w:tab/>
        <w:t xml:space="preserve">G. A. Swayze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“Using imaging spectroscopy to map acidic mine waste,” </w:t>
      </w:r>
      <w:r w:rsidRPr="00776584">
        <w:rPr>
          <w:rFonts w:ascii="Times New Roman" w:hAnsi="Times New Roman" w:cs="Times New Roman"/>
          <w:i/>
          <w:iCs/>
          <w:noProof/>
          <w:sz w:val="20"/>
          <w:szCs w:val="24"/>
        </w:rPr>
        <w:t>Environ. Sci. Technol.</w:t>
      </w:r>
      <w:r w:rsidRPr="00776584">
        <w:rPr>
          <w:rFonts w:ascii="Times New Roman" w:hAnsi="Times New Roman" w:cs="Times New Roman"/>
          <w:noProof/>
          <w:sz w:val="20"/>
          <w:szCs w:val="24"/>
        </w:rPr>
        <w:t>, vol. 34, no. 1, pp. 47–54, 2000, doi: 10.1021/es990046w.</w:t>
      </w:r>
    </w:p>
    <w:p w14:paraId="6AD1957B"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[20]</w:t>
      </w:r>
      <w:r w:rsidRPr="00776584">
        <w:rPr>
          <w:rFonts w:ascii="Times New Roman" w:hAnsi="Times New Roman" w:cs="Times New Roman"/>
          <w:noProof/>
          <w:sz w:val="20"/>
          <w:szCs w:val="24"/>
        </w:rPr>
        <w:tab/>
        <w:t xml:space="preserve">M. Bussinow, B. Sarapatka, and P. Dlapa, “Chemical degradation of forest soil as a result of polymetallic ore mining activities,” </w:t>
      </w:r>
      <w:r w:rsidRPr="00776584">
        <w:rPr>
          <w:rFonts w:ascii="Times New Roman" w:hAnsi="Times New Roman" w:cs="Times New Roman"/>
          <w:i/>
          <w:iCs/>
          <w:noProof/>
          <w:sz w:val="20"/>
          <w:szCs w:val="24"/>
        </w:rPr>
        <w:t>Polish J. Environ. Stud.</w:t>
      </w:r>
      <w:r w:rsidRPr="00776584">
        <w:rPr>
          <w:rFonts w:ascii="Times New Roman" w:hAnsi="Times New Roman" w:cs="Times New Roman"/>
          <w:noProof/>
          <w:sz w:val="20"/>
          <w:szCs w:val="24"/>
        </w:rPr>
        <w:t>, vol. 21, no. 6, pp. 1551–1561, 2012.</w:t>
      </w:r>
    </w:p>
    <w:p w14:paraId="05608BB2"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[21]</w:t>
      </w:r>
      <w:r w:rsidRPr="00776584">
        <w:rPr>
          <w:rFonts w:ascii="Times New Roman" w:hAnsi="Times New Roman" w:cs="Times New Roman"/>
          <w:noProof/>
          <w:sz w:val="20"/>
          <w:szCs w:val="24"/>
        </w:rPr>
        <w:tab/>
        <w:t xml:space="preserve">Y. Song, F. Li, Z. Yang, G. A. Ayoko, R. L. Frost, and J. Ji, “Diffuse reflectance spectroscopy for monitoring potentially toxic elements in the agricultural soils of Changjiang River Delta, China,” </w:t>
      </w:r>
      <w:r w:rsidRPr="00776584">
        <w:rPr>
          <w:rFonts w:ascii="Times New Roman" w:hAnsi="Times New Roman" w:cs="Times New Roman"/>
          <w:i/>
          <w:iCs/>
          <w:noProof/>
          <w:sz w:val="20"/>
          <w:szCs w:val="24"/>
        </w:rPr>
        <w:t>Appl. Clay Sci.</w:t>
      </w:r>
      <w:r w:rsidRPr="00776584">
        <w:rPr>
          <w:rFonts w:ascii="Times New Roman" w:hAnsi="Times New Roman" w:cs="Times New Roman"/>
          <w:noProof/>
          <w:sz w:val="20"/>
          <w:szCs w:val="24"/>
        </w:rPr>
        <w:t>, vol. 64, pp. 75–83, 2012, doi: 10.1016/j.clay.2011.09.010.</w:t>
      </w:r>
    </w:p>
    <w:p w14:paraId="63DBD074"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[22]</w:t>
      </w:r>
      <w:r w:rsidRPr="00776584">
        <w:rPr>
          <w:rFonts w:ascii="Times New Roman" w:hAnsi="Times New Roman" w:cs="Times New Roman"/>
          <w:noProof/>
          <w:sz w:val="20"/>
          <w:szCs w:val="24"/>
        </w:rPr>
        <w:tab/>
        <w:t xml:space="preserve">E. Galunin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“Cadmium mobility in sediments and soils from a coal mining area on tibagi river watershed: Environmental risk assessment,” </w:t>
      </w:r>
      <w:r w:rsidRPr="00776584">
        <w:rPr>
          <w:rFonts w:ascii="Times New Roman" w:hAnsi="Times New Roman" w:cs="Times New Roman"/>
          <w:i/>
          <w:iCs/>
          <w:noProof/>
          <w:sz w:val="20"/>
          <w:szCs w:val="24"/>
        </w:rPr>
        <w:t>J. Hazard. Mater.</w:t>
      </w:r>
      <w:r w:rsidRPr="00776584">
        <w:rPr>
          <w:rFonts w:ascii="Times New Roman" w:hAnsi="Times New Roman" w:cs="Times New Roman"/>
          <w:noProof/>
          <w:sz w:val="20"/>
          <w:szCs w:val="24"/>
        </w:rPr>
        <w:t>, vol. 265, pp. 280–287, 2014, doi: 10.1016/j.jhazmat.2013.11.010.</w:t>
      </w:r>
    </w:p>
    <w:p w14:paraId="02D8D31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[23]</w:t>
      </w:r>
      <w:r w:rsidRPr="00776584">
        <w:rPr>
          <w:rFonts w:ascii="Times New Roman" w:hAnsi="Times New Roman" w:cs="Times New Roman"/>
          <w:noProof/>
          <w:sz w:val="20"/>
          <w:szCs w:val="24"/>
        </w:rPr>
        <w:tab/>
        <w:t xml:space="preserve">G. Tozsin, “Hazardous elements in soil and coal from the Oltu coal mine district, Turkey,” </w:t>
      </w:r>
      <w:r w:rsidRPr="00776584">
        <w:rPr>
          <w:rFonts w:ascii="Times New Roman" w:hAnsi="Times New Roman" w:cs="Times New Roman"/>
          <w:i/>
          <w:iCs/>
          <w:noProof/>
          <w:sz w:val="20"/>
          <w:szCs w:val="24"/>
        </w:rPr>
        <w:t>Int. J. Coal Geol.</w:t>
      </w:r>
      <w:r w:rsidRPr="00776584">
        <w:rPr>
          <w:rFonts w:ascii="Times New Roman" w:hAnsi="Times New Roman" w:cs="Times New Roman"/>
          <w:noProof/>
          <w:sz w:val="20"/>
          <w:szCs w:val="24"/>
        </w:rPr>
        <w:t>, vol. 131, pp. 1–6, 2014, doi: 10.1016/j.coal.2014.05.011.</w:t>
      </w:r>
    </w:p>
    <w:p w14:paraId="53274192"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[24]</w:t>
      </w:r>
      <w:r w:rsidRPr="00776584">
        <w:rPr>
          <w:rFonts w:ascii="Times New Roman" w:hAnsi="Times New Roman" w:cs="Times New Roman"/>
          <w:noProof/>
          <w:sz w:val="20"/>
          <w:szCs w:val="24"/>
        </w:rPr>
        <w:tab/>
        <w:t xml:space="preserve">D. Pentari, J. Typou, F. Goodarzi, and A. E. Foscolos, “Comparison of elements of environmental concern in regular and reclaimed soils, near abandoned coal mines Ptolemais-Amynteon, northern Greece: Impact on wheat crops,” </w:t>
      </w:r>
      <w:r w:rsidRPr="00776584">
        <w:rPr>
          <w:rFonts w:ascii="Times New Roman" w:hAnsi="Times New Roman" w:cs="Times New Roman"/>
          <w:i/>
          <w:iCs/>
          <w:noProof/>
          <w:sz w:val="20"/>
          <w:szCs w:val="24"/>
        </w:rPr>
        <w:t>Int. J. Coal Geol.</w:t>
      </w:r>
      <w:r w:rsidRPr="00776584">
        <w:rPr>
          <w:rFonts w:ascii="Times New Roman" w:hAnsi="Times New Roman" w:cs="Times New Roman"/>
          <w:noProof/>
          <w:sz w:val="20"/>
          <w:szCs w:val="24"/>
        </w:rPr>
        <w:t>, vol. 65, no. 1–2, pp. 51–58, 2006, doi: 10.1016/j.coal.2005.04.008.</w:t>
      </w:r>
    </w:p>
    <w:p w14:paraId="240B4F91"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[25]</w:t>
      </w:r>
      <w:r w:rsidRPr="00776584">
        <w:rPr>
          <w:rFonts w:ascii="Times New Roman" w:hAnsi="Times New Roman" w:cs="Times New Roman"/>
          <w:noProof/>
          <w:sz w:val="20"/>
          <w:szCs w:val="24"/>
        </w:rPr>
        <w:tab/>
        <w:t xml:space="preserve">J. Ribeiro, E. Ferreira da Silva, Z. Li, C. Ward, and D. Flores, “Petrographic, mineralogical and geochemical characterization of the Serrinha coal waste pile (Douro Coalfield, Portugal) and the potential environmental impacts on soil, sediments and surface waters,” </w:t>
      </w:r>
      <w:r w:rsidRPr="00776584">
        <w:rPr>
          <w:rFonts w:ascii="Times New Roman" w:hAnsi="Times New Roman" w:cs="Times New Roman"/>
          <w:i/>
          <w:iCs/>
          <w:noProof/>
          <w:sz w:val="20"/>
          <w:szCs w:val="24"/>
        </w:rPr>
        <w:t>Int. J. Coal Geol.</w:t>
      </w:r>
      <w:r w:rsidRPr="00776584">
        <w:rPr>
          <w:rFonts w:ascii="Times New Roman" w:hAnsi="Times New Roman" w:cs="Times New Roman"/>
          <w:noProof/>
          <w:sz w:val="20"/>
          <w:szCs w:val="24"/>
        </w:rPr>
        <w:t>, vol. 83, no. 4, pp. 456–466, 2010, doi: 10.1016/j.coal.2010.06.006.</w:t>
      </w:r>
    </w:p>
    <w:p w14:paraId="60F829C4"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[26]</w:t>
      </w:r>
      <w:r w:rsidRPr="00776584">
        <w:rPr>
          <w:rFonts w:ascii="Times New Roman" w:hAnsi="Times New Roman" w:cs="Times New Roman"/>
          <w:noProof/>
          <w:sz w:val="20"/>
          <w:szCs w:val="24"/>
        </w:rPr>
        <w:tab/>
        <w:t xml:space="preserve">M. Pietrzykowski, J. Socha, and N. S. van Doorn, “Linking heavy metal bioavailability (Cd, Cu, Zn and Pb) in Scots pine needles to soil properties in reclaimed mine areas,” </w:t>
      </w:r>
      <w:r w:rsidRPr="00776584">
        <w:rPr>
          <w:rFonts w:ascii="Times New Roman" w:hAnsi="Times New Roman" w:cs="Times New Roman"/>
          <w:i/>
          <w:iCs/>
          <w:noProof/>
          <w:sz w:val="20"/>
          <w:szCs w:val="24"/>
        </w:rPr>
        <w:t>Sci. Total Environ.</w:t>
      </w:r>
      <w:r w:rsidRPr="00776584">
        <w:rPr>
          <w:rFonts w:ascii="Times New Roman" w:hAnsi="Times New Roman" w:cs="Times New Roman"/>
          <w:noProof/>
          <w:sz w:val="20"/>
          <w:szCs w:val="24"/>
        </w:rPr>
        <w:t>, vol. 470–471, pp. 501–510, 2014, doi: 10.1016/j.scitotenv.2013.10.008.</w:t>
      </w:r>
    </w:p>
    <w:p w14:paraId="2B6737F8"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[27]</w:t>
      </w:r>
      <w:r w:rsidRPr="00776584">
        <w:rPr>
          <w:rFonts w:ascii="Times New Roman" w:hAnsi="Times New Roman" w:cs="Times New Roman"/>
          <w:noProof/>
          <w:sz w:val="20"/>
          <w:szCs w:val="24"/>
        </w:rPr>
        <w:tab/>
        <w:t>Z. Ge, Y., Cui, X., and Bai, “Evaluation on potential ecological risk of heavy metals pollution in reclaimed soil of opencast-taking Pingshuo opencast mine as an example.”</w:t>
      </w:r>
    </w:p>
    <w:p w14:paraId="31DAF0EC"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[28]</w:t>
      </w:r>
      <w:r w:rsidRPr="00776584">
        <w:rPr>
          <w:rFonts w:ascii="Times New Roman" w:hAnsi="Times New Roman" w:cs="Times New Roman"/>
          <w:noProof/>
          <w:sz w:val="20"/>
          <w:szCs w:val="24"/>
        </w:rPr>
        <w:tab/>
        <w:t xml:space="preserve">M. You, Y. Huang, J. Lu, and C. Li, “Characterization of Heavy Metals in Soil Near Coal Mines and a Power Plant in Huainan, China,” </w:t>
      </w:r>
      <w:r w:rsidRPr="00776584">
        <w:rPr>
          <w:rFonts w:ascii="Times New Roman" w:hAnsi="Times New Roman" w:cs="Times New Roman"/>
          <w:i/>
          <w:iCs/>
          <w:noProof/>
          <w:sz w:val="20"/>
          <w:szCs w:val="24"/>
        </w:rPr>
        <w:t>Anal. Lett.</w:t>
      </w:r>
      <w:r w:rsidRPr="00776584">
        <w:rPr>
          <w:rFonts w:ascii="Times New Roman" w:hAnsi="Times New Roman" w:cs="Times New Roman"/>
          <w:noProof/>
          <w:sz w:val="20"/>
          <w:szCs w:val="24"/>
        </w:rPr>
        <w:t>, vol. 48, no. 4, pp. 726–737, 2015, doi: 10.1080/00032719.2014.940531.</w:t>
      </w:r>
    </w:p>
    <w:p w14:paraId="375960AE"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[29]</w:t>
      </w:r>
      <w:r w:rsidRPr="00776584">
        <w:rPr>
          <w:rFonts w:ascii="Times New Roman" w:hAnsi="Times New Roman" w:cs="Times New Roman"/>
          <w:noProof/>
          <w:sz w:val="20"/>
          <w:szCs w:val="24"/>
        </w:rPr>
        <w:tab/>
        <w:t xml:space="preserve">S. K. Das and G. J. Chakrapani, “Assessment of trace metal toxicity in soils of Raniganj Coalfield, India,” </w:t>
      </w:r>
      <w:r w:rsidRPr="00776584">
        <w:rPr>
          <w:rFonts w:ascii="Times New Roman" w:hAnsi="Times New Roman" w:cs="Times New Roman"/>
          <w:i/>
          <w:iCs/>
          <w:noProof/>
          <w:sz w:val="20"/>
          <w:szCs w:val="24"/>
        </w:rPr>
        <w:t>Environ. Monit. Assess.</w:t>
      </w:r>
      <w:r w:rsidRPr="00776584">
        <w:rPr>
          <w:rFonts w:ascii="Times New Roman" w:hAnsi="Times New Roman" w:cs="Times New Roman"/>
          <w:noProof/>
          <w:sz w:val="20"/>
          <w:szCs w:val="24"/>
        </w:rPr>
        <w:t>, vol. 177, no. 1–4, pp. 63–71, 2011, doi: 10.1007/s10661-010-1618-x.</w:t>
      </w:r>
    </w:p>
    <w:p w14:paraId="7ADECFF8"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[30]</w:t>
      </w:r>
      <w:r w:rsidRPr="00776584">
        <w:rPr>
          <w:rFonts w:ascii="Times New Roman" w:hAnsi="Times New Roman" w:cs="Times New Roman"/>
          <w:noProof/>
          <w:sz w:val="20"/>
          <w:szCs w:val="24"/>
        </w:rPr>
        <w:tab/>
        <w:t>S. M. Equeenduddin, “Controls of coal and overburden on acid mine drainage and metal mobilization at Makum Coalfield, Assam, India,” 2010.</w:t>
      </w:r>
    </w:p>
    <w:p w14:paraId="50DD585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[31]</w:t>
      </w:r>
      <w:r w:rsidRPr="00776584">
        <w:rPr>
          <w:rFonts w:ascii="Times New Roman" w:hAnsi="Times New Roman" w:cs="Times New Roman"/>
          <w:noProof/>
          <w:sz w:val="20"/>
          <w:szCs w:val="24"/>
        </w:rPr>
        <w:tab/>
        <w:t xml:space="preserve">E. Choe, K. W. Kim, S. Bang, I. H. Yoon, and K. Y. Lee, “Qualitative analysis and mapping of heavy metals in an abandoned Au-Ag mine area using NIR spectroscopy,” </w:t>
      </w:r>
      <w:r w:rsidRPr="00776584">
        <w:rPr>
          <w:rFonts w:ascii="Times New Roman" w:hAnsi="Times New Roman" w:cs="Times New Roman"/>
          <w:i/>
          <w:iCs/>
          <w:noProof/>
          <w:sz w:val="20"/>
          <w:szCs w:val="24"/>
        </w:rPr>
        <w:t>Environ. Geol.</w:t>
      </w:r>
      <w:r w:rsidRPr="00776584">
        <w:rPr>
          <w:rFonts w:ascii="Times New Roman" w:hAnsi="Times New Roman" w:cs="Times New Roman"/>
          <w:noProof/>
          <w:sz w:val="20"/>
          <w:szCs w:val="24"/>
        </w:rPr>
        <w:t>, vol. 58, no. 3, pp. 477–482, 2009, doi: 10.1007/s00254-008-1520-9.</w:t>
      </w:r>
    </w:p>
    <w:p w14:paraId="569346E4"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[32]</w:t>
      </w:r>
      <w:r w:rsidRPr="00776584">
        <w:rPr>
          <w:rFonts w:ascii="Times New Roman" w:hAnsi="Times New Roman" w:cs="Times New Roman"/>
          <w:noProof/>
          <w:sz w:val="20"/>
          <w:szCs w:val="24"/>
        </w:rPr>
        <w:tab/>
        <w:t xml:space="preserve">L. Kooistra, R. Wehrens, R. S. E. W. Leuven, and L. M. C. Buydens, “Possibilities of visible-near-infrared spectroscopy for the assessment of soil contamination in river floodplains,” </w:t>
      </w:r>
      <w:r w:rsidRPr="00776584">
        <w:rPr>
          <w:rFonts w:ascii="Times New Roman" w:hAnsi="Times New Roman" w:cs="Times New Roman"/>
          <w:i/>
          <w:iCs/>
          <w:noProof/>
          <w:sz w:val="20"/>
          <w:szCs w:val="24"/>
        </w:rPr>
        <w:t>Anal. Chim. Acta</w:t>
      </w:r>
      <w:r w:rsidRPr="00776584">
        <w:rPr>
          <w:rFonts w:ascii="Times New Roman" w:hAnsi="Times New Roman" w:cs="Times New Roman"/>
          <w:noProof/>
          <w:sz w:val="20"/>
          <w:szCs w:val="24"/>
        </w:rPr>
        <w:t>, vol. 446, no. 1–2, pp. 97–105, 2001, doi: 10.1016/S0003-2670(01)01265-X.</w:t>
      </w:r>
    </w:p>
    <w:p w14:paraId="6B137CA1"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lastRenderedPageBreak/>
        <w:t>[33]</w:t>
      </w:r>
      <w:r w:rsidRPr="00776584">
        <w:rPr>
          <w:rFonts w:ascii="Times New Roman" w:hAnsi="Times New Roman" w:cs="Times New Roman"/>
          <w:noProof/>
          <w:sz w:val="20"/>
          <w:szCs w:val="24"/>
        </w:rPr>
        <w:tab/>
        <w:t xml:space="preserve">J. Chen, F. Wei, C. Zheng, Y. Wu, and D. C. Adriano, “Background concentrations of elements in soils of China,” </w:t>
      </w:r>
      <w:r w:rsidRPr="00776584">
        <w:rPr>
          <w:rFonts w:ascii="Times New Roman" w:hAnsi="Times New Roman" w:cs="Times New Roman"/>
          <w:i/>
          <w:iCs/>
          <w:noProof/>
          <w:sz w:val="20"/>
          <w:szCs w:val="24"/>
        </w:rPr>
        <w:t>Water. Air. Soil Pollut.</w:t>
      </w:r>
      <w:r w:rsidRPr="00776584">
        <w:rPr>
          <w:rFonts w:ascii="Times New Roman" w:hAnsi="Times New Roman" w:cs="Times New Roman"/>
          <w:noProof/>
          <w:sz w:val="20"/>
          <w:szCs w:val="24"/>
        </w:rPr>
        <w:t>, vol. 57–58, no. 1, pp. 699–712, 1991, doi: 10.1007/BF00282934.</w:t>
      </w:r>
    </w:p>
    <w:p w14:paraId="65A12A97"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[34]</w:t>
      </w:r>
      <w:r w:rsidRPr="00776584">
        <w:rPr>
          <w:rFonts w:ascii="Times New Roman" w:hAnsi="Times New Roman" w:cs="Times New Roman"/>
          <w:noProof/>
          <w:sz w:val="20"/>
          <w:szCs w:val="24"/>
        </w:rPr>
        <w:tab/>
        <w:t xml:space="preserve">H. T. Shacklette and J. G. Boerngen, “Element Concentrations in Soils and Other Surficial Materials of the Conterminous United States.,” </w:t>
      </w:r>
      <w:r w:rsidRPr="00776584">
        <w:rPr>
          <w:rFonts w:ascii="Times New Roman" w:hAnsi="Times New Roman" w:cs="Times New Roman"/>
          <w:i/>
          <w:iCs/>
          <w:noProof/>
          <w:sz w:val="20"/>
          <w:szCs w:val="24"/>
        </w:rPr>
        <w:t>Geol. Surv. Prof. Pap. (United States)</w:t>
      </w:r>
      <w:r w:rsidRPr="00776584">
        <w:rPr>
          <w:rFonts w:ascii="Times New Roman" w:hAnsi="Times New Roman" w:cs="Times New Roman"/>
          <w:noProof/>
          <w:sz w:val="20"/>
          <w:szCs w:val="24"/>
        </w:rPr>
        <w:t>, 1984.</w:t>
      </w:r>
    </w:p>
    <w:p w14:paraId="72EBD7A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[35]</w:t>
      </w:r>
      <w:r w:rsidRPr="00776584">
        <w:rPr>
          <w:rFonts w:ascii="Times New Roman" w:hAnsi="Times New Roman" w:cs="Times New Roman"/>
          <w:noProof/>
          <w:sz w:val="20"/>
          <w:szCs w:val="24"/>
        </w:rPr>
        <w:tab/>
        <w:t>CCME, “Soil Quality,” pp. 960–960, 2021, doi: 10.1007/978-3-319-95981-8_300152.</w:t>
      </w:r>
    </w:p>
    <w:p w14:paraId="5CBD9BC7"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[36]</w:t>
      </w:r>
      <w:r w:rsidRPr="00776584">
        <w:rPr>
          <w:rFonts w:ascii="Times New Roman" w:hAnsi="Times New Roman" w:cs="Times New Roman"/>
          <w:noProof/>
          <w:sz w:val="20"/>
          <w:szCs w:val="24"/>
        </w:rPr>
        <w:tab/>
        <w:t xml:space="preserve">G. Mance, “Pollution threat of heavy metals in aquatic environments,” </w:t>
      </w:r>
      <w:r w:rsidRPr="00776584">
        <w:rPr>
          <w:rFonts w:ascii="Times New Roman" w:hAnsi="Times New Roman" w:cs="Times New Roman"/>
          <w:i/>
          <w:iCs/>
          <w:noProof/>
          <w:sz w:val="20"/>
          <w:szCs w:val="24"/>
        </w:rPr>
        <w:t>Pollut. Threat heavy Met. Aquat. Environ.</w:t>
      </w:r>
      <w:r w:rsidRPr="00776584">
        <w:rPr>
          <w:rFonts w:ascii="Times New Roman" w:hAnsi="Times New Roman" w:cs="Times New Roman"/>
          <w:noProof/>
          <w:sz w:val="20"/>
          <w:szCs w:val="24"/>
        </w:rPr>
        <w:t>, 1987, doi: 10.1016/s0003-2670(00)80771-0.</w:t>
      </w:r>
    </w:p>
    <w:p w14:paraId="710E076B"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[37]</w:t>
      </w:r>
      <w:r w:rsidRPr="00776584">
        <w:rPr>
          <w:rFonts w:ascii="Times New Roman" w:hAnsi="Times New Roman" w:cs="Times New Roman"/>
          <w:noProof/>
          <w:sz w:val="20"/>
          <w:szCs w:val="24"/>
        </w:rPr>
        <w:tab/>
        <w:t xml:space="preserve">A. Kabata-Pendias, “Trace elements in soils and plants: Fourth edition,” </w:t>
      </w:r>
      <w:r w:rsidRPr="00776584">
        <w:rPr>
          <w:rFonts w:ascii="Times New Roman" w:hAnsi="Times New Roman" w:cs="Times New Roman"/>
          <w:i/>
          <w:iCs/>
          <w:noProof/>
          <w:sz w:val="20"/>
          <w:szCs w:val="24"/>
        </w:rPr>
        <w:t>Trace Elem. Soils Plants, Fourth Ed.</w:t>
      </w:r>
      <w:r w:rsidRPr="00776584">
        <w:rPr>
          <w:rFonts w:ascii="Times New Roman" w:hAnsi="Times New Roman" w:cs="Times New Roman"/>
          <w:noProof/>
          <w:sz w:val="20"/>
          <w:szCs w:val="24"/>
        </w:rPr>
        <w:t>, pp. 1–520, 2010, doi: 10.1201/b10158.</w:t>
      </w:r>
    </w:p>
    <w:p w14:paraId="423F83D0"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[38]</w:t>
      </w:r>
      <w:r w:rsidRPr="00776584">
        <w:rPr>
          <w:rFonts w:ascii="Times New Roman" w:hAnsi="Times New Roman" w:cs="Times New Roman"/>
          <w:noProof/>
          <w:sz w:val="20"/>
          <w:szCs w:val="24"/>
        </w:rPr>
        <w:tab/>
        <w:t xml:space="preserve">N. J. Cook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“Trace and minor elements in sphalerite: A LA-ICPMS study,” </w:t>
      </w:r>
      <w:r w:rsidRPr="00776584">
        <w:rPr>
          <w:rFonts w:ascii="Times New Roman" w:hAnsi="Times New Roman" w:cs="Times New Roman"/>
          <w:i/>
          <w:iCs/>
          <w:noProof/>
          <w:sz w:val="20"/>
          <w:szCs w:val="24"/>
        </w:rPr>
        <w:t>Geochim. Cosmochim. Acta</w:t>
      </w:r>
      <w:r w:rsidRPr="00776584">
        <w:rPr>
          <w:rFonts w:ascii="Times New Roman" w:hAnsi="Times New Roman" w:cs="Times New Roman"/>
          <w:noProof/>
          <w:sz w:val="20"/>
          <w:szCs w:val="24"/>
        </w:rPr>
        <w:t>, vol. 73, no. 16, pp. 4761–4791, 2009, doi: 10.1016/j.gca.2009.05.045.</w:t>
      </w:r>
    </w:p>
    <w:p w14:paraId="19B0AAC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[39]</w:t>
      </w:r>
      <w:r w:rsidRPr="00776584">
        <w:rPr>
          <w:rFonts w:ascii="Times New Roman" w:hAnsi="Times New Roman" w:cs="Times New Roman"/>
          <w:noProof/>
          <w:sz w:val="20"/>
          <w:szCs w:val="24"/>
        </w:rPr>
        <w:tab/>
        <w:t xml:space="preserve">R. L. Zimdahl and R. K. Skogerboe, “Behavior of Lead in Soil,” </w:t>
      </w:r>
      <w:r w:rsidRPr="00776584">
        <w:rPr>
          <w:rFonts w:ascii="Times New Roman" w:hAnsi="Times New Roman" w:cs="Times New Roman"/>
          <w:i/>
          <w:iCs/>
          <w:noProof/>
          <w:sz w:val="20"/>
          <w:szCs w:val="24"/>
        </w:rPr>
        <w:t>Environ. Sci. Technol.</w:t>
      </w:r>
      <w:r w:rsidRPr="00776584">
        <w:rPr>
          <w:rFonts w:ascii="Times New Roman" w:hAnsi="Times New Roman" w:cs="Times New Roman"/>
          <w:noProof/>
          <w:sz w:val="20"/>
          <w:szCs w:val="24"/>
        </w:rPr>
        <w:t>, vol. 11, no. 13, pp. 1202–1207, 1977, doi: 10.1021/es60136a004.</w:t>
      </w:r>
    </w:p>
    <w:p w14:paraId="2994D443"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[40]</w:t>
      </w:r>
      <w:r w:rsidRPr="00776584">
        <w:rPr>
          <w:rFonts w:ascii="Times New Roman" w:hAnsi="Times New Roman" w:cs="Times New Roman"/>
          <w:noProof/>
          <w:sz w:val="20"/>
          <w:szCs w:val="24"/>
        </w:rPr>
        <w:tab/>
        <w:t xml:space="preserve">T. Asami, “Pollution of soils by cadmium p. 95–111. In Changing metal cycles and human health. Springer.lution of soils by cadmium,” </w:t>
      </w:r>
      <w:r w:rsidRPr="00776584">
        <w:rPr>
          <w:rFonts w:ascii="Times New Roman" w:hAnsi="Times New Roman" w:cs="Times New Roman"/>
          <w:i/>
          <w:iCs/>
          <w:noProof/>
          <w:sz w:val="20"/>
          <w:szCs w:val="24"/>
        </w:rPr>
        <w:t>Chang. Met. cycles Hum. Heal.</w:t>
      </w:r>
      <w:r w:rsidRPr="00776584">
        <w:rPr>
          <w:rFonts w:ascii="Times New Roman" w:hAnsi="Times New Roman" w:cs="Times New Roman"/>
          <w:noProof/>
          <w:sz w:val="20"/>
          <w:szCs w:val="24"/>
        </w:rPr>
        <w:t>, pp. 95–111, 1984.</w:t>
      </w:r>
    </w:p>
    <w:p w14:paraId="4D9FCFC0"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[41]</w:t>
      </w:r>
      <w:r w:rsidRPr="00776584">
        <w:rPr>
          <w:rFonts w:ascii="Times New Roman" w:hAnsi="Times New Roman" w:cs="Times New Roman"/>
          <w:noProof/>
          <w:sz w:val="20"/>
          <w:szCs w:val="24"/>
        </w:rPr>
        <w:tab/>
        <w:t xml:space="preserve">E. Scudiero, T. H. Skaggs, and D. L. Corwin, “Regional-scale soil salinity assessment using Landsat ETM+ canopy reflectance,”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169, pp. 335–343, 2015, doi: 10.1016/j.rse.2015.08.026.</w:t>
      </w:r>
    </w:p>
    <w:p w14:paraId="06F1E88C"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[42]</w:t>
      </w:r>
      <w:r w:rsidRPr="00776584">
        <w:rPr>
          <w:rFonts w:ascii="Times New Roman" w:hAnsi="Times New Roman" w:cs="Times New Roman"/>
          <w:noProof/>
          <w:sz w:val="20"/>
          <w:szCs w:val="24"/>
        </w:rPr>
        <w:tab/>
        <w:t xml:space="preserve">Z. Liu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“Hyperspectral discrimination and response characteristics of stressed rice leaves caused by rice leaf folder,” </w:t>
      </w:r>
      <w:r w:rsidRPr="00776584">
        <w:rPr>
          <w:rFonts w:ascii="Times New Roman" w:hAnsi="Times New Roman" w:cs="Times New Roman"/>
          <w:i/>
          <w:iCs/>
          <w:noProof/>
          <w:sz w:val="20"/>
          <w:szCs w:val="24"/>
        </w:rPr>
        <w:t>IFIP Adv. Inf. Commun. Technol.</w:t>
      </w:r>
      <w:r w:rsidRPr="00776584">
        <w:rPr>
          <w:rFonts w:ascii="Times New Roman" w:hAnsi="Times New Roman" w:cs="Times New Roman"/>
          <w:noProof/>
          <w:sz w:val="20"/>
          <w:szCs w:val="24"/>
        </w:rPr>
        <w:t>, vol. 369 AICT, no. PART 2, pp. 528–537, 2012, doi: 10.1007/978-3-642-27278-3_54.</w:t>
      </w:r>
    </w:p>
    <w:p w14:paraId="0972F6A3"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[43]</w:t>
      </w:r>
      <w:r w:rsidRPr="00776584">
        <w:rPr>
          <w:rFonts w:ascii="Times New Roman" w:hAnsi="Times New Roman" w:cs="Times New Roman"/>
          <w:noProof/>
          <w:sz w:val="20"/>
          <w:szCs w:val="24"/>
        </w:rPr>
        <w:tab/>
        <w:t xml:space="preserve">E. Scudiero, P. Teatini, D. L. Corwin, N. Dal Ferro, G. Simonetti, and F. Morari, “Spatiotemporal response of maize yield to edaphic and meteorological conditions in a saline farmland,” </w:t>
      </w:r>
      <w:r w:rsidRPr="00776584">
        <w:rPr>
          <w:rFonts w:ascii="Times New Roman" w:hAnsi="Times New Roman" w:cs="Times New Roman"/>
          <w:i/>
          <w:iCs/>
          <w:noProof/>
          <w:sz w:val="20"/>
          <w:szCs w:val="24"/>
        </w:rPr>
        <w:t>Agron. J.</w:t>
      </w:r>
      <w:r w:rsidRPr="00776584">
        <w:rPr>
          <w:rFonts w:ascii="Times New Roman" w:hAnsi="Times New Roman" w:cs="Times New Roman"/>
          <w:noProof/>
          <w:sz w:val="20"/>
          <w:szCs w:val="24"/>
        </w:rPr>
        <w:t>, vol. 106, no. 6, pp. 2163–2174, 2014, doi: 10.2134/agronj14.0102.</w:t>
      </w:r>
    </w:p>
    <w:p w14:paraId="1A6C9266"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[44]</w:t>
      </w:r>
      <w:r w:rsidRPr="00776584">
        <w:rPr>
          <w:rFonts w:ascii="Times New Roman" w:hAnsi="Times New Roman" w:cs="Times New Roman"/>
          <w:noProof/>
          <w:sz w:val="20"/>
          <w:szCs w:val="24"/>
        </w:rPr>
        <w:tab/>
        <w:t xml:space="preserve">H. Y. REN, D. F. ZHUANG, A. N. SINGH, J. J. PAN, D. S. QIU, and R. H. SHI, “Estimation of As and Cu Contamination in Agricultural Soils Around a Mining Area by Reflectance Spectroscopy: A Case Study,” </w:t>
      </w:r>
      <w:r w:rsidRPr="00776584">
        <w:rPr>
          <w:rFonts w:ascii="Times New Roman" w:hAnsi="Times New Roman" w:cs="Times New Roman"/>
          <w:i/>
          <w:iCs/>
          <w:noProof/>
          <w:sz w:val="20"/>
          <w:szCs w:val="24"/>
        </w:rPr>
        <w:t>Pedosphere</w:t>
      </w:r>
      <w:r w:rsidRPr="00776584">
        <w:rPr>
          <w:rFonts w:ascii="Times New Roman" w:hAnsi="Times New Roman" w:cs="Times New Roman"/>
          <w:noProof/>
          <w:sz w:val="20"/>
          <w:szCs w:val="24"/>
        </w:rPr>
        <w:t>, vol. 19, no. 6, pp. 719–726, 2009, doi: 10.1016/S1002-0160(09)60167-3.</w:t>
      </w:r>
    </w:p>
    <w:p w14:paraId="52391BF6"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[45]</w:t>
      </w:r>
      <w:r w:rsidRPr="00776584">
        <w:rPr>
          <w:rFonts w:ascii="Times New Roman" w:hAnsi="Times New Roman" w:cs="Times New Roman"/>
          <w:noProof/>
          <w:sz w:val="20"/>
          <w:szCs w:val="24"/>
        </w:rPr>
        <w:tab/>
        <w:t xml:space="preserve">K. L. Smith, M. D. Steven, and J. J. Colls, “Spectral responses of pot-grown plants to displacement of soil oxygen,” </w:t>
      </w:r>
      <w:r w:rsidRPr="00776584">
        <w:rPr>
          <w:rFonts w:ascii="Times New Roman" w:hAnsi="Times New Roman" w:cs="Times New Roman"/>
          <w:i/>
          <w:iCs/>
          <w:noProof/>
          <w:sz w:val="20"/>
          <w:szCs w:val="24"/>
        </w:rPr>
        <w:t>Int. J. Remote Sens.</w:t>
      </w:r>
      <w:r w:rsidRPr="00776584">
        <w:rPr>
          <w:rFonts w:ascii="Times New Roman" w:hAnsi="Times New Roman" w:cs="Times New Roman"/>
          <w:noProof/>
          <w:sz w:val="20"/>
          <w:szCs w:val="24"/>
        </w:rPr>
        <w:t>, vol. 25, no. 20, pp. 4395–4410, 2004, doi: 10.1080/01431160410001729172.</w:t>
      </w:r>
    </w:p>
    <w:p w14:paraId="73F27C17"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[46]</w:t>
      </w:r>
      <w:r w:rsidRPr="00776584">
        <w:rPr>
          <w:rFonts w:ascii="Times New Roman" w:hAnsi="Times New Roman" w:cs="Times New Roman"/>
          <w:noProof/>
          <w:sz w:val="20"/>
          <w:szCs w:val="24"/>
        </w:rPr>
        <w:tab/>
        <w:t xml:space="preserve">A. Lausch, S. Erasmi, D. J. King, P. Magdon, and M. Heurich, “Understanding forest health with remote sensing-Part I-A review of spectral traits, processes and remote-sensing characteristics,” </w:t>
      </w:r>
      <w:r w:rsidRPr="00776584">
        <w:rPr>
          <w:rFonts w:ascii="Times New Roman" w:hAnsi="Times New Roman" w:cs="Times New Roman"/>
          <w:i/>
          <w:iCs/>
          <w:noProof/>
          <w:sz w:val="20"/>
          <w:szCs w:val="24"/>
        </w:rPr>
        <w:t>Remote Sens.</w:t>
      </w:r>
      <w:r w:rsidRPr="00776584">
        <w:rPr>
          <w:rFonts w:ascii="Times New Roman" w:hAnsi="Times New Roman" w:cs="Times New Roman"/>
          <w:noProof/>
          <w:sz w:val="20"/>
          <w:szCs w:val="24"/>
        </w:rPr>
        <w:t>, vol. 8, no. 12, 2016, doi: 10.3390/rs8121029.</w:t>
      </w:r>
    </w:p>
    <w:p w14:paraId="388F6263"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[47]</w:t>
      </w:r>
      <w:r w:rsidRPr="00776584">
        <w:rPr>
          <w:rFonts w:ascii="Times New Roman" w:hAnsi="Times New Roman" w:cs="Times New Roman"/>
          <w:noProof/>
          <w:sz w:val="20"/>
          <w:szCs w:val="24"/>
        </w:rPr>
        <w:tab/>
        <w:t xml:space="preserve">A. Gholizadeh, M. Saberioon, E. Ben-Dor, and L. Borůvka, “Monitoring of selected soil contaminants using proximal and remote sensing techniques: Background, state-of-the-art and future perspectives,” </w:t>
      </w:r>
      <w:r w:rsidRPr="00776584">
        <w:rPr>
          <w:rFonts w:ascii="Times New Roman" w:hAnsi="Times New Roman" w:cs="Times New Roman"/>
          <w:i/>
          <w:iCs/>
          <w:noProof/>
          <w:sz w:val="20"/>
          <w:szCs w:val="24"/>
        </w:rPr>
        <w:t>Crit. Rev. Environ. Sci. Technol.</w:t>
      </w:r>
      <w:r w:rsidRPr="00776584">
        <w:rPr>
          <w:rFonts w:ascii="Times New Roman" w:hAnsi="Times New Roman" w:cs="Times New Roman"/>
          <w:noProof/>
          <w:sz w:val="20"/>
          <w:szCs w:val="24"/>
        </w:rPr>
        <w:t>, vol. 48, no. 3, pp. 243–278, 2018, doi: 10.1080/10643389.2018.1447717.</w:t>
      </w:r>
    </w:p>
    <w:p w14:paraId="6FBE3652"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[48]</w:t>
      </w:r>
      <w:r w:rsidRPr="00776584">
        <w:rPr>
          <w:rFonts w:ascii="Times New Roman" w:hAnsi="Times New Roman" w:cs="Times New Roman"/>
          <w:noProof/>
          <w:sz w:val="20"/>
          <w:szCs w:val="24"/>
        </w:rPr>
        <w:tab/>
        <w:t xml:space="preserve">S. Chakraborty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“Development of a hybrid proximal sensing method for rapid identification of petroleum contaminated soils,” </w:t>
      </w:r>
      <w:r w:rsidRPr="00776584">
        <w:rPr>
          <w:rFonts w:ascii="Times New Roman" w:hAnsi="Times New Roman" w:cs="Times New Roman"/>
          <w:i/>
          <w:iCs/>
          <w:noProof/>
          <w:sz w:val="20"/>
          <w:szCs w:val="24"/>
        </w:rPr>
        <w:t>Sci. Total Environ.</w:t>
      </w:r>
      <w:r w:rsidRPr="00776584">
        <w:rPr>
          <w:rFonts w:ascii="Times New Roman" w:hAnsi="Times New Roman" w:cs="Times New Roman"/>
          <w:noProof/>
          <w:sz w:val="20"/>
          <w:szCs w:val="24"/>
        </w:rPr>
        <w:t>, vol. 514, pp. 399–408, 2015, doi: 10.1016/j.scitotenv.2015.01.087.</w:t>
      </w:r>
    </w:p>
    <w:p w14:paraId="6F36D721"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[49]</w:t>
      </w:r>
      <w:r w:rsidRPr="00776584">
        <w:rPr>
          <w:rFonts w:ascii="Times New Roman" w:hAnsi="Times New Roman" w:cs="Times New Roman"/>
          <w:noProof/>
          <w:sz w:val="20"/>
          <w:szCs w:val="24"/>
        </w:rPr>
        <w:tab/>
        <w:t xml:space="preserve">A. Gholizadeh and V. Kopačková, “Detecting vegetation stress as a soil contamination proxy_ a review of optical proximal and remote sensing techniques,” </w:t>
      </w:r>
      <w:r w:rsidRPr="00776584">
        <w:rPr>
          <w:rFonts w:ascii="Times New Roman" w:hAnsi="Times New Roman" w:cs="Times New Roman"/>
          <w:i/>
          <w:iCs/>
          <w:noProof/>
          <w:sz w:val="20"/>
          <w:szCs w:val="24"/>
        </w:rPr>
        <w:t>International Journal of Environmental Science and Technology</w:t>
      </w:r>
      <w:r w:rsidRPr="00776584">
        <w:rPr>
          <w:rFonts w:ascii="Times New Roman" w:hAnsi="Times New Roman" w:cs="Times New Roman"/>
          <w:noProof/>
          <w:sz w:val="20"/>
          <w:szCs w:val="24"/>
        </w:rPr>
        <w:t>. 2019, doi: 10.1007/s13762-019-02310-w.</w:t>
      </w:r>
    </w:p>
    <w:p w14:paraId="25E80A32"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[50]</w:t>
      </w:r>
      <w:r w:rsidRPr="00776584">
        <w:rPr>
          <w:rFonts w:ascii="Times New Roman" w:hAnsi="Times New Roman" w:cs="Times New Roman"/>
          <w:noProof/>
          <w:sz w:val="20"/>
          <w:szCs w:val="24"/>
        </w:rPr>
        <w:tab/>
        <w:t xml:space="preserve">T. Shi, H. Liu, Y. Chen, J. Wang, and G. Wu, “Estimation of arsenic in agricultural soils using hyperspectral vegetation indices of rice,” </w:t>
      </w:r>
      <w:r w:rsidRPr="00776584">
        <w:rPr>
          <w:rFonts w:ascii="Times New Roman" w:hAnsi="Times New Roman" w:cs="Times New Roman"/>
          <w:i/>
          <w:iCs/>
          <w:noProof/>
          <w:sz w:val="20"/>
          <w:szCs w:val="24"/>
        </w:rPr>
        <w:t>J. Hazard. Mater.</w:t>
      </w:r>
      <w:r w:rsidRPr="00776584">
        <w:rPr>
          <w:rFonts w:ascii="Times New Roman" w:hAnsi="Times New Roman" w:cs="Times New Roman"/>
          <w:noProof/>
          <w:sz w:val="20"/>
          <w:szCs w:val="24"/>
        </w:rPr>
        <w:t>, vol. 308, pp. 243–252, 2016, doi: 10.1016/j.jhazmat.2016.01.022.</w:t>
      </w:r>
    </w:p>
    <w:p w14:paraId="51DBE7B8"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[51]</w:t>
      </w:r>
      <w:r w:rsidRPr="00776584">
        <w:rPr>
          <w:rFonts w:ascii="Times New Roman" w:hAnsi="Times New Roman" w:cs="Times New Roman"/>
          <w:noProof/>
          <w:sz w:val="20"/>
          <w:szCs w:val="24"/>
        </w:rPr>
        <w:tab/>
        <w:t xml:space="preserve">T. Shi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“Proximal and remote sensing techniques for mapping of soil contamination with heavy metals,” </w:t>
      </w:r>
      <w:r w:rsidRPr="00776584">
        <w:rPr>
          <w:rFonts w:ascii="Times New Roman" w:hAnsi="Times New Roman" w:cs="Times New Roman"/>
          <w:i/>
          <w:iCs/>
          <w:noProof/>
          <w:sz w:val="20"/>
          <w:szCs w:val="24"/>
        </w:rPr>
        <w:t>Appl. Spectrosc. Rev.</w:t>
      </w:r>
      <w:r w:rsidRPr="00776584">
        <w:rPr>
          <w:rFonts w:ascii="Times New Roman" w:hAnsi="Times New Roman" w:cs="Times New Roman"/>
          <w:noProof/>
          <w:sz w:val="20"/>
          <w:szCs w:val="24"/>
        </w:rPr>
        <w:t>, vol. 53, no. 10, pp. 783–805, 2018, doi: 10.1080/05704928.2018.1442346.</w:t>
      </w:r>
    </w:p>
    <w:p w14:paraId="7C556996"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[52]</w:t>
      </w:r>
      <w:r w:rsidRPr="00776584">
        <w:rPr>
          <w:rFonts w:ascii="Times New Roman" w:hAnsi="Times New Roman" w:cs="Times New Roman"/>
          <w:noProof/>
          <w:sz w:val="20"/>
          <w:szCs w:val="24"/>
        </w:rPr>
        <w:tab/>
        <w:t xml:space="preserve">T. Shi, Y. Chen, Y. Liu, and G. Wu, “Visible and near-infrared reflectance spectroscopy-An alternative for monitoring soil contamination by heavy metals,” </w:t>
      </w:r>
      <w:r w:rsidRPr="00776584">
        <w:rPr>
          <w:rFonts w:ascii="Times New Roman" w:hAnsi="Times New Roman" w:cs="Times New Roman"/>
          <w:i/>
          <w:iCs/>
          <w:noProof/>
          <w:sz w:val="20"/>
          <w:szCs w:val="24"/>
        </w:rPr>
        <w:t>J. Hazard. Mater.</w:t>
      </w:r>
      <w:r w:rsidRPr="00776584">
        <w:rPr>
          <w:rFonts w:ascii="Times New Roman" w:hAnsi="Times New Roman" w:cs="Times New Roman"/>
          <w:noProof/>
          <w:sz w:val="20"/>
          <w:szCs w:val="24"/>
        </w:rPr>
        <w:t>, vol. 265, pp. 166–176, 2014, doi: 10.1016/j.jhazmat.2013.11.059.</w:t>
      </w:r>
    </w:p>
    <w:p w14:paraId="73C0A756"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[53]</w:t>
      </w:r>
      <w:r w:rsidRPr="00776584">
        <w:rPr>
          <w:rFonts w:ascii="Times New Roman" w:hAnsi="Times New Roman" w:cs="Times New Roman"/>
          <w:noProof/>
          <w:sz w:val="20"/>
          <w:szCs w:val="24"/>
        </w:rPr>
        <w:tab/>
        <w:t xml:space="preserve">S. Chakraborty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“Rapid Identification of Oil-Contaminated Soils Using Visible Near-Infrared Diffuse Reflectance Spectroscopy,” </w:t>
      </w:r>
      <w:r w:rsidRPr="00776584">
        <w:rPr>
          <w:rFonts w:ascii="Times New Roman" w:hAnsi="Times New Roman" w:cs="Times New Roman"/>
          <w:i/>
          <w:iCs/>
          <w:noProof/>
          <w:sz w:val="20"/>
          <w:szCs w:val="24"/>
        </w:rPr>
        <w:t>J. Environ. Qual.</w:t>
      </w:r>
      <w:r w:rsidRPr="00776584">
        <w:rPr>
          <w:rFonts w:ascii="Times New Roman" w:hAnsi="Times New Roman" w:cs="Times New Roman"/>
          <w:noProof/>
          <w:sz w:val="20"/>
          <w:szCs w:val="24"/>
        </w:rPr>
        <w:t>, vol. 39, no. 4, pp. 1378–1387, 2010, doi: 10.2134/jeq2010.0183.</w:t>
      </w:r>
    </w:p>
    <w:p w14:paraId="40E07438"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[54]</w:t>
      </w:r>
      <w:r w:rsidRPr="00776584">
        <w:rPr>
          <w:rFonts w:ascii="Times New Roman" w:hAnsi="Times New Roman" w:cs="Times New Roman"/>
          <w:noProof/>
          <w:sz w:val="20"/>
          <w:szCs w:val="24"/>
        </w:rPr>
        <w:tab/>
        <w:t xml:space="preserve">R. K. Douglas, S. Nawar, S. Cipullo, M. C. Alamar, F. Coulon, and A. M. Mouazen, “Evaluation of vis-NIR reflectance spectroscopy sensitivity to weathering for enhanced assessment of oil contaminated soils,” </w:t>
      </w:r>
      <w:r w:rsidRPr="00776584">
        <w:rPr>
          <w:rFonts w:ascii="Times New Roman" w:hAnsi="Times New Roman" w:cs="Times New Roman"/>
          <w:i/>
          <w:iCs/>
          <w:noProof/>
          <w:sz w:val="20"/>
          <w:szCs w:val="24"/>
        </w:rPr>
        <w:t>Sci. Total Environ.</w:t>
      </w:r>
      <w:r w:rsidRPr="00776584">
        <w:rPr>
          <w:rFonts w:ascii="Times New Roman" w:hAnsi="Times New Roman" w:cs="Times New Roman"/>
          <w:noProof/>
          <w:sz w:val="20"/>
          <w:szCs w:val="24"/>
        </w:rPr>
        <w:t>, vol. 626, pp. 1108–1120, 2018, doi: 10.1016/j.scitotenv.2018.01.122.</w:t>
      </w:r>
    </w:p>
    <w:p w14:paraId="7DD76A6C"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[55]</w:t>
      </w:r>
      <w:r w:rsidRPr="00776584">
        <w:rPr>
          <w:rFonts w:ascii="Times New Roman" w:hAnsi="Times New Roman" w:cs="Times New Roman"/>
          <w:noProof/>
          <w:sz w:val="20"/>
          <w:szCs w:val="24"/>
        </w:rPr>
        <w:tab/>
        <w:t xml:space="preserve">M. Liu, T. Wang, A. K. Skidmore, and X. Liu, “Heavy metal-induced stress in rice crops detected using multi-temporal Sentinel-2 satellite images,” </w:t>
      </w:r>
      <w:r w:rsidRPr="00776584">
        <w:rPr>
          <w:rFonts w:ascii="Times New Roman" w:hAnsi="Times New Roman" w:cs="Times New Roman"/>
          <w:i/>
          <w:iCs/>
          <w:noProof/>
          <w:sz w:val="20"/>
          <w:szCs w:val="24"/>
        </w:rPr>
        <w:t>Sci. Total Environ.</w:t>
      </w:r>
      <w:r w:rsidRPr="00776584">
        <w:rPr>
          <w:rFonts w:ascii="Times New Roman" w:hAnsi="Times New Roman" w:cs="Times New Roman"/>
          <w:noProof/>
          <w:sz w:val="20"/>
          <w:szCs w:val="24"/>
        </w:rPr>
        <w:t>, vol. 637–638, pp. 18–29, 2018, doi: 10.1016/j.scitotenv.2018.04.415.</w:t>
      </w:r>
    </w:p>
    <w:p w14:paraId="4C1AA885"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[56]</w:t>
      </w:r>
      <w:r w:rsidRPr="00776584">
        <w:rPr>
          <w:rFonts w:ascii="Times New Roman" w:hAnsi="Times New Roman" w:cs="Times New Roman"/>
          <w:noProof/>
          <w:sz w:val="20"/>
          <w:szCs w:val="24"/>
        </w:rPr>
        <w:tab/>
        <w:t xml:space="preserve">Y. Wu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“A Mechanism Study of Reflectance Spectroscopy for Investigating Heavy Metals in Soils,” </w:t>
      </w:r>
      <w:r w:rsidRPr="00776584">
        <w:rPr>
          <w:rFonts w:ascii="Times New Roman" w:hAnsi="Times New Roman" w:cs="Times New Roman"/>
          <w:i/>
          <w:iCs/>
          <w:noProof/>
          <w:sz w:val="20"/>
          <w:szCs w:val="24"/>
        </w:rPr>
        <w:t>Soil Sci. Soc. Am. J.</w:t>
      </w:r>
      <w:r w:rsidRPr="00776584">
        <w:rPr>
          <w:rFonts w:ascii="Times New Roman" w:hAnsi="Times New Roman" w:cs="Times New Roman"/>
          <w:noProof/>
          <w:sz w:val="20"/>
          <w:szCs w:val="24"/>
        </w:rPr>
        <w:t>, vol. 71, no. 3, pp. 918–926, 2007, doi: 10.2136/sssaj2006.0285.</w:t>
      </w:r>
    </w:p>
    <w:p w14:paraId="35BFD6C0"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[57]</w:t>
      </w:r>
      <w:r w:rsidRPr="00776584">
        <w:rPr>
          <w:rFonts w:ascii="Times New Roman" w:hAnsi="Times New Roman" w:cs="Times New Roman"/>
          <w:noProof/>
          <w:sz w:val="20"/>
          <w:szCs w:val="24"/>
        </w:rPr>
        <w:tab/>
        <w:t xml:space="preserve">Q. X. Xue, Q. M. Yu, F. J. Jun, R. M. Hong, J. Chen, and L. L. Qi, “Reflectance spectroscopy study of Cd contamination in the sediments of the Changjiang River, China,” </w:t>
      </w:r>
      <w:r w:rsidRPr="00776584">
        <w:rPr>
          <w:rFonts w:ascii="Times New Roman" w:hAnsi="Times New Roman" w:cs="Times New Roman"/>
          <w:i/>
          <w:iCs/>
          <w:noProof/>
          <w:sz w:val="20"/>
          <w:szCs w:val="24"/>
        </w:rPr>
        <w:t>Environ. Sci. Technol.</w:t>
      </w:r>
      <w:r w:rsidRPr="00776584">
        <w:rPr>
          <w:rFonts w:ascii="Times New Roman" w:hAnsi="Times New Roman" w:cs="Times New Roman"/>
          <w:noProof/>
          <w:sz w:val="20"/>
          <w:szCs w:val="24"/>
        </w:rPr>
        <w:t>, vol. 41, no. 10, pp. 3449–3454, 2007, doi: 10.1021/es0624422.</w:t>
      </w:r>
    </w:p>
    <w:p w14:paraId="1B9E54D3"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[58]</w:t>
      </w:r>
      <w:r w:rsidRPr="00776584">
        <w:rPr>
          <w:rFonts w:ascii="Times New Roman" w:hAnsi="Times New Roman" w:cs="Times New Roman"/>
          <w:noProof/>
          <w:sz w:val="20"/>
          <w:szCs w:val="24"/>
        </w:rPr>
        <w:tab/>
        <w:t xml:space="preserve">Y. Z. Wu, J. Chen, J. F. Ji, Q. J. Tian, and X. M. Wu, “Feasibility of reflectance spectroscopy for the assessment of soil mercury contamination,” </w:t>
      </w:r>
      <w:r w:rsidRPr="00776584">
        <w:rPr>
          <w:rFonts w:ascii="Times New Roman" w:hAnsi="Times New Roman" w:cs="Times New Roman"/>
          <w:i/>
          <w:iCs/>
          <w:noProof/>
          <w:sz w:val="20"/>
          <w:szCs w:val="24"/>
        </w:rPr>
        <w:t>Environ. Sci. Technol.</w:t>
      </w:r>
      <w:r w:rsidRPr="00776584">
        <w:rPr>
          <w:rFonts w:ascii="Times New Roman" w:hAnsi="Times New Roman" w:cs="Times New Roman"/>
          <w:noProof/>
          <w:sz w:val="20"/>
          <w:szCs w:val="24"/>
        </w:rPr>
        <w:t>, vol. 39, no. 3, pp. 873–878, 2005, doi: 10.1021/es0492642.</w:t>
      </w:r>
    </w:p>
    <w:p w14:paraId="2428EAA9"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[59]</w:t>
      </w:r>
      <w:r w:rsidRPr="00776584">
        <w:rPr>
          <w:rFonts w:ascii="Times New Roman" w:hAnsi="Times New Roman" w:cs="Times New Roman"/>
          <w:noProof/>
          <w:sz w:val="20"/>
          <w:szCs w:val="24"/>
        </w:rPr>
        <w:tab/>
        <w:t xml:space="preserve">L. Zhao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“Estimation methods for soil mercury content using hyperspectral remote sensing,” </w:t>
      </w:r>
      <w:r w:rsidRPr="00776584">
        <w:rPr>
          <w:rFonts w:ascii="Times New Roman" w:hAnsi="Times New Roman" w:cs="Times New Roman"/>
          <w:i/>
          <w:iCs/>
          <w:noProof/>
          <w:sz w:val="20"/>
          <w:szCs w:val="24"/>
        </w:rPr>
        <w:t>Sustain.</w:t>
      </w:r>
      <w:r w:rsidRPr="00776584">
        <w:rPr>
          <w:rFonts w:ascii="Times New Roman" w:hAnsi="Times New Roman" w:cs="Times New Roman"/>
          <w:noProof/>
          <w:sz w:val="20"/>
          <w:szCs w:val="24"/>
        </w:rPr>
        <w:t>, vol. 10, no. 7, 2018, doi: 10.3390/su10072474.</w:t>
      </w:r>
    </w:p>
    <w:p w14:paraId="50BF1E39"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[60]</w:t>
      </w:r>
      <w:r w:rsidRPr="00776584">
        <w:rPr>
          <w:rFonts w:ascii="Times New Roman" w:hAnsi="Times New Roman" w:cs="Times New Roman"/>
          <w:noProof/>
          <w:sz w:val="20"/>
          <w:szCs w:val="24"/>
        </w:rPr>
        <w:tab/>
        <w:t xml:space="preserve">V. Khosravi, F. Doulati Ardejani, A. Gholizadeh, and M. Saberioon, “Satellite imagery for monitoring and mapping soil chromium pollution in a mine waste dump,” </w:t>
      </w:r>
      <w:r w:rsidRPr="00776584">
        <w:rPr>
          <w:rFonts w:ascii="Times New Roman" w:hAnsi="Times New Roman" w:cs="Times New Roman"/>
          <w:i/>
          <w:iCs/>
          <w:noProof/>
          <w:sz w:val="20"/>
          <w:szCs w:val="24"/>
        </w:rPr>
        <w:t>Remote Sens.</w:t>
      </w:r>
      <w:r w:rsidRPr="00776584">
        <w:rPr>
          <w:rFonts w:ascii="Times New Roman" w:hAnsi="Times New Roman" w:cs="Times New Roman"/>
          <w:noProof/>
          <w:sz w:val="20"/>
          <w:szCs w:val="24"/>
        </w:rPr>
        <w:t>, vol. 13, no. 7, 2021, doi: 10.3390/rs13071277.</w:t>
      </w:r>
    </w:p>
    <w:p w14:paraId="4EF75FD3"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[61]</w:t>
      </w:r>
      <w:r w:rsidRPr="00776584">
        <w:rPr>
          <w:rFonts w:ascii="Times New Roman" w:hAnsi="Times New Roman" w:cs="Times New Roman"/>
          <w:noProof/>
          <w:sz w:val="20"/>
          <w:szCs w:val="24"/>
        </w:rPr>
        <w:tab/>
        <w:t xml:space="preserve">E. Choe, F. van der Meer, F. van Ruitenbeek, H. van der Werff, B. de Smeth, and K. W. Kim, “Mapping of heavy metal pollution in stream sediments using combined geochemistry, field spectroscopy, and hyperspectral remote sensing: A case study of the Rodalquilar mining area, SE Spain,”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112, no. 7, pp. 3222–3233, 2008, doi: 10.1016/j.rse.2008.03.017.</w:t>
      </w:r>
    </w:p>
    <w:p w14:paraId="032409CF"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lastRenderedPageBreak/>
        <w:t>[62]</w:t>
      </w:r>
      <w:r w:rsidRPr="00776584">
        <w:rPr>
          <w:rFonts w:ascii="Times New Roman" w:hAnsi="Times New Roman" w:cs="Times New Roman"/>
          <w:noProof/>
          <w:sz w:val="20"/>
          <w:szCs w:val="24"/>
        </w:rPr>
        <w:tab/>
        <w:t xml:space="preserve">A. Dube, R. Zbytniewski, T. Kowalkowski, E. Cukrowska, and B. Buszewski, “Adsorption and Migration of Heavy Metals in Soil,” </w:t>
      </w:r>
      <w:r w:rsidRPr="00776584">
        <w:rPr>
          <w:rFonts w:ascii="Times New Roman" w:hAnsi="Times New Roman" w:cs="Times New Roman"/>
          <w:i/>
          <w:iCs/>
          <w:noProof/>
          <w:sz w:val="20"/>
          <w:szCs w:val="24"/>
        </w:rPr>
        <w:t>Polish J. Environ. Stud.</w:t>
      </w:r>
      <w:r w:rsidRPr="00776584">
        <w:rPr>
          <w:rFonts w:ascii="Times New Roman" w:hAnsi="Times New Roman" w:cs="Times New Roman"/>
          <w:noProof/>
          <w:sz w:val="20"/>
          <w:szCs w:val="24"/>
        </w:rPr>
        <w:t>, vol. 10, no. 1, pp. 1–10, 2001.</w:t>
      </w:r>
    </w:p>
    <w:p w14:paraId="1898E9BF"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[63]</w:t>
      </w:r>
      <w:r w:rsidRPr="00776584">
        <w:rPr>
          <w:rFonts w:ascii="Times New Roman" w:hAnsi="Times New Roman" w:cs="Times New Roman"/>
          <w:noProof/>
          <w:sz w:val="20"/>
          <w:szCs w:val="24"/>
        </w:rPr>
        <w:tab/>
        <w:t xml:space="preserve">J. Wang, L. Cui, W. Gao, T. Shi, Y. Chen, and Y. Gao, “Prediction of low heavy metal concentrations in agricultural soils using visible and near-infrared reflectance spectroscopy,” </w:t>
      </w:r>
      <w:r w:rsidRPr="00776584">
        <w:rPr>
          <w:rFonts w:ascii="Times New Roman" w:hAnsi="Times New Roman" w:cs="Times New Roman"/>
          <w:i/>
          <w:iCs/>
          <w:noProof/>
          <w:sz w:val="20"/>
          <w:szCs w:val="24"/>
        </w:rPr>
        <w:t>Geoderma</w:t>
      </w:r>
      <w:r w:rsidRPr="00776584">
        <w:rPr>
          <w:rFonts w:ascii="Times New Roman" w:hAnsi="Times New Roman" w:cs="Times New Roman"/>
          <w:noProof/>
          <w:sz w:val="20"/>
          <w:szCs w:val="24"/>
        </w:rPr>
        <w:t>, vol. 216, pp. 1–9, 2014, doi: 10.1016/j.geoderma.2013.10.024.</w:t>
      </w:r>
    </w:p>
    <w:p w14:paraId="3D4C09EC"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[64]</w:t>
      </w:r>
      <w:r w:rsidRPr="00776584">
        <w:rPr>
          <w:rFonts w:ascii="Times New Roman" w:hAnsi="Times New Roman" w:cs="Times New Roman"/>
          <w:noProof/>
          <w:sz w:val="20"/>
          <w:szCs w:val="24"/>
        </w:rPr>
        <w:tab/>
        <w:t xml:space="preserve">S. G. Asmaryan, V. S. Muradyan, L. V. Sahakyan, A. K. Saghatelyan, and T. Warner, “Development of remote sensing methods for assessing and mapping soil pollution with heavy metals,” </w:t>
      </w:r>
      <w:r w:rsidRPr="00776584">
        <w:rPr>
          <w:rFonts w:ascii="Times New Roman" w:hAnsi="Times New Roman" w:cs="Times New Roman"/>
          <w:i/>
          <w:iCs/>
          <w:noProof/>
          <w:sz w:val="20"/>
          <w:szCs w:val="24"/>
        </w:rPr>
        <w:t>Glob. Basis Glob. Spat. Soil Inf. Syst. - Proc. 1st Glob. Conf.</w:t>
      </w:r>
      <w:r w:rsidRPr="00776584">
        <w:rPr>
          <w:rFonts w:ascii="Times New Roman" w:hAnsi="Times New Roman" w:cs="Times New Roman"/>
          <w:noProof/>
          <w:sz w:val="20"/>
          <w:szCs w:val="24"/>
        </w:rPr>
        <w:t>, pp. 429–432, 2014, doi: 10.1201/b16500-77.</w:t>
      </w:r>
    </w:p>
    <w:p w14:paraId="292582CB"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[65]</w:t>
      </w:r>
      <w:r w:rsidRPr="00776584">
        <w:rPr>
          <w:rFonts w:ascii="Times New Roman" w:hAnsi="Times New Roman" w:cs="Times New Roman"/>
          <w:noProof/>
          <w:sz w:val="20"/>
          <w:szCs w:val="24"/>
        </w:rPr>
        <w:tab/>
        <w:t xml:space="preserve">S. T. Forrester, L. J. Janik, M. J. McLaughlin, J. M. Soriano-Disla, R. Stewart, and B. Dearman, “Total Petroleum Hydrocarbon Concentration Prediction in Soils Using Diffuse Reflectance Infrared Spectroscopy,” </w:t>
      </w:r>
      <w:r w:rsidRPr="00776584">
        <w:rPr>
          <w:rFonts w:ascii="Times New Roman" w:hAnsi="Times New Roman" w:cs="Times New Roman"/>
          <w:i/>
          <w:iCs/>
          <w:noProof/>
          <w:sz w:val="20"/>
          <w:szCs w:val="24"/>
        </w:rPr>
        <w:t>Soil Sci. Soc. Am. J.</w:t>
      </w:r>
      <w:r w:rsidRPr="00776584">
        <w:rPr>
          <w:rFonts w:ascii="Times New Roman" w:hAnsi="Times New Roman" w:cs="Times New Roman"/>
          <w:noProof/>
          <w:sz w:val="20"/>
          <w:szCs w:val="24"/>
        </w:rPr>
        <w:t>, vol. 77, no. 2, pp. 450–460, 2013, doi: 10.2136/sssaj2012.0201.</w:t>
      </w:r>
    </w:p>
    <w:p w14:paraId="1F177A58"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[66]</w:t>
      </w:r>
      <w:r w:rsidRPr="00776584">
        <w:rPr>
          <w:rFonts w:ascii="Times New Roman" w:hAnsi="Times New Roman" w:cs="Times New Roman"/>
          <w:noProof/>
          <w:sz w:val="20"/>
          <w:szCs w:val="24"/>
        </w:rPr>
        <w:tab/>
        <w:t xml:space="preserve">A. Hauser, F. Ali, B. Al-Dosari, and H. Al-Sammar, “Solvent-free determination of TPH in soil by near-infrared reflectance spectroscopy,” </w:t>
      </w:r>
      <w:r w:rsidRPr="00776584">
        <w:rPr>
          <w:rFonts w:ascii="Times New Roman" w:hAnsi="Times New Roman" w:cs="Times New Roman"/>
          <w:i/>
          <w:iCs/>
          <w:noProof/>
          <w:sz w:val="20"/>
          <w:szCs w:val="24"/>
        </w:rPr>
        <w:t>Int. J. Sustain. Dev. Plan.</w:t>
      </w:r>
      <w:r w:rsidRPr="00776584">
        <w:rPr>
          <w:rFonts w:ascii="Times New Roman" w:hAnsi="Times New Roman" w:cs="Times New Roman"/>
          <w:noProof/>
          <w:sz w:val="20"/>
          <w:szCs w:val="24"/>
        </w:rPr>
        <w:t>, vol. 8, no. 3, pp. 413–421, 2013, doi: 10.2495/SDP-V8-N3-413-421.</w:t>
      </w:r>
    </w:p>
    <w:p w14:paraId="62BD3837"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[67]</w:t>
      </w:r>
      <w:r w:rsidRPr="00776584">
        <w:rPr>
          <w:rFonts w:ascii="Times New Roman" w:hAnsi="Times New Roman" w:cs="Times New Roman"/>
          <w:noProof/>
          <w:sz w:val="20"/>
          <w:szCs w:val="24"/>
        </w:rPr>
        <w:tab/>
        <w:t xml:space="preserve">R. N. Okparanma and A. M. Mouazen, “Determination of total petroleum hydrocarbon (TPH) and polycyclic aromatic hydrocarbon (PAH) in soils: A review of spectroscopic and nonspectroscopic techniques,” </w:t>
      </w:r>
      <w:r w:rsidRPr="00776584">
        <w:rPr>
          <w:rFonts w:ascii="Times New Roman" w:hAnsi="Times New Roman" w:cs="Times New Roman"/>
          <w:i/>
          <w:iCs/>
          <w:noProof/>
          <w:sz w:val="20"/>
          <w:szCs w:val="24"/>
        </w:rPr>
        <w:t>Appl. Spectrosc. Rev.</w:t>
      </w:r>
      <w:r w:rsidRPr="00776584">
        <w:rPr>
          <w:rFonts w:ascii="Times New Roman" w:hAnsi="Times New Roman" w:cs="Times New Roman"/>
          <w:noProof/>
          <w:sz w:val="20"/>
          <w:szCs w:val="24"/>
        </w:rPr>
        <w:t>, vol. 48, no. 6, pp. 458–486, 2013, doi: 10.1080/05704928.2012.736048.</w:t>
      </w:r>
    </w:p>
    <w:p w14:paraId="1022834E"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[68]</w:t>
      </w:r>
      <w:r w:rsidRPr="00776584">
        <w:rPr>
          <w:rFonts w:ascii="Times New Roman" w:hAnsi="Times New Roman" w:cs="Times New Roman"/>
          <w:noProof/>
          <w:sz w:val="20"/>
          <w:szCs w:val="24"/>
        </w:rPr>
        <w:tab/>
        <w:t xml:space="preserve">E. Hobley, G. R. Willgoose, S. Frisia, and G. Jacobsen, “Vertical distribution of charcoal in a sandy soil: Evidence from DRIFT spectra and field emission scanning electron microscopy,” </w:t>
      </w:r>
      <w:r w:rsidRPr="00776584">
        <w:rPr>
          <w:rFonts w:ascii="Times New Roman" w:hAnsi="Times New Roman" w:cs="Times New Roman"/>
          <w:i/>
          <w:iCs/>
          <w:noProof/>
          <w:sz w:val="20"/>
          <w:szCs w:val="24"/>
        </w:rPr>
        <w:t>Eur. J. Soil Sci.</w:t>
      </w:r>
      <w:r w:rsidRPr="00776584">
        <w:rPr>
          <w:rFonts w:ascii="Times New Roman" w:hAnsi="Times New Roman" w:cs="Times New Roman"/>
          <w:noProof/>
          <w:sz w:val="20"/>
          <w:szCs w:val="24"/>
        </w:rPr>
        <w:t>, vol. 65, no. 5, pp. 751–762, 2014, doi: 10.1111/ejss.12171.</w:t>
      </w:r>
    </w:p>
    <w:p w14:paraId="1713FB57"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[69]</w:t>
      </w:r>
      <w:r w:rsidRPr="00776584">
        <w:rPr>
          <w:rFonts w:ascii="Times New Roman" w:hAnsi="Times New Roman" w:cs="Times New Roman"/>
          <w:noProof/>
          <w:sz w:val="20"/>
          <w:szCs w:val="24"/>
        </w:rPr>
        <w:tab/>
        <w:t xml:space="preserve">W. Ng, B. P. Malone, and B. Minasny, “Rapid assessment of petroleum-contaminated soils with infrared spectroscopy,” </w:t>
      </w:r>
      <w:r w:rsidRPr="00776584">
        <w:rPr>
          <w:rFonts w:ascii="Times New Roman" w:hAnsi="Times New Roman" w:cs="Times New Roman"/>
          <w:i/>
          <w:iCs/>
          <w:noProof/>
          <w:sz w:val="20"/>
          <w:szCs w:val="24"/>
        </w:rPr>
        <w:t>Geoderma</w:t>
      </w:r>
      <w:r w:rsidRPr="00776584">
        <w:rPr>
          <w:rFonts w:ascii="Times New Roman" w:hAnsi="Times New Roman" w:cs="Times New Roman"/>
          <w:noProof/>
          <w:sz w:val="20"/>
          <w:szCs w:val="24"/>
        </w:rPr>
        <w:t>, vol. 289, pp. 150–160, 2017, doi: 10.1016/j.geoderma.2016.11.030.</w:t>
      </w:r>
    </w:p>
    <w:p w14:paraId="749DEE54"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[70]</w:t>
      </w:r>
      <w:r w:rsidRPr="00776584">
        <w:rPr>
          <w:rFonts w:ascii="Times New Roman" w:hAnsi="Times New Roman" w:cs="Times New Roman"/>
          <w:noProof/>
          <w:sz w:val="20"/>
          <w:szCs w:val="24"/>
        </w:rPr>
        <w:tab/>
        <w:t xml:space="preserve">J. . J. Workman and L. Weyer, “Practical Guide to Interpretive Near-Infrared Spectroscopy,” </w:t>
      </w:r>
      <w:r w:rsidRPr="00776584">
        <w:rPr>
          <w:rFonts w:ascii="Times New Roman" w:hAnsi="Times New Roman" w:cs="Times New Roman"/>
          <w:i/>
          <w:iCs/>
          <w:noProof/>
          <w:sz w:val="20"/>
          <w:szCs w:val="24"/>
        </w:rPr>
        <w:t>Pract. Guid. to Interpret. Near-Infrared Spectrosc.</w:t>
      </w:r>
      <w:r w:rsidRPr="00776584">
        <w:rPr>
          <w:rFonts w:ascii="Times New Roman" w:hAnsi="Times New Roman" w:cs="Times New Roman"/>
          <w:noProof/>
          <w:sz w:val="20"/>
          <w:szCs w:val="24"/>
        </w:rPr>
        <w:t>, 2007, doi: 10.1201/9781420018318.</w:t>
      </w:r>
    </w:p>
    <w:p w14:paraId="69CCEF6B"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[71]</w:t>
      </w:r>
      <w:r w:rsidRPr="00776584">
        <w:rPr>
          <w:rFonts w:ascii="Times New Roman" w:hAnsi="Times New Roman" w:cs="Times New Roman"/>
          <w:noProof/>
          <w:sz w:val="20"/>
          <w:szCs w:val="24"/>
        </w:rPr>
        <w:tab/>
        <w:t xml:space="preserve">R. A. V. Rossel and T. Behrens, “Using data mining to model and interpret soil diffuse reflectance spectra,” </w:t>
      </w:r>
      <w:r w:rsidRPr="00776584">
        <w:rPr>
          <w:rFonts w:ascii="Times New Roman" w:hAnsi="Times New Roman" w:cs="Times New Roman"/>
          <w:i/>
          <w:iCs/>
          <w:noProof/>
          <w:sz w:val="20"/>
          <w:szCs w:val="24"/>
        </w:rPr>
        <w:t>Geoderma</w:t>
      </w:r>
      <w:r w:rsidRPr="00776584">
        <w:rPr>
          <w:rFonts w:ascii="Times New Roman" w:hAnsi="Times New Roman" w:cs="Times New Roman"/>
          <w:noProof/>
          <w:sz w:val="20"/>
          <w:szCs w:val="24"/>
        </w:rPr>
        <w:t>, vol. 158, no. 1–2, pp. 46–54, 2010, doi: 10.1016/j.geoderma.2009.12.025.</w:t>
      </w:r>
    </w:p>
    <w:p w14:paraId="7609D314"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[72]</w:t>
      </w:r>
      <w:r w:rsidRPr="00776584">
        <w:rPr>
          <w:rFonts w:ascii="Times New Roman" w:hAnsi="Times New Roman" w:cs="Times New Roman"/>
          <w:noProof/>
          <w:sz w:val="20"/>
          <w:szCs w:val="24"/>
        </w:rPr>
        <w:tab/>
        <w:t xml:space="preserve">R. N. Okparanma, F. Coulon, T. Mayr, and A. M. Mouazen, “Mapping polycyclic aromatic hydrocarbon and total toxicity equivalent soil concentrations by visible and near-infrared spectroscopy,” </w:t>
      </w:r>
      <w:r w:rsidRPr="00776584">
        <w:rPr>
          <w:rFonts w:ascii="Times New Roman" w:hAnsi="Times New Roman" w:cs="Times New Roman"/>
          <w:i/>
          <w:iCs/>
          <w:noProof/>
          <w:sz w:val="20"/>
          <w:szCs w:val="24"/>
        </w:rPr>
        <w:t>Environ. Pollut.</w:t>
      </w:r>
      <w:r w:rsidRPr="00776584">
        <w:rPr>
          <w:rFonts w:ascii="Times New Roman" w:hAnsi="Times New Roman" w:cs="Times New Roman"/>
          <w:noProof/>
          <w:sz w:val="20"/>
          <w:szCs w:val="24"/>
        </w:rPr>
        <w:t>, vol. 192, pp. 162–170, 2014, doi: 10.1016/j.envpol.2014.05.022.</w:t>
      </w:r>
    </w:p>
    <w:p w14:paraId="71F3A617"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[73]</w:t>
      </w:r>
      <w:r w:rsidRPr="00776584">
        <w:rPr>
          <w:rFonts w:ascii="Times New Roman" w:hAnsi="Times New Roman" w:cs="Times New Roman"/>
          <w:noProof/>
          <w:sz w:val="20"/>
          <w:szCs w:val="24"/>
        </w:rPr>
        <w:tab/>
        <w:t xml:space="preserve">A. Piccolo and F. J. Stevenson, “Infrared spectra of Cu2+ Pb2+ and Ca2+ complexes of soil humic substances,” </w:t>
      </w:r>
      <w:r w:rsidRPr="00776584">
        <w:rPr>
          <w:rFonts w:ascii="Times New Roman" w:hAnsi="Times New Roman" w:cs="Times New Roman"/>
          <w:i/>
          <w:iCs/>
          <w:noProof/>
          <w:sz w:val="20"/>
          <w:szCs w:val="24"/>
        </w:rPr>
        <w:t>Geoderma</w:t>
      </w:r>
      <w:r w:rsidRPr="00776584">
        <w:rPr>
          <w:rFonts w:ascii="Times New Roman" w:hAnsi="Times New Roman" w:cs="Times New Roman"/>
          <w:noProof/>
          <w:sz w:val="20"/>
          <w:szCs w:val="24"/>
        </w:rPr>
        <w:t>, vol. 27, no. 3, pp. 195–208, 1982, doi: 10.1016/0016-7061(82)90030-1.</w:t>
      </w:r>
    </w:p>
    <w:p w14:paraId="2B37BC10"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[74]</w:t>
      </w:r>
      <w:r w:rsidRPr="00776584">
        <w:rPr>
          <w:rFonts w:ascii="Times New Roman" w:hAnsi="Times New Roman" w:cs="Times New Roman"/>
          <w:noProof/>
          <w:sz w:val="20"/>
          <w:szCs w:val="24"/>
        </w:rPr>
        <w:tab/>
        <w:t xml:space="preserve">M. Egli, P. Fitze, and M. Oswald, “Changes in heavy metal contents in an acidic forest soil affected by depletion of soil organic matter within the time span 1969-93,” </w:t>
      </w:r>
      <w:r w:rsidRPr="00776584">
        <w:rPr>
          <w:rFonts w:ascii="Times New Roman" w:hAnsi="Times New Roman" w:cs="Times New Roman"/>
          <w:i/>
          <w:iCs/>
          <w:noProof/>
          <w:sz w:val="20"/>
          <w:szCs w:val="24"/>
        </w:rPr>
        <w:t>Environ. Pollut.</w:t>
      </w:r>
      <w:r w:rsidRPr="00776584">
        <w:rPr>
          <w:rFonts w:ascii="Times New Roman" w:hAnsi="Times New Roman" w:cs="Times New Roman"/>
          <w:noProof/>
          <w:sz w:val="20"/>
          <w:szCs w:val="24"/>
        </w:rPr>
        <w:t>, vol. 105, no. 3, pp. 367–379, 1999, doi: 10.1016/S0269-7491(99)00040-8.</w:t>
      </w:r>
    </w:p>
    <w:p w14:paraId="14368775"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[75]</w:t>
      </w:r>
      <w:r w:rsidRPr="00776584">
        <w:rPr>
          <w:rFonts w:ascii="Times New Roman" w:hAnsi="Times New Roman" w:cs="Times New Roman"/>
          <w:noProof/>
          <w:sz w:val="20"/>
          <w:szCs w:val="24"/>
        </w:rPr>
        <w:tab/>
        <w:t xml:space="preserve">T. Chen, Q. Chang, J. G. P. W. Clevers, and L. Kooistra, “Rapid identification of soil cadmium pollution risk at regional scale based on visible and near-infrared spectroscopy,” </w:t>
      </w:r>
      <w:r w:rsidRPr="00776584">
        <w:rPr>
          <w:rFonts w:ascii="Times New Roman" w:hAnsi="Times New Roman" w:cs="Times New Roman"/>
          <w:i/>
          <w:iCs/>
          <w:noProof/>
          <w:sz w:val="20"/>
          <w:szCs w:val="24"/>
        </w:rPr>
        <w:t>Environ. Pollut.</w:t>
      </w:r>
      <w:r w:rsidRPr="00776584">
        <w:rPr>
          <w:rFonts w:ascii="Times New Roman" w:hAnsi="Times New Roman" w:cs="Times New Roman"/>
          <w:noProof/>
          <w:sz w:val="20"/>
          <w:szCs w:val="24"/>
        </w:rPr>
        <w:t>, vol. 206, pp. 217–226, 2015, doi: 10.1016/j.envpol.2015.07.009.</w:t>
      </w:r>
    </w:p>
    <w:p w14:paraId="0AF75E96"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[76]</w:t>
      </w:r>
      <w:r w:rsidRPr="00776584">
        <w:rPr>
          <w:rFonts w:ascii="Times New Roman" w:hAnsi="Times New Roman" w:cs="Times New Roman"/>
          <w:noProof/>
          <w:sz w:val="20"/>
          <w:szCs w:val="24"/>
        </w:rPr>
        <w:tab/>
        <w:t xml:space="preserve">S. Chakraborty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“Rapid assessment of regional soil arsenic pollution risk via diffuse reflectance spectroscopy,” </w:t>
      </w:r>
      <w:r w:rsidRPr="00776584">
        <w:rPr>
          <w:rFonts w:ascii="Times New Roman" w:hAnsi="Times New Roman" w:cs="Times New Roman"/>
          <w:i/>
          <w:iCs/>
          <w:noProof/>
          <w:sz w:val="20"/>
          <w:szCs w:val="24"/>
        </w:rPr>
        <w:t>Geoderma</w:t>
      </w:r>
      <w:r w:rsidRPr="00776584">
        <w:rPr>
          <w:rFonts w:ascii="Times New Roman" w:hAnsi="Times New Roman" w:cs="Times New Roman"/>
          <w:noProof/>
          <w:sz w:val="20"/>
          <w:szCs w:val="24"/>
        </w:rPr>
        <w:t>, vol. 289, pp. 72–81, 2017, doi: 10.1016/j.geoderma.2016.11.024.</w:t>
      </w:r>
    </w:p>
    <w:p w14:paraId="4EF4541E"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[77]</w:t>
      </w:r>
      <w:r w:rsidRPr="00776584">
        <w:rPr>
          <w:rFonts w:ascii="Times New Roman" w:hAnsi="Times New Roman" w:cs="Times New Roman"/>
          <w:noProof/>
          <w:sz w:val="20"/>
          <w:szCs w:val="24"/>
        </w:rPr>
        <w:tab/>
        <w:t xml:space="preserve">L. M. Shuman, “Separating Soil Iron- and Manganese-Oxide Fractions for Microelement Analysis,” </w:t>
      </w:r>
      <w:r w:rsidRPr="00776584">
        <w:rPr>
          <w:rFonts w:ascii="Times New Roman" w:hAnsi="Times New Roman" w:cs="Times New Roman"/>
          <w:i/>
          <w:iCs/>
          <w:noProof/>
          <w:sz w:val="20"/>
          <w:szCs w:val="24"/>
        </w:rPr>
        <w:t>Soil Sci. Soc. Am. J.</w:t>
      </w:r>
      <w:r w:rsidRPr="00776584">
        <w:rPr>
          <w:rFonts w:ascii="Times New Roman" w:hAnsi="Times New Roman" w:cs="Times New Roman"/>
          <w:noProof/>
          <w:sz w:val="20"/>
          <w:szCs w:val="24"/>
        </w:rPr>
        <w:t>, vol. 46, no. 5, pp. 1099–1102, 1982, doi: 10.2136/sssaj1982.03615995004600050044x.</w:t>
      </w:r>
    </w:p>
    <w:p w14:paraId="0E4BE283"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[78]</w:t>
      </w:r>
      <w:r w:rsidRPr="00776584">
        <w:rPr>
          <w:rFonts w:ascii="Times New Roman" w:hAnsi="Times New Roman" w:cs="Times New Roman"/>
          <w:noProof/>
          <w:sz w:val="20"/>
          <w:szCs w:val="24"/>
        </w:rPr>
        <w:tab/>
        <w:t xml:space="preserve">T. Kemper and S. Sommer, “Estimate of heavy metal contamination in soils after a mining accident using reflectance spectroscopy,” </w:t>
      </w:r>
      <w:r w:rsidRPr="00776584">
        <w:rPr>
          <w:rFonts w:ascii="Times New Roman" w:hAnsi="Times New Roman" w:cs="Times New Roman"/>
          <w:i/>
          <w:iCs/>
          <w:noProof/>
          <w:sz w:val="20"/>
          <w:szCs w:val="24"/>
        </w:rPr>
        <w:t>Environ. Sci. Technol.</w:t>
      </w:r>
      <w:r w:rsidRPr="00776584">
        <w:rPr>
          <w:rFonts w:ascii="Times New Roman" w:hAnsi="Times New Roman" w:cs="Times New Roman"/>
          <w:noProof/>
          <w:sz w:val="20"/>
          <w:szCs w:val="24"/>
        </w:rPr>
        <w:t>, vol. 36, no. 12, pp. 2742–2747, 2002, doi: 10.1021/es015747j.</w:t>
      </w:r>
    </w:p>
    <w:p w14:paraId="103D6661"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[79]</w:t>
      </w:r>
      <w:r w:rsidRPr="00776584">
        <w:rPr>
          <w:rFonts w:ascii="Times New Roman" w:hAnsi="Times New Roman" w:cs="Times New Roman"/>
          <w:noProof/>
          <w:sz w:val="20"/>
          <w:szCs w:val="24"/>
        </w:rPr>
        <w:tab/>
        <w:t xml:space="preserve">Y. Wu, X. Zhang, Q. Liao, and J. Ji, “Can contaminant elements in soils be assessed by remote sensing technology: A case study with simulated data,” </w:t>
      </w:r>
      <w:r w:rsidRPr="00776584">
        <w:rPr>
          <w:rFonts w:ascii="Times New Roman" w:hAnsi="Times New Roman" w:cs="Times New Roman"/>
          <w:i/>
          <w:iCs/>
          <w:noProof/>
          <w:sz w:val="20"/>
          <w:szCs w:val="24"/>
        </w:rPr>
        <w:t>Soil Sci.</w:t>
      </w:r>
      <w:r w:rsidRPr="00776584">
        <w:rPr>
          <w:rFonts w:ascii="Times New Roman" w:hAnsi="Times New Roman" w:cs="Times New Roman"/>
          <w:noProof/>
          <w:sz w:val="20"/>
          <w:szCs w:val="24"/>
        </w:rPr>
        <w:t>, vol. 176, no. 4, pp. 196–205, 2011, doi: 10.1097/SS.0b013e3182114717.</w:t>
      </w:r>
    </w:p>
    <w:p w14:paraId="1E8D3FD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[80]</w:t>
      </w:r>
      <w:r w:rsidRPr="00776584">
        <w:rPr>
          <w:rFonts w:ascii="Times New Roman" w:hAnsi="Times New Roman" w:cs="Times New Roman"/>
          <w:noProof/>
          <w:sz w:val="20"/>
          <w:szCs w:val="24"/>
        </w:rPr>
        <w:tab/>
        <w:t xml:space="preserve">M. Ibrahim, A. J. Hameed, and A. Jalbout, “Molecular spectroscopic study of River Nile sediment in the greater Cairo region,” </w:t>
      </w:r>
      <w:r w:rsidRPr="00776584">
        <w:rPr>
          <w:rFonts w:ascii="Times New Roman" w:hAnsi="Times New Roman" w:cs="Times New Roman"/>
          <w:i/>
          <w:iCs/>
          <w:noProof/>
          <w:sz w:val="20"/>
          <w:szCs w:val="24"/>
        </w:rPr>
        <w:t>Appl. Spectrosc.</w:t>
      </w:r>
      <w:r w:rsidRPr="00776584">
        <w:rPr>
          <w:rFonts w:ascii="Times New Roman" w:hAnsi="Times New Roman" w:cs="Times New Roman"/>
          <w:noProof/>
          <w:sz w:val="20"/>
          <w:szCs w:val="24"/>
        </w:rPr>
        <w:t>, vol. 62, no. 3, pp. 306–311, 2008, doi: 10.1366/000370208783759795.</w:t>
      </w:r>
    </w:p>
    <w:p w14:paraId="2BD752E8"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[81]</w:t>
      </w:r>
      <w:r w:rsidRPr="00776584">
        <w:rPr>
          <w:rFonts w:ascii="Times New Roman" w:hAnsi="Times New Roman" w:cs="Times New Roman"/>
          <w:noProof/>
          <w:sz w:val="20"/>
          <w:szCs w:val="24"/>
        </w:rPr>
        <w:tab/>
        <w:t xml:space="preserve">J. Kumpiene, A. Lagerkvist, and C. Maurice, “Stabilization of Pb- and Cu-contaminated soil using coal fly ash and peat,” </w:t>
      </w:r>
      <w:r w:rsidRPr="00776584">
        <w:rPr>
          <w:rFonts w:ascii="Times New Roman" w:hAnsi="Times New Roman" w:cs="Times New Roman"/>
          <w:i/>
          <w:iCs/>
          <w:noProof/>
          <w:sz w:val="20"/>
          <w:szCs w:val="24"/>
        </w:rPr>
        <w:t>Environ. Pollut.</w:t>
      </w:r>
      <w:r w:rsidRPr="00776584">
        <w:rPr>
          <w:rFonts w:ascii="Times New Roman" w:hAnsi="Times New Roman" w:cs="Times New Roman"/>
          <w:noProof/>
          <w:sz w:val="20"/>
          <w:szCs w:val="24"/>
        </w:rPr>
        <w:t>, vol. 145, no. 1, pp. 365–373, 2007, doi: 10.1016/j.envpol.2006.01.037.</w:t>
      </w:r>
    </w:p>
    <w:p w14:paraId="7E945768"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[82]</w:t>
      </w:r>
      <w:r w:rsidRPr="00776584">
        <w:rPr>
          <w:rFonts w:ascii="Times New Roman" w:hAnsi="Times New Roman" w:cs="Times New Roman"/>
          <w:noProof/>
          <w:sz w:val="20"/>
          <w:szCs w:val="24"/>
        </w:rPr>
        <w:tab/>
        <w:t xml:space="preserve">P. Arellano, K. Tansey, H. Balzter, and D. S. Boyd, “Field spectroscopy and radiative transfer modelling to assess impacts of petroleum pollution on biophysical and biochemical parameters of the Amazon rainforest,” </w:t>
      </w:r>
      <w:r w:rsidRPr="00776584">
        <w:rPr>
          <w:rFonts w:ascii="Times New Roman" w:hAnsi="Times New Roman" w:cs="Times New Roman"/>
          <w:i/>
          <w:iCs/>
          <w:noProof/>
          <w:sz w:val="20"/>
          <w:szCs w:val="24"/>
        </w:rPr>
        <w:t>Environ. Earth Sci.</w:t>
      </w:r>
      <w:r w:rsidRPr="00776584">
        <w:rPr>
          <w:rFonts w:ascii="Times New Roman" w:hAnsi="Times New Roman" w:cs="Times New Roman"/>
          <w:noProof/>
          <w:sz w:val="20"/>
          <w:szCs w:val="24"/>
        </w:rPr>
        <w:t>, vol. 76, no. 5, 2017, doi: 10.1007/s12665-017-6536-6.</w:t>
      </w:r>
    </w:p>
    <w:p w14:paraId="1BEA3BC7"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[83]</w:t>
      </w:r>
      <w:r w:rsidRPr="00776584">
        <w:rPr>
          <w:rFonts w:ascii="Times New Roman" w:hAnsi="Times New Roman" w:cs="Times New Roman"/>
          <w:noProof/>
          <w:sz w:val="20"/>
          <w:szCs w:val="24"/>
        </w:rPr>
        <w:tab/>
        <w:t xml:space="preserve">G. Lassalle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“Detection and discrimination of various oil-contaminated soils using vegetation reflectance,” </w:t>
      </w:r>
      <w:r w:rsidRPr="00776584">
        <w:rPr>
          <w:rFonts w:ascii="Times New Roman" w:hAnsi="Times New Roman" w:cs="Times New Roman"/>
          <w:i/>
          <w:iCs/>
          <w:noProof/>
          <w:sz w:val="20"/>
          <w:szCs w:val="24"/>
        </w:rPr>
        <w:t>Sci. Total Environ.</w:t>
      </w:r>
      <w:r w:rsidRPr="00776584">
        <w:rPr>
          <w:rFonts w:ascii="Times New Roman" w:hAnsi="Times New Roman" w:cs="Times New Roman"/>
          <w:noProof/>
          <w:sz w:val="20"/>
          <w:szCs w:val="24"/>
        </w:rPr>
        <w:t>, vol. 655, pp. 1113–1124, 2019, doi: 10.1016/j.scitotenv.2018.11.314.</w:t>
      </w:r>
    </w:p>
    <w:p w14:paraId="0403F2AD"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[84]</w:t>
      </w:r>
      <w:r w:rsidRPr="00776584">
        <w:rPr>
          <w:rFonts w:ascii="Times New Roman" w:hAnsi="Times New Roman" w:cs="Times New Roman"/>
          <w:noProof/>
          <w:sz w:val="20"/>
          <w:szCs w:val="24"/>
        </w:rPr>
        <w:tab/>
        <w:t xml:space="preserve">G. Lassalle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“Application of PROSPECT for estimating total petroleum hydrocarbons in contaminated soils from leaf optical properties,” </w:t>
      </w:r>
      <w:r w:rsidRPr="00776584">
        <w:rPr>
          <w:rFonts w:ascii="Times New Roman" w:hAnsi="Times New Roman" w:cs="Times New Roman"/>
          <w:i/>
          <w:iCs/>
          <w:noProof/>
          <w:sz w:val="20"/>
          <w:szCs w:val="24"/>
        </w:rPr>
        <w:t>J. Hazard. Mater.</w:t>
      </w:r>
      <w:r w:rsidRPr="00776584">
        <w:rPr>
          <w:rFonts w:ascii="Times New Roman" w:hAnsi="Times New Roman" w:cs="Times New Roman"/>
          <w:noProof/>
          <w:sz w:val="20"/>
          <w:szCs w:val="24"/>
        </w:rPr>
        <w:t>, vol. 377, pp. 409–417, 2019, doi: 10.1016/j.jhazmat.2019.05.093.</w:t>
      </w:r>
    </w:p>
    <w:p w14:paraId="26817EDC"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[85]</w:t>
      </w:r>
      <w:r w:rsidRPr="00776584">
        <w:rPr>
          <w:rFonts w:ascii="Times New Roman" w:hAnsi="Times New Roman" w:cs="Times New Roman"/>
          <w:noProof/>
          <w:sz w:val="20"/>
          <w:szCs w:val="24"/>
        </w:rPr>
        <w:tab/>
        <w:t xml:space="preserve">H. Van Der Werff, M. Van Der Meijde, F. Jansma, F. Van Der Meer, and G. J. Groothuis, “A spatial-spectral approach for visualization of vegetation stress resulting from pipeline leakage,” </w:t>
      </w:r>
      <w:r w:rsidRPr="00776584">
        <w:rPr>
          <w:rFonts w:ascii="Times New Roman" w:hAnsi="Times New Roman" w:cs="Times New Roman"/>
          <w:i/>
          <w:iCs/>
          <w:noProof/>
          <w:sz w:val="20"/>
          <w:szCs w:val="24"/>
        </w:rPr>
        <w:t>Sensors</w:t>
      </w:r>
      <w:r w:rsidRPr="00776584">
        <w:rPr>
          <w:rFonts w:ascii="Times New Roman" w:hAnsi="Times New Roman" w:cs="Times New Roman"/>
          <w:noProof/>
          <w:sz w:val="20"/>
          <w:szCs w:val="24"/>
        </w:rPr>
        <w:t>, vol. 8, no. 6, pp. 3733–3743, 2008, doi: 10.3390/s8063733.</w:t>
      </w:r>
    </w:p>
    <w:p w14:paraId="50EC979C"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[86]</w:t>
      </w:r>
      <w:r w:rsidRPr="00776584">
        <w:rPr>
          <w:rFonts w:ascii="Times New Roman" w:hAnsi="Times New Roman" w:cs="Times New Roman"/>
          <w:noProof/>
          <w:sz w:val="20"/>
          <w:szCs w:val="24"/>
        </w:rPr>
        <w:tab/>
        <w:t xml:space="preserve">P. Arellano, K. Tansey, H. Balzter, and D. S. Boyd, “Detecting the effects of hydrocarbon pollution in the Amazon forest using hyperspectral satellite images,” </w:t>
      </w:r>
      <w:r w:rsidRPr="00776584">
        <w:rPr>
          <w:rFonts w:ascii="Times New Roman" w:hAnsi="Times New Roman" w:cs="Times New Roman"/>
          <w:i/>
          <w:iCs/>
          <w:noProof/>
          <w:sz w:val="20"/>
          <w:szCs w:val="24"/>
        </w:rPr>
        <w:t>Environ. Pollut.</w:t>
      </w:r>
      <w:r w:rsidRPr="00776584">
        <w:rPr>
          <w:rFonts w:ascii="Times New Roman" w:hAnsi="Times New Roman" w:cs="Times New Roman"/>
          <w:noProof/>
          <w:sz w:val="20"/>
          <w:szCs w:val="24"/>
        </w:rPr>
        <w:t>, vol. 205, pp. 225–239, 2015, doi: 10.1016/j.envpol.2015.05.041.</w:t>
      </w:r>
    </w:p>
    <w:p w14:paraId="1F8125C6"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[87]</w:t>
      </w:r>
      <w:r w:rsidRPr="00776584">
        <w:rPr>
          <w:rFonts w:ascii="Times New Roman" w:hAnsi="Times New Roman" w:cs="Times New Roman"/>
          <w:noProof/>
          <w:sz w:val="20"/>
          <w:szCs w:val="24"/>
        </w:rPr>
        <w:tab/>
        <w:t xml:space="preserve">G. Lassalle, A. Credoz, R. Hédacq, S. Fabre, D. Dubucq, and A. Elger, “Assessing Soil Contamination Due to Oil and Gas Production Using Vegetation Hyperspectral Reflectance,” </w:t>
      </w:r>
      <w:r w:rsidRPr="00776584">
        <w:rPr>
          <w:rFonts w:ascii="Times New Roman" w:hAnsi="Times New Roman" w:cs="Times New Roman"/>
          <w:i/>
          <w:iCs/>
          <w:noProof/>
          <w:sz w:val="20"/>
          <w:szCs w:val="24"/>
        </w:rPr>
        <w:t>Environ. Sci. Technol.</w:t>
      </w:r>
      <w:r w:rsidRPr="00776584">
        <w:rPr>
          <w:rFonts w:ascii="Times New Roman" w:hAnsi="Times New Roman" w:cs="Times New Roman"/>
          <w:noProof/>
          <w:sz w:val="20"/>
          <w:szCs w:val="24"/>
        </w:rPr>
        <w:t>, vol. 52, no. 4, pp. 1756–1764, 2018, doi: 10.1021/acs.est.7b04618.</w:t>
      </w:r>
    </w:p>
    <w:p w14:paraId="3892D833"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[88]</w:t>
      </w:r>
      <w:r w:rsidRPr="00776584">
        <w:rPr>
          <w:rFonts w:ascii="Times New Roman" w:hAnsi="Times New Roman" w:cs="Times New Roman"/>
          <w:noProof/>
          <w:sz w:val="20"/>
          <w:szCs w:val="24"/>
        </w:rPr>
        <w:tab/>
        <w:t xml:space="preserve">G. Lassalle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“Toward quantifying oil contamination in vegetated areas using very high spatial and spectral resolution imagery,” </w:t>
      </w:r>
      <w:r w:rsidRPr="00776584">
        <w:rPr>
          <w:rFonts w:ascii="Times New Roman" w:hAnsi="Times New Roman" w:cs="Times New Roman"/>
          <w:i/>
          <w:iCs/>
          <w:noProof/>
          <w:sz w:val="20"/>
          <w:szCs w:val="24"/>
        </w:rPr>
        <w:t>Remote Sens.</w:t>
      </w:r>
      <w:r w:rsidRPr="00776584">
        <w:rPr>
          <w:rFonts w:ascii="Times New Roman" w:hAnsi="Times New Roman" w:cs="Times New Roman"/>
          <w:noProof/>
          <w:sz w:val="20"/>
          <w:szCs w:val="24"/>
        </w:rPr>
        <w:t>, vol. 11, no. 19, 2019, doi: 10.3390/rs11192241.</w:t>
      </w:r>
    </w:p>
    <w:p w14:paraId="747CEA00"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[89]</w:t>
      </w:r>
      <w:r w:rsidRPr="00776584">
        <w:rPr>
          <w:rFonts w:ascii="Times New Roman" w:hAnsi="Times New Roman" w:cs="Times New Roman"/>
          <w:noProof/>
          <w:sz w:val="20"/>
          <w:szCs w:val="24"/>
        </w:rPr>
        <w:tab/>
        <w:t xml:space="preserve">I. D. Sanches, C. R. Souza Filho, L. A. Magalhães, G. C. M. Quitério, M. N. Alves, and W. J. Oliveira, “Assessing the </w:t>
      </w:r>
      <w:r w:rsidRPr="00776584">
        <w:rPr>
          <w:rFonts w:ascii="Times New Roman" w:hAnsi="Times New Roman" w:cs="Times New Roman"/>
          <w:noProof/>
          <w:sz w:val="20"/>
          <w:szCs w:val="24"/>
        </w:rPr>
        <w:lastRenderedPageBreak/>
        <w:t xml:space="preserve">impact of hydrocarbon leakages on vegetation using reflectance spectroscopy,” </w:t>
      </w:r>
      <w:r w:rsidRPr="00776584">
        <w:rPr>
          <w:rFonts w:ascii="Times New Roman" w:hAnsi="Times New Roman" w:cs="Times New Roman"/>
          <w:i/>
          <w:iCs/>
          <w:noProof/>
          <w:sz w:val="20"/>
          <w:szCs w:val="24"/>
        </w:rPr>
        <w:t>ISPRS J. Photogramm. Remote Sens.</w:t>
      </w:r>
      <w:r w:rsidRPr="00776584">
        <w:rPr>
          <w:rFonts w:ascii="Times New Roman" w:hAnsi="Times New Roman" w:cs="Times New Roman"/>
          <w:noProof/>
          <w:sz w:val="20"/>
          <w:szCs w:val="24"/>
        </w:rPr>
        <w:t>, vol. 78, pp. 85–101, 2013, doi: 10.1016/j.isprsjprs.2013.01.007.</w:t>
      </w:r>
    </w:p>
    <w:p w14:paraId="7729FB28"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[90]</w:t>
      </w:r>
      <w:r w:rsidRPr="00776584">
        <w:rPr>
          <w:rFonts w:ascii="Times New Roman" w:hAnsi="Times New Roman" w:cs="Times New Roman"/>
          <w:noProof/>
          <w:sz w:val="20"/>
          <w:szCs w:val="24"/>
        </w:rPr>
        <w:tab/>
        <w:t xml:space="preserve">E. J. Emengini, G. A. Blackburn, and J. C. Theobald, “Early detection of oil-induced stress in crops using spectral and thermal responses,” </w:t>
      </w:r>
      <w:r w:rsidRPr="00776584">
        <w:rPr>
          <w:rFonts w:ascii="Times New Roman" w:hAnsi="Times New Roman" w:cs="Times New Roman"/>
          <w:i/>
          <w:iCs/>
          <w:noProof/>
          <w:sz w:val="20"/>
          <w:szCs w:val="24"/>
        </w:rPr>
        <w:t>J. Appl. Remote Sens.</w:t>
      </w:r>
      <w:r w:rsidRPr="00776584">
        <w:rPr>
          <w:rFonts w:ascii="Times New Roman" w:hAnsi="Times New Roman" w:cs="Times New Roman"/>
          <w:noProof/>
          <w:sz w:val="20"/>
          <w:szCs w:val="24"/>
        </w:rPr>
        <w:t>, vol. 7, no. 1, p. 073596, 2013, doi: 10.1117/1.jrs.7.073596.</w:t>
      </w:r>
    </w:p>
    <w:p w14:paraId="209522CC"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[91]</w:t>
      </w:r>
      <w:r w:rsidRPr="00776584">
        <w:rPr>
          <w:rFonts w:ascii="Times New Roman" w:hAnsi="Times New Roman" w:cs="Times New Roman"/>
          <w:noProof/>
          <w:sz w:val="20"/>
          <w:szCs w:val="24"/>
        </w:rPr>
        <w:tab/>
        <w:t xml:space="preserve">G. A. Blackburn, “Quantifying chlorophylls and carotenoids at leaf and canopy scales: An evaluation of some hyperspectral approaches,”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66, no. 3, pp. 273–285, 1998, doi: 10.1016/S0034-4257(98)00059-5.</w:t>
      </w:r>
    </w:p>
    <w:p w14:paraId="1464A9EE"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[92]</w:t>
      </w:r>
      <w:r w:rsidRPr="00776584">
        <w:rPr>
          <w:rFonts w:ascii="Times New Roman" w:hAnsi="Times New Roman" w:cs="Times New Roman"/>
          <w:noProof/>
          <w:sz w:val="20"/>
          <w:szCs w:val="24"/>
        </w:rPr>
        <w:tab/>
        <w:t xml:space="preserve">J. M. Ourcival, R. Joffre, and S. Rambal, “Exploring the relationships between reflectance and anatomical and biochemical properties in Quercus ilex leaves,” </w:t>
      </w:r>
      <w:r w:rsidRPr="00776584">
        <w:rPr>
          <w:rFonts w:ascii="Times New Roman" w:hAnsi="Times New Roman" w:cs="Times New Roman"/>
          <w:i/>
          <w:iCs/>
          <w:noProof/>
          <w:sz w:val="20"/>
          <w:szCs w:val="24"/>
        </w:rPr>
        <w:t>New Phytol.</w:t>
      </w:r>
      <w:r w:rsidRPr="00776584">
        <w:rPr>
          <w:rFonts w:ascii="Times New Roman" w:hAnsi="Times New Roman" w:cs="Times New Roman"/>
          <w:noProof/>
          <w:sz w:val="20"/>
          <w:szCs w:val="24"/>
        </w:rPr>
        <w:t>, vol. 143, no. 2, pp. 351–364, 1999, doi: 10.1046/j.1469-8137.1999.00456.x.</w:t>
      </w:r>
    </w:p>
    <w:p w14:paraId="74D7BD50"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[93]</w:t>
      </w:r>
      <w:r w:rsidRPr="00776584">
        <w:rPr>
          <w:rFonts w:ascii="Times New Roman" w:hAnsi="Times New Roman" w:cs="Times New Roman"/>
          <w:noProof/>
          <w:sz w:val="20"/>
          <w:szCs w:val="24"/>
        </w:rPr>
        <w:tab/>
        <w:t xml:space="preserve">X. Cao, J. Wang, X. Chen, Z. Gao, F. Yang, and J. Shi, “Multiscale remote-sensing retrieval in the evapotranspiration of Haloxylon ammodendron in the Gurbantunggut desert, China,” </w:t>
      </w:r>
      <w:r w:rsidRPr="00776584">
        <w:rPr>
          <w:rFonts w:ascii="Times New Roman" w:hAnsi="Times New Roman" w:cs="Times New Roman"/>
          <w:i/>
          <w:iCs/>
          <w:noProof/>
          <w:sz w:val="20"/>
          <w:szCs w:val="24"/>
        </w:rPr>
        <w:t>Environ. Earth Sci.</w:t>
      </w:r>
      <w:r w:rsidRPr="00776584">
        <w:rPr>
          <w:rFonts w:ascii="Times New Roman" w:hAnsi="Times New Roman" w:cs="Times New Roman"/>
          <w:noProof/>
          <w:sz w:val="20"/>
          <w:szCs w:val="24"/>
        </w:rPr>
        <w:t>, vol. 69, no. 5, pp. 1549–1558, 2013, doi: 10.1007/s12665-012-1989-0.</w:t>
      </w:r>
    </w:p>
    <w:p w14:paraId="1386AC90"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[94]</w:t>
      </w:r>
      <w:r w:rsidRPr="00776584">
        <w:rPr>
          <w:rFonts w:ascii="Times New Roman" w:hAnsi="Times New Roman" w:cs="Times New Roman"/>
          <w:noProof/>
          <w:sz w:val="20"/>
          <w:szCs w:val="24"/>
        </w:rPr>
        <w:tab/>
        <w:t xml:space="preserve">Y. Huang, Y. Hu, and Y. Liu, “Heavy metal accumulation in iron plaque and growth of rice plants upon exposure to single and combined contamination by copper, cadmium and lead,” </w:t>
      </w:r>
      <w:r w:rsidRPr="00776584">
        <w:rPr>
          <w:rFonts w:ascii="Times New Roman" w:hAnsi="Times New Roman" w:cs="Times New Roman"/>
          <w:i/>
          <w:iCs/>
          <w:noProof/>
          <w:sz w:val="20"/>
          <w:szCs w:val="24"/>
        </w:rPr>
        <w:t>Acta Ecol. Sin.</w:t>
      </w:r>
      <w:r w:rsidRPr="00776584">
        <w:rPr>
          <w:rFonts w:ascii="Times New Roman" w:hAnsi="Times New Roman" w:cs="Times New Roman"/>
          <w:noProof/>
          <w:sz w:val="20"/>
          <w:szCs w:val="24"/>
        </w:rPr>
        <w:t>, vol. 29, no. 6, pp. 320–326, 2009, doi: 10.1016/j.chnaes.2009.09.011.</w:t>
      </w:r>
    </w:p>
    <w:p w14:paraId="3096C596"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[95]</w:t>
      </w:r>
      <w:r w:rsidRPr="00776584">
        <w:rPr>
          <w:rFonts w:ascii="Times New Roman" w:hAnsi="Times New Roman" w:cs="Times New Roman"/>
          <w:noProof/>
          <w:sz w:val="20"/>
          <w:szCs w:val="24"/>
        </w:rPr>
        <w:tab/>
        <w:t xml:space="preserve">J. Jiang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“Effects of multiple heavy metal contamination and repeated phytoextraction by Sedum plumbizincicola on soil microbial properties,” </w:t>
      </w:r>
      <w:r w:rsidRPr="00776584">
        <w:rPr>
          <w:rFonts w:ascii="Times New Roman" w:hAnsi="Times New Roman" w:cs="Times New Roman"/>
          <w:i/>
          <w:iCs/>
          <w:noProof/>
          <w:sz w:val="20"/>
          <w:szCs w:val="24"/>
        </w:rPr>
        <w:t>Eur. J. Soil Biol.</w:t>
      </w:r>
      <w:r w:rsidRPr="00776584">
        <w:rPr>
          <w:rFonts w:ascii="Times New Roman" w:hAnsi="Times New Roman" w:cs="Times New Roman"/>
          <w:noProof/>
          <w:sz w:val="20"/>
          <w:szCs w:val="24"/>
        </w:rPr>
        <w:t>, vol. 46, no. 1, pp. 18–26, 2010, doi: 10.1016/j.ejsobi.2009.10.001.</w:t>
      </w:r>
    </w:p>
    <w:p w14:paraId="2326EAF4"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[96]</w:t>
      </w:r>
      <w:r w:rsidRPr="00776584">
        <w:rPr>
          <w:rFonts w:ascii="Times New Roman" w:hAnsi="Times New Roman" w:cs="Times New Roman"/>
          <w:noProof/>
          <w:sz w:val="20"/>
          <w:szCs w:val="24"/>
        </w:rPr>
        <w:tab/>
        <w:t xml:space="preserve">P. H. Rosso, J. C. Pushnik, M. Lay, and S. L. Ustin, “Reflectance properties and physiological responses of Salicornia virginica to heavy metal and petroleum contamination,” </w:t>
      </w:r>
      <w:r w:rsidRPr="00776584">
        <w:rPr>
          <w:rFonts w:ascii="Times New Roman" w:hAnsi="Times New Roman" w:cs="Times New Roman"/>
          <w:i/>
          <w:iCs/>
          <w:noProof/>
          <w:sz w:val="20"/>
          <w:szCs w:val="24"/>
        </w:rPr>
        <w:t>Environ. Pollut.</w:t>
      </w:r>
      <w:r w:rsidRPr="00776584">
        <w:rPr>
          <w:rFonts w:ascii="Times New Roman" w:hAnsi="Times New Roman" w:cs="Times New Roman"/>
          <w:noProof/>
          <w:sz w:val="20"/>
          <w:szCs w:val="24"/>
        </w:rPr>
        <w:t>, vol. 137, no. 2, pp. 241–252, 2005, doi: 10.1016/j.envpol.2005.02.025.</w:t>
      </w:r>
    </w:p>
    <w:p w14:paraId="271055D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[97]</w:t>
      </w:r>
      <w:r w:rsidRPr="00776584">
        <w:rPr>
          <w:rFonts w:ascii="Times New Roman" w:hAnsi="Times New Roman" w:cs="Times New Roman"/>
          <w:noProof/>
          <w:sz w:val="20"/>
          <w:szCs w:val="24"/>
        </w:rPr>
        <w:tab/>
        <w:t xml:space="preserve">T. Shi, H. Liu, J. Wang, Y. Chen, T. Fei, and G. Wu, “Monitoring arsenic contamination in agricultural soils with reflectance spectroscopy of rice plants,” </w:t>
      </w:r>
      <w:r w:rsidRPr="00776584">
        <w:rPr>
          <w:rFonts w:ascii="Times New Roman" w:hAnsi="Times New Roman" w:cs="Times New Roman"/>
          <w:i/>
          <w:iCs/>
          <w:noProof/>
          <w:sz w:val="20"/>
          <w:szCs w:val="24"/>
        </w:rPr>
        <w:t>Environ. Sci. Technol.</w:t>
      </w:r>
      <w:r w:rsidRPr="00776584">
        <w:rPr>
          <w:rFonts w:ascii="Times New Roman" w:hAnsi="Times New Roman" w:cs="Times New Roman"/>
          <w:noProof/>
          <w:sz w:val="20"/>
          <w:szCs w:val="24"/>
        </w:rPr>
        <w:t>, vol. 48, no. 11, pp. 6264–6272, 2014, doi: 10.1021/es405361n.</w:t>
      </w:r>
    </w:p>
    <w:p w14:paraId="38BA636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[98]</w:t>
      </w:r>
      <w:r w:rsidRPr="00776584">
        <w:rPr>
          <w:rFonts w:ascii="Times New Roman" w:hAnsi="Times New Roman" w:cs="Times New Roman"/>
          <w:noProof/>
          <w:sz w:val="20"/>
          <w:szCs w:val="24"/>
        </w:rPr>
        <w:tab/>
        <w:t xml:space="preserve">G. Lassalle, S. Fabre, A. Credoz, D. Dubucq, and A. Elger, “Monitoring oil contamination in vegetated areas with optical remote sensing: A comprehensive review,” </w:t>
      </w:r>
      <w:r w:rsidRPr="00776584">
        <w:rPr>
          <w:rFonts w:ascii="Times New Roman" w:hAnsi="Times New Roman" w:cs="Times New Roman"/>
          <w:i/>
          <w:iCs/>
          <w:noProof/>
          <w:sz w:val="20"/>
          <w:szCs w:val="24"/>
        </w:rPr>
        <w:t>J. Hazard. Mater.</w:t>
      </w:r>
      <w:r w:rsidRPr="00776584">
        <w:rPr>
          <w:rFonts w:ascii="Times New Roman" w:hAnsi="Times New Roman" w:cs="Times New Roman"/>
          <w:noProof/>
          <w:sz w:val="20"/>
          <w:szCs w:val="24"/>
        </w:rPr>
        <w:t>, vol. 393, 2020, doi: 10.1016/j.jhazmat.2020.122427.</w:t>
      </w:r>
    </w:p>
    <w:p w14:paraId="61849D77"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[99]</w:t>
      </w:r>
      <w:r w:rsidRPr="00776584">
        <w:rPr>
          <w:rFonts w:ascii="Times New Roman" w:hAnsi="Times New Roman" w:cs="Times New Roman"/>
          <w:noProof/>
          <w:sz w:val="20"/>
          <w:szCs w:val="24"/>
        </w:rPr>
        <w:tab/>
        <w:t xml:space="preserve">B. Adamu, K. Tansey, and B. Ogutu, “Remote sensing for detection and monitoring of vegetation affected by oil spills,” </w:t>
      </w:r>
      <w:r w:rsidRPr="00776584">
        <w:rPr>
          <w:rFonts w:ascii="Times New Roman" w:hAnsi="Times New Roman" w:cs="Times New Roman"/>
          <w:i/>
          <w:iCs/>
          <w:noProof/>
          <w:sz w:val="20"/>
          <w:szCs w:val="24"/>
        </w:rPr>
        <w:t>Int. J. Remote Sens.</w:t>
      </w:r>
      <w:r w:rsidRPr="00776584">
        <w:rPr>
          <w:rFonts w:ascii="Times New Roman" w:hAnsi="Times New Roman" w:cs="Times New Roman"/>
          <w:noProof/>
          <w:sz w:val="20"/>
          <w:szCs w:val="24"/>
        </w:rPr>
        <w:t>, vol. 39, no. 11, pp. 3628–3645, 2018, doi: 10.1080/01431161.2018.1448483.</w:t>
      </w:r>
    </w:p>
    <w:p w14:paraId="3799D4C5"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[100]</w:t>
      </w:r>
      <w:r w:rsidRPr="00776584">
        <w:rPr>
          <w:rFonts w:ascii="Times New Roman" w:hAnsi="Times New Roman" w:cs="Times New Roman"/>
          <w:noProof/>
          <w:sz w:val="20"/>
          <w:szCs w:val="24"/>
        </w:rPr>
        <w:tab/>
        <w:t xml:space="preserve">M. S. Ozigis, J. D. Kaduk, and C. H. Jarvis, “Mapping terrestrial oil spill impact using machine learning random forest and Landsat 8 OLI imagery: a case site within the Niger Delta region of Nigeria,” </w:t>
      </w:r>
      <w:r w:rsidRPr="00776584">
        <w:rPr>
          <w:rFonts w:ascii="Times New Roman" w:hAnsi="Times New Roman" w:cs="Times New Roman"/>
          <w:i/>
          <w:iCs/>
          <w:noProof/>
          <w:sz w:val="20"/>
          <w:szCs w:val="24"/>
        </w:rPr>
        <w:t>Environ. Sci. Pollut. Res.</w:t>
      </w:r>
      <w:r w:rsidRPr="00776584">
        <w:rPr>
          <w:rFonts w:ascii="Times New Roman" w:hAnsi="Times New Roman" w:cs="Times New Roman"/>
          <w:noProof/>
          <w:sz w:val="20"/>
          <w:szCs w:val="24"/>
        </w:rPr>
        <w:t>, vol. 26, no. 4, pp. 3621–3635, 2019, doi: 10.1007/s11356-018-3824-y.</w:t>
      </w:r>
    </w:p>
    <w:p w14:paraId="23844AAE"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[101]</w:t>
      </w:r>
      <w:r w:rsidRPr="00776584">
        <w:rPr>
          <w:rFonts w:ascii="Times New Roman" w:hAnsi="Times New Roman" w:cs="Times New Roman"/>
          <w:noProof/>
          <w:sz w:val="20"/>
          <w:szCs w:val="24"/>
        </w:rPr>
        <w:tab/>
        <w:t xml:space="preserve">B. Adamu, K. Tansey, and B. Ogutu, “An investigation into the factors influencing the detectability of oil spills using spectral indices in an oil-polluted environment,” </w:t>
      </w:r>
      <w:r w:rsidRPr="00776584">
        <w:rPr>
          <w:rFonts w:ascii="Times New Roman" w:hAnsi="Times New Roman" w:cs="Times New Roman"/>
          <w:i/>
          <w:iCs/>
          <w:noProof/>
          <w:sz w:val="20"/>
          <w:szCs w:val="24"/>
        </w:rPr>
        <w:t>Int. J. Remote Sens.</w:t>
      </w:r>
      <w:r w:rsidRPr="00776584">
        <w:rPr>
          <w:rFonts w:ascii="Times New Roman" w:hAnsi="Times New Roman" w:cs="Times New Roman"/>
          <w:noProof/>
          <w:sz w:val="20"/>
          <w:szCs w:val="24"/>
        </w:rPr>
        <w:t>, vol. 37, no. 10, pp. 2338–2357, 2016, doi: 10.1080/01431161.2016.1176271.</w:t>
      </w:r>
    </w:p>
    <w:p w14:paraId="2531C922"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[102]</w:t>
      </w:r>
      <w:r w:rsidRPr="00776584">
        <w:rPr>
          <w:rFonts w:ascii="Times New Roman" w:hAnsi="Times New Roman" w:cs="Times New Roman"/>
          <w:noProof/>
          <w:sz w:val="20"/>
          <w:szCs w:val="24"/>
        </w:rPr>
        <w:tab/>
        <w:t xml:space="preserve">N. N. Onyia, H. Balzter, and J. C. Berrio, “Detecting vegetation response to oil pollution using hyperspectral indices,” </w:t>
      </w:r>
      <w:r w:rsidRPr="00776584">
        <w:rPr>
          <w:rFonts w:ascii="Times New Roman" w:hAnsi="Times New Roman" w:cs="Times New Roman"/>
          <w:i/>
          <w:iCs/>
          <w:noProof/>
          <w:sz w:val="20"/>
          <w:szCs w:val="24"/>
        </w:rPr>
        <w:t>Int. Geosci. Remote Sens. Symp.</w:t>
      </w:r>
      <w:r w:rsidRPr="00776584">
        <w:rPr>
          <w:rFonts w:ascii="Times New Roman" w:hAnsi="Times New Roman" w:cs="Times New Roman"/>
          <w:noProof/>
          <w:sz w:val="20"/>
          <w:szCs w:val="24"/>
        </w:rPr>
        <w:t>, vol. 2018-July, pp. 3963–3966, 2018, doi: 10.1109/IGARSS.2018.8519398.</w:t>
      </w:r>
    </w:p>
    <w:p w14:paraId="01FDE19E"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[103]</w:t>
      </w:r>
      <w:r w:rsidRPr="00776584">
        <w:rPr>
          <w:rFonts w:ascii="Times New Roman" w:hAnsi="Times New Roman" w:cs="Times New Roman"/>
          <w:noProof/>
          <w:sz w:val="20"/>
          <w:szCs w:val="24"/>
        </w:rPr>
        <w:tab/>
        <w:t xml:space="preserve">S. Jacquemoud, F. Baret, and J. F. Hanocq, “Modeling spectral and bidirectional soil reflectance,”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41, no. 2–3, pp. 123–132, 1992, doi: 10.1016/0034-4257(92)90072-R.</w:t>
      </w:r>
    </w:p>
    <w:p w14:paraId="03C509B9"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[104]</w:t>
      </w:r>
      <w:r w:rsidRPr="00776584">
        <w:rPr>
          <w:rFonts w:ascii="Times New Roman" w:hAnsi="Times New Roman" w:cs="Times New Roman"/>
          <w:noProof/>
          <w:sz w:val="20"/>
          <w:szCs w:val="24"/>
        </w:rPr>
        <w:tab/>
        <w:t xml:space="preserve">G. P. Asner, “Biophysical and biochemical sources of variability in canopy reflectance,”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64, no. 3, pp. 234–253, 1998, doi: 10.1016/S0034-4257(98)00014-5.</w:t>
      </w:r>
    </w:p>
    <w:p w14:paraId="3912AED7"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[105]</w:t>
      </w:r>
      <w:r w:rsidRPr="00776584">
        <w:rPr>
          <w:rFonts w:ascii="Times New Roman" w:hAnsi="Times New Roman" w:cs="Times New Roman"/>
          <w:noProof/>
          <w:sz w:val="20"/>
          <w:szCs w:val="24"/>
        </w:rPr>
        <w:tab/>
        <w:t xml:space="preserve">M. A. Cho, P. Debbab, O. Mutanga, N. Dudeni-Tlhoneb, T. Magadla, and S. A. Khuluseb, “Potential utility of the spectral red-edge region of SumbandilaSat imagery for assessing indigenous forest structure and health,” </w:t>
      </w:r>
      <w:r w:rsidRPr="00776584">
        <w:rPr>
          <w:rFonts w:ascii="Times New Roman" w:hAnsi="Times New Roman" w:cs="Times New Roman"/>
          <w:i/>
          <w:iCs/>
          <w:noProof/>
          <w:sz w:val="20"/>
          <w:szCs w:val="24"/>
        </w:rPr>
        <w:t>Int. J. Appl. Earth Obs. Geoinf.</w:t>
      </w:r>
      <w:r w:rsidRPr="00776584">
        <w:rPr>
          <w:rFonts w:ascii="Times New Roman" w:hAnsi="Times New Roman" w:cs="Times New Roman"/>
          <w:noProof/>
          <w:sz w:val="20"/>
          <w:szCs w:val="24"/>
        </w:rPr>
        <w:t>, vol. 16, no. 1, pp. 85–93, 2012, doi: 10.1016/j.jag.2011.12.005.</w:t>
      </w:r>
    </w:p>
    <w:p w14:paraId="1CCA3428"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[106]</w:t>
      </w:r>
      <w:r w:rsidRPr="00776584">
        <w:rPr>
          <w:rFonts w:ascii="Times New Roman" w:hAnsi="Times New Roman" w:cs="Times New Roman"/>
          <w:noProof/>
          <w:sz w:val="20"/>
          <w:szCs w:val="24"/>
        </w:rPr>
        <w:tab/>
        <w:t xml:space="preserve">G. Masaitis, G. Mozgeris, and A. Augustaitis, “Spectral reflectance properties of healthy and stressed coniferous trees,” </w:t>
      </w:r>
      <w:r w:rsidRPr="00776584">
        <w:rPr>
          <w:rFonts w:ascii="Times New Roman" w:hAnsi="Times New Roman" w:cs="Times New Roman"/>
          <w:i/>
          <w:iCs/>
          <w:noProof/>
          <w:sz w:val="20"/>
          <w:szCs w:val="24"/>
        </w:rPr>
        <w:t>IForest</w:t>
      </w:r>
      <w:r w:rsidRPr="00776584">
        <w:rPr>
          <w:rFonts w:ascii="Times New Roman" w:hAnsi="Times New Roman" w:cs="Times New Roman"/>
          <w:noProof/>
          <w:sz w:val="20"/>
          <w:szCs w:val="24"/>
        </w:rPr>
        <w:t>, vol. 6, no. JANUARY 2013, pp. 30–36, 2013, doi: 10.3832/ifor0709-006.</w:t>
      </w:r>
    </w:p>
    <w:p w14:paraId="143FA6B8"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[107]</w:t>
      </w:r>
      <w:r w:rsidRPr="00776584">
        <w:rPr>
          <w:rFonts w:ascii="Times New Roman" w:hAnsi="Times New Roman" w:cs="Times New Roman"/>
          <w:noProof/>
          <w:sz w:val="20"/>
          <w:szCs w:val="24"/>
        </w:rPr>
        <w:tab/>
        <w:t xml:space="preserve">M. F. Buitrago Acevedo, T. A. Groen, C. A. Hecker, and A. K. Skidmore, “Identifying leaf traits that signal stress in TIR spectra,” </w:t>
      </w:r>
      <w:r w:rsidRPr="00776584">
        <w:rPr>
          <w:rFonts w:ascii="Times New Roman" w:hAnsi="Times New Roman" w:cs="Times New Roman"/>
          <w:i/>
          <w:iCs/>
          <w:noProof/>
          <w:sz w:val="20"/>
          <w:szCs w:val="24"/>
        </w:rPr>
        <w:t>ISPRS J. Photogramm. Remote Sens.</w:t>
      </w:r>
      <w:r w:rsidRPr="00776584">
        <w:rPr>
          <w:rFonts w:ascii="Times New Roman" w:hAnsi="Times New Roman" w:cs="Times New Roman"/>
          <w:noProof/>
          <w:sz w:val="20"/>
          <w:szCs w:val="24"/>
        </w:rPr>
        <w:t>, vol. 125, pp. 132–145, 2017, doi: 10.1016/j.isprsjprs.2017.01.014.</w:t>
      </w:r>
    </w:p>
    <w:p w14:paraId="68EB9F8E"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[108]</w:t>
      </w:r>
      <w:r w:rsidRPr="00776584">
        <w:rPr>
          <w:rFonts w:ascii="Times New Roman" w:hAnsi="Times New Roman" w:cs="Times New Roman"/>
          <w:noProof/>
          <w:sz w:val="20"/>
          <w:szCs w:val="24"/>
        </w:rPr>
        <w:tab/>
        <w:t xml:space="preserve">A. A. Gitelson, Y. Zur, O. B. Chivkunova, and M. N. Merzlyak, “Assessing Carotenoid Content in Plant Leaves with Reflectance Spectroscopy¶,” </w:t>
      </w:r>
      <w:r w:rsidRPr="00776584">
        <w:rPr>
          <w:rFonts w:ascii="Times New Roman" w:hAnsi="Times New Roman" w:cs="Times New Roman"/>
          <w:i/>
          <w:iCs/>
          <w:noProof/>
          <w:sz w:val="20"/>
          <w:szCs w:val="24"/>
        </w:rPr>
        <w:t>Photochem. Photobiol.</w:t>
      </w:r>
      <w:r w:rsidRPr="00776584">
        <w:rPr>
          <w:rFonts w:ascii="Times New Roman" w:hAnsi="Times New Roman" w:cs="Times New Roman"/>
          <w:noProof/>
          <w:sz w:val="20"/>
          <w:szCs w:val="24"/>
        </w:rPr>
        <w:t>, vol. 75, no. 3, p. 272, 2002, doi: 10.1562/0031-8655(2002)075&lt;0272:accipl&gt;2.0.co;2.</w:t>
      </w:r>
    </w:p>
    <w:p w14:paraId="32550C10"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[109]</w:t>
      </w:r>
      <w:r w:rsidRPr="00776584">
        <w:rPr>
          <w:rFonts w:ascii="Times New Roman" w:hAnsi="Times New Roman" w:cs="Times New Roman"/>
          <w:noProof/>
          <w:sz w:val="20"/>
          <w:szCs w:val="24"/>
        </w:rPr>
        <w:tab/>
        <w:t xml:space="preserve">Hoffer, A.M., “Biological and physical considerations in applying computer-aided analysis techniques to remote sensor data, in Remote Sensing: The Quantitative Approach,” </w:t>
      </w:r>
      <w:r w:rsidRPr="00776584">
        <w:rPr>
          <w:rFonts w:ascii="Times New Roman" w:hAnsi="Times New Roman" w:cs="Times New Roman"/>
          <w:i/>
          <w:iCs/>
          <w:noProof/>
          <w:sz w:val="20"/>
          <w:szCs w:val="24"/>
        </w:rPr>
        <w:t>Remote Sens. Quant. approach</w:t>
      </w:r>
      <w:r w:rsidRPr="00776584">
        <w:rPr>
          <w:rFonts w:ascii="Times New Roman" w:hAnsi="Times New Roman" w:cs="Times New Roman"/>
          <w:noProof/>
          <w:sz w:val="20"/>
          <w:szCs w:val="24"/>
        </w:rPr>
        <w:t>, vol. 5, pp. 227–289, 1978.</w:t>
      </w:r>
    </w:p>
    <w:p w14:paraId="03BC96DC"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[110]</w:t>
      </w:r>
      <w:r w:rsidRPr="00776584">
        <w:rPr>
          <w:rFonts w:ascii="Times New Roman" w:hAnsi="Times New Roman" w:cs="Times New Roman"/>
          <w:noProof/>
          <w:sz w:val="20"/>
          <w:szCs w:val="24"/>
        </w:rPr>
        <w:tab/>
        <w:t>L. Kumar, K. Schmidt, S. Dury, and A. Skidmore, “Imaging Spectrometry and Vegetation Science,” pp. 111–155, 2002, doi: 10.1007/978-0-306-47578-8_5.</w:t>
      </w:r>
    </w:p>
    <w:p w14:paraId="74F42F9D"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[111]</w:t>
      </w:r>
      <w:r w:rsidRPr="00776584">
        <w:rPr>
          <w:rFonts w:ascii="Times New Roman" w:hAnsi="Times New Roman" w:cs="Times New Roman"/>
          <w:noProof/>
          <w:sz w:val="20"/>
          <w:szCs w:val="24"/>
        </w:rPr>
        <w:tab/>
        <w:t xml:space="preserve">D. N. H. Horler, M. Dockray, and J. Barber, “The red edge of plant leaf reflectance,” </w:t>
      </w:r>
      <w:r w:rsidRPr="00776584">
        <w:rPr>
          <w:rFonts w:ascii="Times New Roman" w:hAnsi="Times New Roman" w:cs="Times New Roman"/>
          <w:i/>
          <w:iCs/>
          <w:noProof/>
          <w:sz w:val="20"/>
          <w:szCs w:val="24"/>
        </w:rPr>
        <w:t>Int. J. Remote Sens.</w:t>
      </w:r>
      <w:r w:rsidRPr="00776584">
        <w:rPr>
          <w:rFonts w:ascii="Times New Roman" w:hAnsi="Times New Roman" w:cs="Times New Roman"/>
          <w:noProof/>
          <w:sz w:val="20"/>
          <w:szCs w:val="24"/>
        </w:rPr>
        <w:t>, vol. 4, no. 2, pp. 273–288, 1983, doi: 10.1080/01431168308948546.</w:t>
      </w:r>
    </w:p>
    <w:p w14:paraId="56D394FE"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[112]</w:t>
      </w:r>
      <w:r w:rsidRPr="00776584">
        <w:rPr>
          <w:rFonts w:ascii="Times New Roman" w:hAnsi="Times New Roman" w:cs="Times New Roman"/>
          <w:noProof/>
          <w:sz w:val="20"/>
          <w:szCs w:val="24"/>
        </w:rPr>
        <w:tab/>
        <w:t xml:space="preserve">C. Zhang and J. M. Kovacs, “The application of small unmanned aerial systems for precision agriculture: A review,” </w:t>
      </w:r>
      <w:r w:rsidRPr="00776584">
        <w:rPr>
          <w:rFonts w:ascii="Times New Roman" w:hAnsi="Times New Roman" w:cs="Times New Roman"/>
          <w:i/>
          <w:iCs/>
          <w:noProof/>
          <w:sz w:val="20"/>
          <w:szCs w:val="24"/>
        </w:rPr>
        <w:t>Precis. Agric.</w:t>
      </w:r>
      <w:r w:rsidRPr="00776584">
        <w:rPr>
          <w:rFonts w:ascii="Times New Roman" w:hAnsi="Times New Roman" w:cs="Times New Roman"/>
          <w:noProof/>
          <w:sz w:val="20"/>
          <w:szCs w:val="24"/>
        </w:rPr>
        <w:t>, vol. 13, no. 6, pp. 693–712, 2012, doi: 10.1007/s11119-012-9274-5.</w:t>
      </w:r>
    </w:p>
    <w:p w14:paraId="0E07B0F7"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[113]</w:t>
      </w:r>
      <w:r w:rsidRPr="00776584">
        <w:rPr>
          <w:rFonts w:ascii="Times New Roman" w:hAnsi="Times New Roman" w:cs="Times New Roman"/>
          <w:noProof/>
          <w:sz w:val="20"/>
          <w:szCs w:val="24"/>
        </w:rPr>
        <w:tab/>
        <w:t>Guyot. G, “Signatures spectrales des surfaces naturelles. Caen, Paradigme, France,” 1989.</w:t>
      </w:r>
    </w:p>
    <w:p w14:paraId="581C9B4B"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[114]</w:t>
      </w:r>
      <w:r w:rsidRPr="00776584">
        <w:rPr>
          <w:rFonts w:ascii="Times New Roman" w:hAnsi="Times New Roman" w:cs="Times New Roman"/>
          <w:noProof/>
          <w:sz w:val="20"/>
          <w:szCs w:val="24"/>
        </w:rPr>
        <w:tab/>
        <w:t xml:space="preserve">B. H. Bammel and R. W. Birnie, “Spectral reflectance response of big sagebrush to hydrocarbon-induced stress in the Bighorn Basin, Wyoming,” </w:t>
      </w:r>
      <w:r w:rsidRPr="00776584">
        <w:rPr>
          <w:rFonts w:ascii="Times New Roman" w:hAnsi="Times New Roman" w:cs="Times New Roman"/>
          <w:i/>
          <w:iCs/>
          <w:noProof/>
          <w:sz w:val="20"/>
          <w:szCs w:val="24"/>
        </w:rPr>
        <w:t>Photogramm. Eng. Remote Sensing</w:t>
      </w:r>
      <w:r w:rsidRPr="00776584">
        <w:rPr>
          <w:rFonts w:ascii="Times New Roman" w:hAnsi="Times New Roman" w:cs="Times New Roman"/>
          <w:noProof/>
          <w:sz w:val="20"/>
          <w:szCs w:val="24"/>
        </w:rPr>
        <w:t>, vol. 60, no. 1, pp. 87–96, 1994.</w:t>
      </w:r>
    </w:p>
    <w:p w14:paraId="5C7E627D"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[115]</w:t>
      </w:r>
      <w:r w:rsidRPr="00776584">
        <w:rPr>
          <w:rFonts w:ascii="Times New Roman" w:hAnsi="Times New Roman" w:cs="Times New Roman"/>
          <w:noProof/>
          <w:sz w:val="20"/>
          <w:szCs w:val="24"/>
        </w:rPr>
        <w:tab/>
        <w:t xml:space="preserve">K. L. Smith, M. D. Steven, and J. J. Colls, “Use of hyperspectral derivative ratios in the red-edge region to identify plant stress responses to gas leaks,”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92, no. 2, pp. 207–217, 2004, doi: 10.1016/j.rse.2004.06.002.</w:t>
      </w:r>
    </w:p>
    <w:p w14:paraId="779531DE"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C14C6C">
        <w:rPr>
          <w:rFonts w:ascii="Times New Roman" w:hAnsi="Times New Roman" w:cs="Times New Roman"/>
          <w:noProof/>
          <w:sz w:val="20"/>
          <w:szCs w:val="24"/>
          <w:lang w:val="pt-PT"/>
          <w:rPrChange w:id="150" w:author="mldinis" w:date="2022-08-04T17:09:00Z">
            <w:rPr>
              <w:rFonts w:ascii="Times New Roman" w:hAnsi="Times New Roman" w:cs="Times New Roman"/>
              <w:noProof/>
              <w:sz w:val="20"/>
              <w:szCs w:val="24"/>
            </w:rPr>
          </w:rPrChange>
        </w:rPr>
        <w:t>[116]</w:t>
      </w:r>
      <w:r w:rsidRPr="00C14C6C">
        <w:rPr>
          <w:rFonts w:ascii="Times New Roman" w:hAnsi="Times New Roman" w:cs="Times New Roman"/>
          <w:noProof/>
          <w:sz w:val="20"/>
          <w:szCs w:val="24"/>
          <w:lang w:val="pt-PT"/>
          <w:rPrChange w:id="151" w:author="mldinis" w:date="2022-08-04T17:09:00Z">
            <w:rPr>
              <w:rFonts w:ascii="Times New Roman" w:hAnsi="Times New Roman" w:cs="Times New Roman"/>
              <w:noProof/>
              <w:sz w:val="20"/>
              <w:szCs w:val="24"/>
            </w:rPr>
          </w:rPrChange>
        </w:rPr>
        <w:tab/>
        <w:t xml:space="preserve">C. R. de Souza Filho, V. Augusto, W. J. Oliveira, and T. Lammoglia, “Detecção de exsudações de hidrocarbonetos por geobotânica e sensoriamento remoto multi-temporal: estudo de caso no Remanso do Fogo (MG),” </w:t>
      </w:r>
      <w:r w:rsidRPr="00C14C6C">
        <w:rPr>
          <w:rFonts w:ascii="Times New Roman" w:hAnsi="Times New Roman" w:cs="Times New Roman"/>
          <w:i/>
          <w:iCs/>
          <w:noProof/>
          <w:sz w:val="20"/>
          <w:szCs w:val="24"/>
          <w:lang w:val="pt-PT"/>
          <w:rPrChange w:id="152" w:author="mldinis" w:date="2022-08-04T17:09:00Z">
            <w:rPr>
              <w:rFonts w:ascii="Times New Roman" w:hAnsi="Times New Roman" w:cs="Times New Roman"/>
              <w:i/>
              <w:iCs/>
              <w:noProof/>
              <w:sz w:val="20"/>
              <w:szCs w:val="24"/>
            </w:rPr>
          </w:rPrChange>
        </w:rPr>
        <w:t xml:space="preserve">Rev. Bras. </w:t>
      </w:r>
      <w:r w:rsidRPr="00776584">
        <w:rPr>
          <w:rFonts w:ascii="Times New Roman" w:hAnsi="Times New Roman" w:cs="Times New Roman"/>
          <w:i/>
          <w:iCs/>
          <w:noProof/>
          <w:sz w:val="20"/>
          <w:szCs w:val="24"/>
        </w:rPr>
        <w:t>Geociências</w:t>
      </w:r>
      <w:r w:rsidRPr="00776584">
        <w:rPr>
          <w:rFonts w:ascii="Times New Roman" w:hAnsi="Times New Roman" w:cs="Times New Roman"/>
          <w:noProof/>
          <w:sz w:val="20"/>
          <w:szCs w:val="24"/>
        </w:rPr>
        <w:t>, vol. 38, no. 2, pp. 228–243, 2008, doi: 10.25249/0375-7536.2008382s228243.</w:t>
      </w:r>
    </w:p>
    <w:p w14:paraId="31A71766"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[117]</w:t>
      </w:r>
      <w:r w:rsidRPr="00776584">
        <w:rPr>
          <w:rFonts w:ascii="Times New Roman" w:hAnsi="Times New Roman" w:cs="Times New Roman"/>
          <w:noProof/>
          <w:sz w:val="20"/>
          <w:szCs w:val="24"/>
        </w:rPr>
        <w:tab/>
        <w:t xml:space="preserve">E. J. Pell, “Multiple stress-induced foliar senescence and implications for whole-plant longevity,” </w:t>
      </w:r>
      <w:r w:rsidRPr="00776584">
        <w:rPr>
          <w:rFonts w:ascii="Times New Roman" w:hAnsi="Times New Roman" w:cs="Times New Roman"/>
          <w:i/>
          <w:iCs/>
          <w:noProof/>
          <w:sz w:val="20"/>
          <w:szCs w:val="24"/>
        </w:rPr>
        <w:t>Response plants to Mult. Stress.</w:t>
      </w:r>
      <w:r w:rsidRPr="00776584">
        <w:rPr>
          <w:rFonts w:ascii="Times New Roman" w:hAnsi="Times New Roman" w:cs="Times New Roman"/>
          <w:noProof/>
          <w:sz w:val="20"/>
          <w:szCs w:val="24"/>
        </w:rPr>
        <w:t>, 1991.</w:t>
      </w:r>
    </w:p>
    <w:p w14:paraId="7239605F"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[118]</w:t>
      </w:r>
      <w:r w:rsidRPr="00776584">
        <w:rPr>
          <w:rFonts w:ascii="Times New Roman" w:hAnsi="Times New Roman" w:cs="Times New Roman"/>
          <w:noProof/>
          <w:sz w:val="20"/>
          <w:szCs w:val="24"/>
        </w:rPr>
        <w:tab/>
        <w:t xml:space="preserve">S. C. Dunagan, M. S. Gilmore, and J. C. Varekamp, “Effects of mercury on visible/near-infrared reflectance spectra of </w:t>
      </w:r>
      <w:r w:rsidRPr="00776584">
        <w:rPr>
          <w:rFonts w:ascii="Times New Roman" w:hAnsi="Times New Roman" w:cs="Times New Roman"/>
          <w:noProof/>
          <w:sz w:val="20"/>
          <w:szCs w:val="24"/>
        </w:rPr>
        <w:lastRenderedPageBreak/>
        <w:t xml:space="preserve">mustard spinach plants (Brassica rapa P.),” </w:t>
      </w:r>
      <w:r w:rsidRPr="00776584">
        <w:rPr>
          <w:rFonts w:ascii="Times New Roman" w:hAnsi="Times New Roman" w:cs="Times New Roman"/>
          <w:i/>
          <w:iCs/>
          <w:noProof/>
          <w:sz w:val="20"/>
          <w:szCs w:val="24"/>
        </w:rPr>
        <w:t>Environ. Pollut.</w:t>
      </w:r>
      <w:r w:rsidRPr="00776584">
        <w:rPr>
          <w:rFonts w:ascii="Times New Roman" w:hAnsi="Times New Roman" w:cs="Times New Roman"/>
          <w:noProof/>
          <w:sz w:val="20"/>
          <w:szCs w:val="24"/>
        </w:rPr>
        <w:t>, vol. 148, no. 1, pp. 301–311, 2007, doi: 10.1016/j.envpol.2006.10.023.</w:t>
      </w:r>
    </w:p>
    <w:p w14:paraId="1E32FED2"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[119]</w:t>
      </w:r>
      <w:r w:rsidRPr="00776584">
        <w:rPr>
          <w:rFonts w:ascii="Times New Roman" w:hAnsi="Times New Roman" w:cs="Times New Roman"/>
          <w:noProof/>
          <w:sz w:val="20"/>
          <w:szCs w:val="24"/>
        </w:rPr>
        <w:tab/>
        <w:t xml:space="preserve">C. Götze, F. Beyer, and C. Gläßer, “Pioneer vegetation as an indicator of the geochemical parameters in abandoned mine sites using hyperspectral airborne data,” </w:t>
      </w:r>
      <w:r w:rsidRPr="00776584">
        <w:rPr>
          <w:rFonts w:ascii="Times New Roman" w:hAnsi="Times New Roman" w:cs="Times New Roman"/>
          <w:i/>
          <w:iCs/>
          <w:noProof/>
          <w:sz w:val="20"/>
          <w:szCs w:val="24"/>
        </w:rPr>
        <w:t>Environ. Earth Sci.</w:t>
      </w:r>
      <w:r w:rsidRPr="00776584">
        <w:rPr>
          <w:rFonts w:ascii="Times New Roman" w:hAnsi="Times New Roman" w:cs="Times New Roman"/>
          <w:noProof/>
          <w:sz w:val="20"/>
          <w:szCs w:val="24"/>
        </w:rPr>
        <w:t>, vol. 75, no. 7, 2016, doi: 10.1007/s12665-016-5367-1.</w:t>
      </w:r>
    </w:p>
    <w:p w14:paraId="25667DC1"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[120]</w:t>
      </w:r>
      <w:r w:rsidRPr="00776584">
        <w:rPr>
          <w:rFonts w:ascii="Times New Roman" w:hAnsi="Times New Roman" w:cs="Times New Roman"/>
          <w:noProof/>
          <w:sz w:val="20"/>
          <w:szCs w:val="24"/>
        </w:rPr>
        <w:tab/>
        <w:t xml:space="preserve">L. Kooistra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“Exploring field vegetation reflectance as an indicator of soil contamination in river floodplains,” </w:t>
      </w:r>
      <w:r w:rsidRPr="00776584">
        <w:rPr>
          <w:rFonts w:ascii="Times New Roman" w:hAnsi="Times New Roman" w:cs="Times New Roman"/>
          <w:i/>
          <w:iCs/>
          <w:noProof/>
          <w:sz w:val="20"/>
          <w:szCs w:val="24"/>
        </w:rPr>
        <w:t>Environ. Pollut.</w:t>
      </w:r>
      <w:r w:rsidRPr="00776584">
        <w:rPr>
          <w:rFonts w:ascii="Times New Roman" w:hAnsi="Times New Roman" w:cs="Times New Roman"/>
          <w:noProof/>
          <w:sz w:val="20"/>
          <w:szCs w:val="24"/>
        </w:rPr>
        <w:t>, vol. 127, no. 2, pp. 281–290, 2004, doi: 10.1016/S0269-7491(03)00266-5.</w:t>
      </w:r>
    </w:p>
    <w:p w14:paraId="67F3292E"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[121]</w:t>
      </w:r>
      <w:r w:rsidRPr="00776584">
        <w:rPr>
          <w:rFonts w:ascii="Times New Roman" w:hAnsi="Times New Roman" w:cs="Times New Roman"/>
          <w:noProof/>
          <w:sz w:val="20"/>
          <w:szCs w:val="24"/>
        </w:rPr>
        <w:tab/>
        <w:t xml:space="preserve">J. G. P. W. Clevers, L. Kooistra, and E. A. L. Salas, “Study of heavy metal contamination in river floodplains using the red-edge position in spectroscopic data,” </w:t>
      </w:r>
      <w:r w:rsidRPr="00776584">
        <w:rPr>
          <w:rFonts w:ascii="Times New Roman" w:hAnsi="Times New Roman" w:cs="Times New Roman"/>
          <w:i/>
          <w:iCs/>
          <w:noProof/>
          <w:sz w:val="20"/>
          <w:szCs w:val="24"/>
        </w:rPr>
        <w:t>Int. J. Remote Sens.</w:t>
      </w:r>
      <w:r w:rsidRPr="00776584">
        <w:rPr>
          <w:rFonts w:ascii="Times New Roman" w:hAnsi="Times New Roman" w:cs="Times New Roman"/>
          <w:noProof/>
          <w:sz w:val="20"/>
          <w:szCs w:val="24"/>
        </w:rPr>
        <w:t>, vol. 25, no. 19, pp. 3883–3895, 2004, doi: 10.1080/01431160310001654473.</w:t>
      </w:r>
    </w:p>
    <w:p w14:paraId="767FC244"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[122]</w:t>
      </w:r>
      <w:r w:rsidRPr="00776584">
        <w:rPr>
          <w:rFonts w:ascii="Times New Roman" w:hAnsi="Times New Roman" w:cs="Times New Roman"/>
          <w:noProof/>
          <w:sz w:val="20"/>
          <w:szCs w:val="24"/>
        </w:rPr>
        <w:tab/>
        <w:t xml:space="preserve">X. Li, X. Liu, M. Liu, C. Wang, and X. Xia, “A hyperspectral index sensitive to subtle changes in the canopy chlorophyll content under arsenic stress,” </w:t>
      </w:r>
      <w:r w:rsidRPr="00776584">
        <w:rPr>
          <w:rFonts w:ascii="Times New Roman" w:hAnsi="Times New Roman" w:cs="Times New Roman"/>
          <w:i/>
          <w:iCs/>
          <w:noProof/>
          <w:sz w:val="20"/>
          <w:szCs w:val="24"/>
        </w:rPr>
        <w:t>Int. J. Appl. Earth Obs. Geoinf.</w:t>
      </w:r>
      <w:r w:rsidRPr="00776584">
        <w:rPr>
          <w:rFonts w:ascii="Times New Roman" w:hAnsi="Times New Roman" w:cs="Times New Roman"/>
          <w:noProof/>
          <w:sz w:val="20"/>
          <w:szCs w:val="24"/>
        </w:rPr>
        <w:t>, vol. 36, pp. 41–53, 2015, doi: 10.1016/j.jag.2014.10.017.</w:t>
      </w:r>
    </w:p>
    <w:p w14:paraId="1E4CB4E0"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[123]</w:t>
      </w:r>
      <w:r w:rsidRPr="00776584">
        <w:rPr>
          <w:rFonts w:ascii="Times New Roman" w:hAnsi="Times New Roman" w:cs="Times New Roman"/>
          <w:noProof/>
          <w:sz w:val="20"/>
          <w:szCs w:val="24"/>
        </w:rPr>
        <w:tab/>
        <w:t xml:space="preserve">J. Barce and C. Poschenrieder, “Plant water relations as affected by heavy metal stress: A review,” </w:t>
      </w:r>
      <w:r w:rsidRPr="00776584">
        <w:rPr>
          <w:rFonts w:ascii="Times New Roman" w:hAnsi="Times New Roman" w:cs="Times New Roman"/>
          <w:i/>
          <w:iCs/>
          <w:noProof/>
          <w:sz w:val="20"/>
          <w:szCs w:val="24"/>
        </w:rPr>
        <w:t>J. Plant Nutr.</w:t>
      </w:r>
      <w:r w:rsidRPr="00776584">
        <w:rPr>
          <w:rFonts w:ascii="Times New Roman" w:hAnsi="Times New Roman" w:cs="Times New Roman"/>
          <w:noProof/>
          <w:sz w:val="20"/>
          <w:szCs w:val="24"/>
        </w:rPr>
        <w:t>, vol. 13, no. 1, pp. 1–37, 1990, doi: 10.1080/01904169009364057.</w:t>
      </w:r>
    </w:p>
    <w:p w14:paraId="7FC3A6C0"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[124]</w:t>
      </w:r>
      <w:r w:rsidRPr="00776584">
        <w:rPr>
          <w:rFonts w:ascii="Times New Roman" w:hAnsi="Times New Roman" w:cs="Times New Roman"/>
          <w:noProof/>
          <w:sz w:val="20"/>
          <w:szCs w:val="24"/>
        </w:rPr>
        <w:tab/>
        <w:t xml:space="preserve">E. H. Larsson, J. F. Bornman, and H. Asp, “Influence of UV-B radiation and Cd2+ on chlorophyll fluorescence, growth and nutrient content in Brassica napus,” </w:t>
      </w:r>
      <w:r w:rsidRPr="00776584">
        <w:rPr>
          <w:rFonts w:ascii="Times New Roman" w:hAnsi="Times New Roman" w:cs="Times New Roman"/>
          <w:i/>
          <w:iCs/>
          <w:noProof/>
          <w:sz w:val="20"/>
          <w:szCs w:val="24"/>
        </w:rPr>
        <w:t>J. Exp. Bot.</w:t>
      </w:r>
      <w:r w:rsidRPr="00776584">
        <w:rPr>
          <w:rFonts w:ascii="Times New Roman" w:hAnsi="Times New Roman" w:cs="Times New Roman"/>
          <w:noProof/>
          <w:sz w:val="20"/>
          <w:szCs w:val="24"/>
        </w:rPr>
        <w:t>, vol. 49, no. 323, pp. 1031–1039, 1998, doi: 10.1093/jxb/49.323.1031.</w:t>
      </w:r>
    </w:p>
    <w:p w14:paraId="0FE1087E"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[125]</w:t>
      </w:r>
      <w:r w:rsidRPr="00776584">
        <w:rPr>
          <w:rFonts w:ascii="Times New Roman" w:hAnsi="Times New Roman" w:cs="Times New Roman"/>
          <w:noProof/>
          <w:sz w:val="20"/>
          <w:szCs w:val="24"/>
        </w:rPr>
        <w:tab/>
        <w:t xml:space="preserve">T. Rumpf, A. K. Mahlein, U. Steiner, E. C. Oerke, H. W. Dehne, and L. Plümer, “Early detection and classification of plant diseases with Support Vector Machines based on hyperspectral reflectance,” </w:t>
      </w:r>
      <w:r w:rsidRPr="00776584">
        <w:rPr>
          <w:rFonts w:ascii="Times New Roman" w:hAnsi="Times New Roman" w:cs="Times New Roman"/>
          <w:i/>
          <w:iCs/>
          <w:noProof/>
          <w:sz w:val="20"/>
          <w:szCs w:val="24"/>
        </w:rPr>
        <w:t>Comput. Electron. Agric.</w:t>
      </w:r>
      <w:r w:rsidRPr="00776584">
        <w:rPr>
          <w:rFonts w:ascii="Times New Roman" w:hAnsi="Times New Roman" w:cs="Times New Roman"/>
          <w:noProof/>
          <w:sz w:val="20"/>
          <w:szCs w:val="24"/>
        </w:rPr>
        <w:t>, vol. 74, no. 1, pp. 91–99, 2010, doi: 10.1016/j.compag.2010.06.009.</w:t>
      </w:r>
    </w:p>
    <w:p w14:paraId="470F7D40"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[126]</w:t>
      </w:r>
      <w:r w:rsidRPr="00776584">
        <w:rPr>
          <w:rFonts w:ascii="Times New Roman" w:hAnsi="Times New Roman" w:cs="Times New Roman"/>
          <w:noProof/>
          <w:sz w:val="20"/>
          <w:szCs w:val="24"/>
        </w:rPr>
        <w:tab/>
        <w:t xml:space="preserve">V. Barnett and T. Lewis, “Outliers in statistical data John Wiley and Sons,” </w:t>
      </w:r>
      <w:r w:rsidRPr="00776584">
        <w:rPr>
          <w:rFonts w:ascii="Times New Roman" w:hAnsi="Times New Roman" w:cs="Times New Roman"/>
          <w:i/>
          <w:iCs/>
          <w:noProof/>
          <w:sz w:val="20"/>
          <w:szCs w:val="24"/>
        </w:rPr>
        <w:t>New York</w:t>
      </w:r>
      <w:r w:rsidRPr="00776584">
        <w:rPr>
          <w:rFonts w:ascii="Times New Roman" w:hAnsi="Times New Roman" w:cs="Times New Roman"/>
          <w:noProof/>
          <w:sz w:val="20"/>
          <w:szCs w:val="24"/>
        </w:rPr>
        <w:t>, 1994.</w:t>
      </w:r>
    </w:p>
    <w:p w14:paraId="3844D1EC"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[127]</w:t>
      </w:r>
      <w:r w:rsidRPr="00776584">
        <w:rPr>
          <w:rFonts w:ascii="Times New Roman" w:hAnsi="Times New Roman" w:cs="Times New Roman"/>
          <w:noProof/>
          <w:sz w:val="20"/>
          <w:szCs w:val="24"/>
        </w:rPr>
        <w:tab/>
        <w:t xml:space="preserve">T. Cheng and Z. Li, “A multiscale approach for spatio-temporal outlier detection,” </w:t>
      </w:r>
      <w:r w:rsidRPr="00776584">
        <w:rPr>
          <w:rFonts w:ascii="Times New Roman" w:hAnsi="Times New Roman" w:cs="Times New Roman"/>
          <w:i/>
          <w:iCs/>
          <w:noProof/>
          <w:sz w:val="20"/>
          <w:szCs w:val="24"/>
        </w:rPr>
        <w:t>Trans. GIS</w:t>
      </w:r>
      <w:r w:rsidRPr="00776584">
        <w:rPr>
          <w:rFonts w:ascii="Times New Roman" w:hAnsi="Times New Roman" w:cs="Times New Roman"/>
          <w:noProof/>
          <w:sz w:val="20"/>
          <w:szCs w:val="24"/>
        </w:rPr>
        <w:t>, vol. 10, no. 2, pp. 253–263, 2006, doi: 10.1111/j.1467-9671.2006.00256.x.</w:t>
      </w:r>
    </w:p>
    <w:p w14:paraId="43362420"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[128]</w:t>
      </w:r>
      <w:r w:rsidRPr="00776584">
        <w:rPr>
          <w:rFonts w:ascii="Times New Roman" w:hAnsi="Times New Roman" w:cs="Times New Roman"/>
          <w:noProof/>
          <w:sz w:val="20"/>
          <w:szCs w:val="24"/>
        </w:rPr>
        <w:tab/>
        <w:t xml:space="preserve">L. Tian, X. Liu, B. Zhang, M. Liu, and L. Wu, “Extraction of rice heavy metal stress signal features based on long time series leaf area index data using ensemble empirical mode decomposition,” </w:t>
      </w:r>
      <w:r w:rsidRPr="00776584">
        <w:rPr>
          <w:rFonts w:ascii="Times New Roman" w:hAnsi="Times New Roman" w:cs="Times New Roman"/>
          <w:i/>
          <w:iCs/>
          <w:noProof/>
          <w:sz w:val="20"/>
          <w:szCs w:val="24"/>
        </w:rPr>
        <w:t>Int. J. Environ. Res. Public Health</w:t>
      </w:r>
      <w:r w:rsidRPr="00776584">
        <w:rPr>
          <w:rFonts w:ascii="Times New Roman" w:hAnsi="Times New Roman" w:cs="Times New Roman"/>
          <w:noProof/>
          <w:sz w:val="20"/>
          <w:szCs w:val="24"/>
        </w:rPr>
        <w:t>, vol. 14, no. 9, 2017, doi: 10.3390/ijerph14091018.</w:t>
      </w:r>
    </w:p>
    <w:p w14:paraId="0F14ADD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[129]</w:t>
      </w:r>
      <w:r w:rsidRPr="00776584">
        <w:rPr>
          <w:rFonts w:ascii="Times New Roman" w:hAnsi="Times New Roman" w:cs="Times New Roman"/>
          <w:noProof/>
          <w:sz w:val="20"/>
          <w:szCs w:val="24"/>
        </w:rPr>
        <w:tab/>
        <w:t xml:space="preserve">A. K. Phadikar, S., Sil, J., and Das, “Classification of Rice Leaf Diseases Based on Morphological Changes,” </w:t>
      </w:r>
      <w:r w:rsidRPr="00776584">
        <w:rPr>
          <w:rFonts w:ascii="Times New Roman" w:hAnsi="Times New Roman" w:cs="Times New Roman"/>
          <w:i/>
          <w:iCs/>
          <w:noProof/>
          <w:sz w:val="20"/>
          <w:szCs w:val="24"/>
        </w:rPr>
        <w:t>Int. J. Inf. Electron. Eng.</w:t>
      </w:r>
      <w:r w:rsidRPr="00776584">
        <w:rPr>
          <w:rFonts w:ascii="Times New Roman" w:hAnsi="Times New Roman" w:cs="Times New Roman"/>
          <w:noProof/>
          <w:sz w:val="20"/>
          <w:szCs w:val="24"/>
        </w:rPr>
        <w:t>, vol. 2, no. 3, pp. 460–463, 2012.</w:t>
      </w:r>
    </w:p>
    <w:p w14:paraId="275E4FF3"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[130]</w:t>
      </w:r>
      <w:r w:rsidRPr="00776584">
        <w:rPr>
          <w:rFonts w:ascii="Times New Roman" w:hAnsi="Times New Roman" w:cs="Times New Roman"/>
          <w:noProof/>
          <w:sz w:val="20"/>
          <w:szCs w:val="24"/>
        </w:rPr>
        <w:tab/>
        <w:t xml:space="preserve">S. Shekhar, C. T. Lu, and P. Zhang, “A unified approach to detecting spatial outliers,” </w:t>
      </w:r>
      <w:r w:rsidRPr="00776584">
        <w:rPr>
          <w:rFonts w:ascii="Times New Roman" w:hAnsi="Times New Roman" w:cs="Times New Roman"/>
          <w:i/>
          <w:iCs/>
          <w:noProof/>
          <w:sz w:val="20"/>
          <w:szCs w:val="24"/>
        </w:rPr>
        <w:t>Geoinformatica</w:t>
      </w:r>
      <w:r w:rsidRPr="00776584">
        <w:rPr>
          <w:rFonts w:ascii="Times New Roman" w:hAnsi="Times New Roman" w:cs="Times New Roman"/>
          <w:noProof/>
          <w:sz w:val="20"/>
          <w:szCs w:val="24"/>
        </w:rPr>
        <w:t>, vol. 7, no. 2, pp. 139–166, 2003, doi: 10.1023/A:1023455925009.</w:t>
      </w:r>
    </w:p>
    <w:p w14:paraId="682DE941"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[131]</w:t>
      </w:r>
      <w:r w:rsidRPr="00776584">
        <w:rPr>
          <w:rFonts w:ascii="Times New Roman" w:hAnsi="Times New Roman" w:cs="Times New Roman"/>
          <w:noProof/>
          <w:sz w:val="20"/>
          <w:szCs w:val="24"/>
        </w:rPr>
        <w:tab/>
        <w:t xml:space="preserve">P. Thenkabail, J. Lyon, and A. Huete, “Advances in Hyperspectral Remote Sensing of Vegetation and Agricultural Croplands,” </w:t>
      </w:r>
      <w:r w:rsidRPr="00776584">
        <w:rPr>
          <w:rFonts w:ascii="Times New Roman" w:hAnsi="Times New Roman" w:cs="Times New Roman"/>
          <w:i/>
          <w:iCs/>
          <w:noProof/>
          <w:sz w:val="20"/>
          <w:szCs w:val="24"/>
        </w:rPr>
        <w:t>Hyperspectral Remote Sens. Veg.</w:t>
      </w:r>
      <w:r w:rsidRPr="00776584">
        <w:rPr>
          <w:rFonts w:ascii="Times New Roman" w:hAnsi="Times New Roman" w:cs="Times New Roman"/>
          <w:noProof/>
          <w:sz w:val="20"/>
          <w:szCs w:val="24"/>
        </w:rPr>
        <w:t>, pp. 3–36, 2011, doi: 10.1201/b11222-3.</w:t>
      </w:r>
    </w:p>
    <w:p w14:paraId="445A437F"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[132]</w:t>
      </w:r>
      <w:r w:rsidRPr="00776584">
        <w:rPr>
          <w:rFonts w:ascii="Times New Roman" w:hAnsi="Times New Roman" w:cs="Times New Roman"/>
          <w:noProof/>
          <w:sz w:val="20"/>
          <w:szCs w:val="24"/>
        </w:rPr>
        <w:tab/>
        <w:t xml:space="preserve">N. Yokoya, J. C. W. Chan, and K. Segl, “Potential of resolution-enhanced hyperspectral data for mineral mapping using simulated EnMAP and Sentinel-2 images,” </w:t>
      </w:r>
      <w:r w:rsidRPr="00776584">
        <w:rPr>
          <w:rFonts w:ascii="Times New Roman" w:hAnsi="Times New Roman" w:cs="Times New Roman"/>
          <w:i/>
          <w:iCs/>
          <w:noProof/>
          <w:sz w:val="20"/>
          <w:szCs w:val="24"/>
        </w:rPr>
        <w:t>Remote Sens.</w:t>
      </w:r>
      <w:r w:rsidRPr="00776584">
        <w:rPr>
          <w:rFonts w:ascii="Times New Roman" w:hAnsi="Times New Roman" w:cs="Times New Roman"/>
          <w:noProof/>
          <w:sz w:val="20"/>
          <w:szCs w:val="24"/>
        </w:rPr>
        <w:t>, vol. 8, no. 3, 2016, doi: 10.3390/rs8030172.</w:t>
      </w:r>
    </w:p>
    <w:p w14:paraId="55DC33A8"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[133]</w:t>
      </w:r>
      <w:r w:rsidRPr="00776584">
        <w:rPr>
          <w:rFonts w:ascii="Times New Roman" w:hAnsi="Times New Roman" w:cs="Times New Roman"/>
          <w:noProof/>
          <w:sz w:val="20"/>
          <w:szCs w:val="24"/>
        </w:rPr>
        <w:tab/>
        <w:t xml:space="preserve">M. A. Wulder and N. C. Coops, “Satellites: Make Earth observations open access.,” </w:t>
      </w:r>
      <w:r w:rsidRPr="00776584">
        <w:rPr>
          <w:rFonts w:ascii="Times New Roman" w:hAnsi="Times New Roman" w:cs="Times New Roman"/>
          <w:i/>
          <w:iCs/>
          <w:noProof/>
          <w:sz w:val="20"/>
          <w:szCs w:val="24"/>
        </w:rPr>
        <w:t>Nature</w:t>
      </w:r>
      <w:r w:rsidRPr="00776584">
        <w:rPr>
          <w:rFonts w:ascii="Times New Roman" w:hAnsi="Times New Roman" w:cs="Times New Roman"/>
          <w:noProof/>
          <w:sz w:val="20"/>
          <w:szCs w:val="24"/>
        </w:rPr>
        <w:t>, vol. 513, no. 7516, pp. 30–31, 2014, doi: 10.1038/513030a.</w:t>
      </w:r>
    </w:p>
    <w:p w14:paraId="7BB689AC"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[134]</w:t>
      </w:r>
      <w:r w:rsidRPr="00776584">
        <w:rPr>
          <w:rFonts w:ascii="Times New Roman" w:hAnsi="Times New Roman" w:cs="Times New Roman"/>
          <w:noProof/>
          <w:sz w:val="20"/>
          <w:szCs w:val="24"/>
        </w:rPr>
        <w:tab/>
        <w:t xml:space="preserve">T. Majasalmi and M. Rautiainen, “The potential of Sentinel-2 data for estimating biophysical variables in a boreal forest: A simulation study,” </w:t>
      </w:r>
      <w:r w:rsidRPr="00776584">
        <w:rPr>
          <w:rFonts w:ascii="Times New Roman" w:hAnsi="Times New Roman" w:cs="Times New Roman"/>
          <w:i/>
          <w:iCs/>
          <w:noProof/>
          <w:sz w:val="20"/>
          <w:szCs w:val="24"/>
        </w:rPr>
        <w:t>Remote Sens. Lett.</w:t>
      </w:r>
      <w:r w:rsidRPr="00776584">
        <w:rPr>
          <w:rFonts w:ascii="Times New Roman" w:hAnsi="Times New Roman" w:cs="Times New Roman"/>
          <w:noProof/>
          <w:sz w:val="20"/>
          <w:szCs w:val="24"/>
        </w:rPr>
        <w:t>, vol. 7, no. 5, pp. 427–436, 2016, doi: 10.1080/2150704X.2016.1149251.</w:t>
      </w:r>
    </w:p>
    <w:p w14:paraId="24CC7CEE"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[135]</w:t>
      </w:r>
      <w:r w:rsidRPr="00776584">
        <w:rPr>
          <w:rFonts w:ascii="Times New Roman" w:hAnsi="Times New Roman" w:cs="Times New Roman"/>
          <w:noProof/>
          <w:sz w:val="20"/>
          <w:szCs w:val="24"/>
        </w:rPr>
        <w:tab/>
        <w:t xml:space="preserve">C. Ade and E. Hestir, “Remote sensing and GIs for ecologists: using open source software,” </w:t>
      </w:r>
      <w:r w:rsidRPr="00776584">
        <w:rPr>
          <w:rFonts w:ascii="Times New Roman" w:hAnsi="Times New Roman" w:cs="Times New Roman"/>
          <w:i/>
          <w:iCs/>
          <w:noProof/>
          <w:sz w:val="20"/>
          <w:szCs w:val="24"/>
        </w:rPr>
        <w:t>Photogramm. Eng. Remote Sens.</w:t>
      </w:r>
      <w:r w:rsidRPr="00776584">
        <w:rPr>
          <w:rFonts w:ascii="Times New Roman" w:hAnsi="Times New Roman" w:cs="Times New Roman"/>
          <w:noProof/>
          <w:sz w:val="20"/>
          <w:szCs w:val="24"/>
        </w:rPr>
        <w:t>, vol. 83, no. 6, pp. 391–392, 2017, doi: 10.14358/pers.83.6.391.</w:t>
      </w:r>
    </w:p>
    <w:p w14:paraId="53E16A3C"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[136]</w:t>
      </w:r>
      <w:r w:rsidRPr="00776584">
        <w:rPr>
          <w:rFonts w:ascii="Times New Roman" w:hAnsi="Times New Roman" w:cs="Times New Roman"/>
          <w:noProof/>
          <w:sz w:val="20"/>
          <w:szCs w:val="24"/>
        </w:rPr>
        <w:tab/>
        <w:t xml:space="preserve">R. Zurita-Milla, J. G. P. W. Clevers, and M. E. Schaepman, “Unmixing-based landsat TM and MERIS FR data fusion,” </w:t>
      </w:r>
      <w:r w:rsidRPr="00776584">
        <w:rPr>
          <w:rFonts w:ascii="Times New Roman" w:hAnsi="Times New Roman" w:cs="Times New Roman"/>
          <w:i/>
          <w:iCs/>
          <w:noProof/>
          <w:sz w:val="20"/>
          <w:szCs w:val="24"/>
        </w:rPr>
        <w:t>IEEE Geosci. Remote Sens. Lett.</w:t>
      </w:r>
      <w:r w:rsidRPr="00776584">
        <w:rPr>
          <w:rFonts w:ascii="Times New Roman" w:hAnsi="Times New Roman" w:cs="Times New Roman"/>
          <w:noProof/>
          <w:sz w:val="20"/>
          <w:szCs w:val="24"/>
        </w:rPr>
        <w:t>, vol. 5, no. 3, pp. 453–457, 2008, doi: 10.1109/LGRS.2008.919685.</w:t>
      </w:r>
    </w:p>
    <w:p w14:paraId="09B56D58"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[137]</w:t>
      </w:r>
      <w:r w:rsidRPr="00776584">
        <w:rPr>
          <w:rFonts w:ascii="Times New Roman" w:hAnsi="Times New Roman" w:cs="Times New Roman"/>
          <w:noProof/>
          <w:sz w:val="20"/>
          <w:szCs w:val="24"/>
        </w:rPr>
        <w:tab/>
        <w:t xml:space="preserve">J. Mišurec, V. Kopačková, Z. Lhotáková, P. Campbell, and J. Albrechtová, “Detection of spatio-temporal changes of Norway spruce forest stands in ore mountains using landsat time series and airborne hyperspectral imagery,” </w:t>
      </w:r>
      <w:r w:rsidRPr="00776584">
        <w:rPr>
          <w:rFonts w:ascii="Times New Roman" w:hAnsi="Times New Roman" w:cs="Times New Roman"/>
          <w:i/>
          <w:iCs/>
          <w:noProof/>
          <w:sz w:val="20"/>
          <w:szCs w:val="24"/>
        </w:rPr>
        <w:t>Remote Sens.</w:t>
      </w:r>
      <w:r w:rsidRPr="00776584">
        <w:rPr>
          <w:rFonts w:ascii="Times New Roman" w:hAnsi="Times New Roman" w:cs="Times New Roman"/>
          <w:noProof/>
          <w:sz w:val="20"/>
          <w:szCs w:val="24"/>
        </w:rPr>
        <w:t>, vol. 8, no. 2, 2016, doi: 10.3390/rs8020092.</w:t>
      </w:r>
    </w:p>
    <w:p w14:paraId="103091E1"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[138]</w:t>
      </w:r>
      <w:r w:rsidRPr="00776584">
        <w:rPr>
          <w:rFonts w:ascii="Times New Roman" w:hAnsi="Times New Roman" w:cs="Times New Roman"/>
          <w:noProof/>
          <w:sz w:val="20"/>
          <w:szCs w:val="24"/>
        </w:rPr>
        <w:tab/>
        <w:t xml:space="preserve">G. K. Arp, “An integrated interpretation for the origin of the Patrick Draw Oil Field sage anomaly,” </w:t>
      </w:r>
      <w:r w:rsidRPr="00776584">
        <w:rPr>
          <w:rFonts w:ascii="Times New Roman" w:hAnsi="Times New Roman" w:cs="Times New Roman"/>
          <w:i/>
          <w:iCs/>
          <w:noProof/>
          <w:sz w:val="20"/>
          <w:szCs w:val="24"/>
        </w:rPr>
        <w:t>Am. Assoc. Pet. Geol. Bull.</w:t>
      </w:r>
      <w:r w:rsidRPr="00776584">
        <w:rPr>
          <w:rFonts w:ascii="Times New Roman" w:hAnsi="Times New Roman" w:cs="Times New Roman"/>
          <w:noProof/>
          <w:sz w:val="20"/>
          <w:szCs w:val="24"/>
        </w:rPr>
        <w:t>, vol. 76, no. 3, pp. 301–306, 1992, doi: 10.1306/bdff87d6-1718-11d7-8645000102c1865d.</w:t>
      </w:r>
    </w:p>
    <w:p w14:paraId="32590E1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[139]</w:t>
      </w:r>
      <w:r w:rsidRPr="00776584">
        <w:rPr>
          <w:rFonts w:ascii="Times New Roman" w:hAnsi="Times New Roman" w:cs="Times New Roman"/>
          <w:noProof/>
          <w:sz w:val="20"/>
          <w:szCs w:val="24"/>
        </w:rPr>
        <w:tab/>
        <w:t xml:space="preserve">M. Berger, J. Moreno, J. A. Johannessen, P. F. Levelt, and R. F. Hanssen, “ESA’s sentinel missions in support of Earth system science,”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120, pp. 84–90, 2012, doi: 10.1016/j.rse.2011.07.023.</w:t>
      </w:r>
    </w:p>
    <w:p w14:paraId="1D7EB91D"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[140]</w:t>
      </w:r>
      <w:r w:rsidRPr="00776584">
        <w:rPr>
          <w:rFonts w:ascii="Times New Roman" w:hAnsi="Times New Roman" w:cs="Times New Roman"/>
          <w:noProof/>
          <w:sz w:val="20"/>
          <w:szCs w:val="24"/>
        </w:rPr>
        <w:tab/>
        <w:t xml:space="preserve">K. Dalsted, J. F. Paris, D. E. Clay, S. a Clay, C. L. Reese, and J. Chang, “Selecting the Appropriate Satellite Remote Sensing Product for Precision Farming,” </w:t>
      </w:r>
      <w:r w:rsidRPr="00776584">
        <w:rPr>
          <w:rFonts w:ascii="Times New Roman" w:hAnsi="Times New Roman" w:cs="Times New Roman"/>
          <w:i/>
          <w:iCs/>
          <w:noProof/>
          <w:sz w:val="20"/>
          <w:szCs w:val="24"/>
        </w:rPr>
        <w:t>Ssmg</w:t>
      </w:r>
      <w:r w:rsidRPr="00776584">
        <w:rPr>
          <w:rFonts w:ascii="Times New Roman" w:hAnsi="Times New Roman" w:cs="Times New Roman"/>
          <w:noProof/>
          <w:sz w:val="20"/>
          <w:szCs w:val="24"/>
        </w:rPr>
        <w:t>, vol. 8, no. 3, pp. 1–6, 2003.</w:t>
      </w:r>
    </w:p>
    <w:p w14:paraId="219053D2"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[141]</w:t>
      </w:r>
      <w:r w:rsidRPr="00776584">
        <w:rPr>
          <w:rFonts w:ascii="Times New Roman" w:hAnsi="Times New Roman" w:cs="Times New Roman"/>
          <w:noProof/>
          <w:sz w:val="20"/>
          <w:szCs w:val="24"/>
        </w:rPr>
        <w:tab/>
        <w:t xml:space="preserve">S. Chakraborty, D. C. Weindorf, B. Li, M. N. Ali, K. Majumdar, and D. P. Ray, “Analysis of petroleum contaminated soils by spectral modeling and pure response profile recovery of n-hexane,” </w:t>
      </w:r>
      <w:r w:rsidRPr="00776584">
        <w:rPr>
          <w:rFonts w:ascii="Times New Roman" w:hAnsi="Times New Roman" w:cs="Times New Roman"/>
          <w:i/>
          <w:iCs/>
          <w:noProof/>
          <w:sz w:val="20"/>
          <w:szCs w:val="24"/>
        </w:rPr>
        <w:t>Environ. Pollut.</w:t>
      </w:r>
      <w:r w:rsidRPr="00776584">
        <w:rPr>
          <w:rFonts w:ascii="Times New Roman" w:hAnsi="Times New Roman" w:cs="Times New Roman"/>
          <w:noProof/>
          <w:sz w:val="20"/>
          <w:szCs w:val="24"/>
        </w:rPr>
        <w:t>, vol. 190, pp. 10–18, 2014, doi: 10.1016/j.envpol.2014.03.005.</w:t>
      </w:r>
    </w:p>
    <w:p w14:paraId="38EC614D"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[142]</w:t>
      </w:r>
      <w:r w:rsidRPr="00776584">
        <w:rPr>
          <w:rFonts w:ascii="Times New Roman" w:hAnsi="Times New Roman" w:cs="Times New Roman"/>
          <w:noProof/>
          <w:sz w:val="20"/>
          <w:szCs w:val="24"/>
        </w:rPr>
        <w:tab/>
        <w:t xml:space="preserve">L. Hou, X. Li, and F. Li, “Hyperspectral-based Inversion of Heavy Metal Content in the Soil of Coal Mining Areas,” </w:t>
      </w:r>
      <w:r w:rsidRPr="00776584">
        <w:rPr>
          <w:rFonts w:ascii="Times New Roman" w:hAnsi="Times New Roman" w:cs="Times New Roman"/>
          <w:i/>
          <w:iCs/>
          <w:noProof/>
          <w:sz w:val="20"/>
          <w:szCs w:val="24"/>
        </w:rPr>
        <w:t>J. Environ. Qual.</w:t>
      </w:r>
      <w:r w:rsidRPr="00776584">
        <w:rPr>
          <w:rFonts w:ascii="Times New Roman" w:hAnsi="Times New Roman" w:cs="Times New Roman"/>
          <w:noProof/>
          <w:sz w:val="20"/>
          <w:szCs w:val="24"/>
        </w:rPr>
        <w:t>, vol. 48, no. 1, pp. 57–63, 2019, doi: 10.2134/jeq2018.04.0130.</w:t>
      </w:r>
    </w:p>
    <w:p w14:paraId="5F5DA1C9"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[143]</w:t>
      </w:r>
      <w:r w:rsidRPr="00776584">
        <w:rPr>
          <w:rFonts w:ascii="Times New Roman" w:hAnsi="Times New Roman" w:cs="Times New Roman"/>
          <w:noProof/>
          <w:sz w:val="20"/>
          <w:szCs w:val="24"/>
        </w:rPr>
        <w:tab/>
        <w:t xml:space="preserve">S. R. Stazi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“Hyperspectral Visible–Near Infrared Determination of Arsenic Concentration in Soil,” </w:t>
      </w:r>
      <w:r w:rsidRPr="00776584">
        <w:rPr>
          <w:rFonts w:ascii="Times New Roman" w:hAnsi="Times New Roman" w:cs="Times New Roman"/>
          <w:i/>
          <w:iCs/>
          <w:noProof/>
          <w:sz w:val="20"/>
          <w:szCs w:val="24"/>
        </w:rPr>
        <w:t>Commun. Soil Sci. Plant Anal.</w:t>
      </w:r>
      <w:r w:rsidRPr="00776584">
        <w:rPr>
          <w:rFonts w:ascii="Times New Roman" w:hAnsi="Times New Roman" w:cs="Times New Roman"/>
          <w:noProof/>
          <w:sz w:val="20"/>
          <w:szCs w:val="24"/>
        </w:rPr>
        <w:t>, vol. 45, no. 22, pp. 2911–2920, 2014, doi: 10.1080/00103624.2014.954716.</w:t>
      </w:r>
    </w:p>
    <w:p w14:paraId="26147B8E"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[144]</w:t>
      </w:r>
      <w:r w:rsidRPr="00776584">
        <w:rPr>
          <w:rFonts w:ascii="Times New Roman" w:hAnsi="Times New Roman" w:cs="Times New Roman"/>
          <w:noProof/>
          <w:sz w:val="20"/>
          <w:szCs w:val="24"/>
        </w:rPr>
        <w:tab/>
        <w:t xml:space="preserve">R. K. Douglas, S. Nawar, M. C. Alamar, A. M. Mouazen, and F. Coulon, “Rapid prediction of total petroleum hydrocarbons concentration in contaminated soil using vis-NIR spectroscopy and regression techniques,” </w:t>
      </w:r>
      <w:r w:rsidRPr="00776584">
        <w:rPr>
          <w:rFonts w:ascii="Times New Roman" w:hAnsi="Times New Roman" w:cs="Times New Roman"/>
          <w:i/>
          <w:iCs/>
          <w:noProof/>
          <w:sz w:val="20"/>
          <w:szCs w:val="24"/>
        </w:rPr>
        <w:t>Sci. Total Environ.</w:t>
      </w:r>
      <w:r w:rsidRPr="00776584">
        <w:rPr>
          <w:rFonts w:ascii="Times New Roman" w:hAnsi="Times New Roman" w:cs="Times New Roman"/>
          <w:noProof/>
          <w:sz w:val="20"/>
          <w:szCs w:val="24"/>
        </w:rPr>
        <w:t>, vol. 616–617, pp. 147–155, 2018, doi: 10.1016/j.scitotenv.2017.10.323.</w:t>
      </w:r>
    </w:p>
    <w:p w14:paraId="7AD4C0C3"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[145]</w:t>
      </w:r>
      <w:r w:rsidRPr="00776584">
        <w:rPr>
          <w:rFonts w:ascii="Times New Roman" w:hAnsi="Times New Roman" w:cs="Times New Roman"/>
          <w:noProof/>
          <w:sz w:val="20"/>
          <w:szCs w:val="24"/>
        </w:rPr>
        <w:tab/>
        <w:t xml:space="preserve">Q. Guan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“Prediction of heavy metals in soils of an arid area based on multi-spectral data,” </w:t>
      </w:r>
      <w:r w:rsidRPr="00776584">
        <w:rPr>
          <w:rFonts w:ascii="Times New Roman" w:hAnsi="Times New Roman" w:cs="Times New Roman"/>
          <w:i/>
          <w:iCs/>
          <w:noProof/>
          <w:sz w:val="20"/>
          <w:szCs w:val="24"/>
        </w:rPr>
        <w:t>J. Environ. Manage.</w:t>
      </w:r>
      <w:r w:rsidRPr="00776584">
        <w:rPr>
          <w:rFonts w:ascii="Times New Roman" w:hAnsi="Times New Roman" w:cs="Times New Roman"/>
          <w:noProof/>
          <w:sz w:val="20"/>
          <w:szCs w:val="24"/>
        </w:rPr>
        <w:t>, vol. 243, pp. 137–143, 2019, doi: 10.1016/j.jenvman.2019.04.109.</w:t>
      </w:r>
    </w:p>
    <w:p w14:paraId="4EF3F24C"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[146]</w:t>
      </w:r>
      <w:r w:rsidRPr="00776584">
        <w:rPr>
          <w:rFonts w:ascii="Times New Roman" w:hAnsi="Times New Roman" w:cs="Times New Roman"/>
          <w:noProof/>
          <w:sz w:val="20"/>
          <w:szCs w:val="24"/>
        </w:rPr>
        <w:tab/>
        <w:t xml:space="preserve">D. Roy, M. Wulder, and T. R. Loveland, “Landsat-8 : Science and Product Vision for Terrestrial Global Change Research Remote Sensing of Environment Landsat-8 : Science and product vision for terrestrial global change research,”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145, no. December 2018, 2014, [Online]. Available: https://www.sciencedirect.com/science/article/pii/S003442571400042X%0Ahttps://www.sciencedirect.com/science/article/pii/S003442571400042X%0Ahttp://dx.doi.org/10.1016/j.rse.2014.02.001.</w:t>
      </w:r>
    </w:p>
    <w:p w14:paraId="7FA33861"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lastRenderedPageBreak/>
        <w:t>[147]</w:t>
      </w:r>
      <w:r w:rsidRPr="00776584">
        <w:rPr>
          <w:rFonts w:ascii="Times New Roman" w:hAnsi="Times New Roman" w:cs="Times New Roman"/>
          <w:noProof/>
          <w:sz w:val="20"/>
          <w:szCs w:val="24"/>
        </w:rPr>
        <w:tab/>
        <w:t xml:space="preserve">F. Liu, X. Liu, L. Zhao, C. Ding, J. Jiang, and L. Wu, “The Dynamic Assessment Model for Monitoring Cadmium Stress Levels in Rice Based on the Assimilation of Remote Sensing and the WOFOST Model,” </w:t>
      </w:r>
      <w:r w:rsidRPr="00776584">
        <w:rPr>
          <w:rFonts w:ascii="Times New Roman" w:hAnsi="Times New Roman" w:cs="Times New Roman"/>
          <w:i/>
          <w:iCs/>
          <w:noProof/>
          <w:sz w:val="20"/>
          <w:szCs w:val="24"/>
        </w:rPr>
        <w:t>IEEE J. Sel. Top. Appl. Earth Obs. Remote Sens.</w:t>
      </w:r>
      <w:r w:rsidRPr="00776584">
        <w:rPr>
          <w:rFonts w:ascii="Times New Roman" w:hAnsi="Times New Roman" w:cs="Times New Roman"/>
          <w:noProof/>
          <w:sz w:val="20"/>
          <w:szCs w:val="24"/>
        </w:rPr>
        <w:t>, vol. 8, no. 3, pp. 1330–1338, 2015, doi: 10.1109/JSTARS.2014.2371058.</w:t>
      </w:r>
    </w:p>
    <w:p w14:paraId="33B6DB39"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[148]</w:t>
      </w:r>
      <w:r w:rsidRPr="00776584">
        <w:rPr>
          <w:rFonts w:ascii="Times New Roman" w:hAnsi="Times New Roman" w:cs="Times New Roman"/>
          <w:noProof/>
          <w:sz w:val="20"/>
          <w:szCs w:val="24"/>
        </w:rPr>
        <w:tab/>
        <w:t xml:space="preserve">Y. Peng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“Digital mapping of toxic metals in qatari soils using remote sensing and ancillary data,” </w:t>
      </w:r>
      <w:r w:rsidRPr="00776584">
        <w:rPr>
          <w:rFonts w:ascii="Times New Roman" w:hAnsi="Times New Roman" w:cs="Times New Roman"/>
          <w:i/>
          <w:iCs/>
          <w:noProof/>
          <w:sz w:val="20"/>
          <w:szCs w:val="24"/>
        </w:rPr>
        <w:t>Remote Sens.</w:t>
      </w:r>
      <w:r w:rsidRPr="00776584">
        <w:rPr>
          <w:rFonts w:ascii="Times New Roman" w:hAnsi="Times New Roman" w:cs="Times New Roman"/>
          <w:noProof/>
          <w:sz w:val="20"/>
          <w:szCs w:val="24"/>
        </w:rPr>
        <w:t>, vol. 8, no. 12, 2016, doi: 10.3390/rs8121003.</w:t>
      </w:r>
    </w:p>
    <w:p w14:paraId="0904E876"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[149]</w:t>
      </w:r>
      <w:r w:rsidRPr="00776584">
        <w:rPr>
          <w:rFonts w:ascii="Times New Roman" w:hAnsi="Times New Roman" w:cs="Times New Roman"/>
          <w:noProof/>
          <w:sz w:val="20"/>
          <w:szCs w:val="24"/>
        </w:rPr>
        <w:tab/>
        <w:t xml:space="preserve">P. Liu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“Integrating a hybrid back propagation neural network and particle swarm optimization for estimating soil heavy metal contents using hyperspectral data,” </w:t>
      </w:r>
      <w:r w:rsidRPr="00776584">
        <w:rPr>
          <w:rFonts w:ascii="Times New Roman" w:hAnsi="Times New Roman" w:cs="Times New Roman"/>
          <w:i/>
          <w:iCs/>
          <w:noProof/>
          <w:sz w:val="20"/>
          <w:szCs w:val="24"/>
        </w:rPr>
        <w:t>Sustain.</w:t>
      </w:r>
      <w:r w:rsidRPr="00776584">
        <w:rPr>
          <w:rFonts w:ascii="Times New Roman" w:hAnsi="Times New Roman" w:cs="Times New Roman"/>
          <w:noProof/>
          <w:sz w:val="20"/>
          <w:szCs w:val="24"/>
        </w:rPr>
        <w:t>, vol. 11, no. 2, 2019, doi: 10.3390/su11020419.</w:t>
      </w:r>
    </w:p>
    <w:p w14:paraId="1C56A6AD"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[150]</w:t>
      </w:r>
      <w:r w:rsidRPr="00776584">
        <w:rPr>
          <w:rFonts w:ascii="Times New Roman" w:hAnsi="Times New Roman" w:cs="Times New Roman"/>
          <w:noProof/>
          <w:sz w:val="20"/>
          <w:szCs w:val="24"/>
        </w:rPr>
        <w:tab/>
        <w:t xml:space="preserve">A. F. H. Goetz and L. C. Rowan, “Geologic remote sensing,” </w:t>
      </w:r>
      <w:r w:rsidRPr="00776584">
        <w:rPr>
          <w:rFonts w:ascii="Times New Roman" w:hAnsi="Times New Roman" w:cs="Times New Roman"/>
          <w:i/>
          <w:iCs/>
          <w:noProof/>
          <w:sz w:val="20"/>
          <w:szCs w:val="24"/>
        </w:rPr>
        <w:t>Science (80-. ).</w:t>
      </w:r>
      <w:r w:rsidRPr="00776584">
        <w:rPr>
          <w:rFonts w:ascii="Times New Roman" w:hAnsi="Times New Roman" w:cs="Times New Roman"/>
          <w:noProof/>
          <w:sz w:val="20"/>
          <w:szCs w:val="24"/>
        </w:rPr>
        <w:t>, vol. 211, no. 4484, pp. 780–791, 1981, doi: 10.1126/science.211.4484.781.</w:t>
      </w:r>
    </w:p>
    <w:p w14:paraId="4344E9F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[151]</w:t>
      </w:r>
      <w:r w:rsidRPr="00776584">
        <w:rPr>
          <w:rFonts w:ascii="Times New Roman" w:hAnsi="Times New Roman" w:cs="Times New Roman"/>
          <w:noProof/>
          <w:sz w:val="20"/>
          <w:szCs w:val="24"/>
        </w:rPr>
        <w:tab/>
        <w:t>M. Abrams and S. J. Hook, “Simulated Aster data for geologic studies - Geoscience and Remote Sensing, IEEE Transactions on,” vol. 33, no. 3, pp. 692–699, 1998.</w:t>
      </w:r>
    </w:p>
    <w:p w14:paraId="45D0FF53"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[152]</w:t>
      </w:r>
      <w:r w:rsidRPr="00776584">
        <w:rPr>
          <w:rFonts w:ascii="Times New Roman" w:hAnsi="Times New Roman" w:cs="Times New Roman"/>
          <w:noProof/>
          <w:sz w:val="20"/>
          <w:szCs w:val="24"/>
        </w:rPr>
        <w:tab/>
        <w:t xml:space="preserve">M. Abrams, “The Advanced Spaceborne Thermal Emission and Reflection Radiometer (ASTER): Data products for the high spatial resolution imager on NASA’s Terra platform,” </w:t>
      </w:r>
      <w:r w:rsidRPr="00776584">
        <w:rPr>
          <w:rFonts w:ascii="Times New Roman" w:hAnsi="Times New Roman" w:cs="Times New Roman"/>
          <w:i/>
          <w:iCs/>
          <w:noProof/>
          <w:sz w:val="20"/>
          <w:szCs w:val="24"/>
        </w:rPr>
        <w:t>Int. J. Remote Sens.</w:t>
      </w:r>
      <w:r w:rsidRPr="00776584">
        <w:rPr>
          <w:rFonts w:ascii="Times New Roman" w:hAnsi="Times New Roman" w:cs="Times New Roman"/>
          <w:noProof/>
          <w:sz w:val="20"/>
          <w:szCs w:val="24"/>
        </w:rPr>
        <w:t>, vol. 21, no. 5, pp. 847–859, 2000, doi: 10.1080/014311600210326.</w:t>
      </w:r>
    </w:p>
    <w:p w14:paraId="7DDFF561"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[153]</w:t>
      </w:r>
      <w:r w:rsidRPr="00776584">
        <w:rPr>
          <w:rFonts w:ascii="Times New Roman" w:hAnsi="Times New Roman" w:cs="Times New Roman"/>
          <w:noProof/>
          <w:sz w:val="20"/>
          <w:szCs w:val="24"/>
        </w:rPr>
        <w:tab/>
        <w:t xml:space="preserve">Y. Yamaguchi, A. B. Kahle, H. Tsu, T. Kawakami, and M. Pniel, “Overview of advanced spaceborne thermal emission and reflection radiometer (ASTER),” </w:t>
      </w:r>
      <w:r w:rsidRPr="00776584">
        <w:rPr>
          <w:rFonts w:ascii="Times New Roman" w:hAnsi="Times New Roman" w:cs="Times New Roman"/>
          <w:i/>
          <w:iCs/>
          <w:noProof/>
          <w:sz w:val="20"/>
          <w:szCs w:val="24"/>
        </w:rPr>
        <w:t>IEEE Trans. Geosci. Remote Sens.</w:t>
      </w:r>
      <w:r w:rsidRPr="00776584">
        <w:rPr>
          <w:rFonts w:ascii="Times New Roman" w:hAnsi="Times New Roman" w:cs="Times New Roman"/>
          <w:noProof/>
          <w:sz w:val="20"/>
          <w:szCs w:val="24"/>
        </w:rPr>
        <w:t>, vol. 36, no. 4, pp. 1062–1071, 1998, doi: 10.1109/36.700991.</w:t>
      </w:r>
    </w:p>
    <w:p w14:paraId="13D58F77"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[154]</w:t>
      </w:r>
      <w:r w:rsidRPr="00776584">
        <w:rPr>
          <w:rFonts w:ascii="Times New Roman" w:hAnsi="Times New Roman" w:cs="Times New Roman"/>
          <w:noProof/>
          <w:sz w:val="20"/>
          <w:szCs w:val="24"/>
        </w:rPr>
        <w:tab/>
        <w:t xml:space="preserve">J. C. Mars and L. C. Rowan, “Spectral assessment of new ASTER SWIR surface reflectance data products for spectroscopic mapping of rocks and minerals,”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114, no. 9, pp. 2011–2025, 2010, doi: 10.1016/j.rse.2010.04.008.</w:t>
      </w:r>
    </w:p>
    <w:p w14:paraId="02ED7A36"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[155]</w:t>
      </w:r>
      <w:r w:rsidRPr="00776584">
        <w:rPr>
          <w:rFonts w:ascii="Times New Roman" w:hAnsi="Times New Roman" w:cs="Times New Roman"/>
          <w:noProof/>
          <w:sz w:val="20"/>
          <w:szCs w:val="24"/>
        </w:rPr>
        <w:tab/>
        <w:t xml:space="preserve">J. Lévesque, K. Staenz, and T. Szeredi, “The impact of spectral band characteristics on unmixing of hyperspectral data for monitoring mine tailings site rehabilitation,” </w:t>
      </w:r>
      <w:r w:rsidRPr="00776584">
        <w:rPr>
          <w:rFonts w:ascii="Times New Roman" w:hAnsi="Times New Roman" w:cs="Times New Roman"/>
          <w:i/>
          <w:iCs/>
          <w:noProof/>
          <w:sz w:val="20"/>
          <w:szCs w:val="24"/>
        </w:rPr>
        <w:t>Can. J. Remote Sens.</w:t>
      </w:r>
      <w:r w:rsidRPr="00776584">
        <w:rPr>
          <w:rFonts w:ascii="Times New Roman" w:hAnsi="Times New Roman" w:cs="Times New Roman"/>
          <w:noProof/>
          <w:sz w:val="20"/>
          <w:szCs w:val="24"/>
        </w:rPr>
        <w:t>, vol. 26, no. 3, pp. 231–240, 2000, doi: 10.1080/07038992.2000.10874772.</w:t>
      </w:r>
    </w:p>
    <w:p w14:paraId="6B762303"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[156]</w:t>
      </w:r>
      <w:r w:rsidRPr="00776584">
        <w:rPr>
          <w:rFonts w:ascii="Times New Roman" w:hAnsi="Times New Roman" w:cs="Times New Roman"/>
          <w:noProof/>
          <w:sz w:val="20"/>
          <w:szCs w:val="24"/>
        </w:rPr>
        <w:tab/>
        <w:t xml:space="preserve">S. Chevrel, A. Bourguignon, F. Cottard, and Y. Itard, “Exploitation of ASTER imagery in mining-related environmental management,” </w:t>
      </w:r>
      <w:r w:rsidRPr="00776584">
        <w:rPr>
          <w:rFonts w:ascii="Times New Roman" w:hAnsi="Times New Roman" w:cs="Times New Roman"/>
          <w:i/>
          <w:iCs/>
          <w:noProof/>
          <w:sz w:val="20"/>
          <w:szCs w:val="24"/>
        </w:rPr>
        <w:t>Pecora 16 - Glob. Priorities L. Remote Sens.</w:t>
      </w:r>
      <w:r w:rsidRPr="00776584">
        <w:rPr>
          <w:rFonts w:ascii="Times New Roman" w:hAnsi="Times New Roman" w:cs="Times New Roman"/>
          <w:noProof/>
          <w:sz w:val="20"/>
          <w:szCs w:val="24"/>
        </w:rPr>
        <w:t>, pp. 1–10, 2005.</w:t>
      </w:r>
    </w:p>
    <w:p w14:paraId="2E2A092D"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[157]</w:t>
      </w:r>
      <w:r w:rsidRPr="00776584">
        <w:rPr>
          <w:rFonts w:ascii="Times New Roman" w:hAnsi="Times New Roman" w:cs="Times New Roman"/>
          <w:noProof/>
          <w:sz w:val="20"/>
          <w:szCs w:val="24"/>
        </w:rPr>
        <w:tab/>
        <w:t xml:space="preserve">F. Mirzaei, Y. Abbasi, and T. Sohrabi, “Modeling the distribution of heavy metals in lands irrigated by wastewater using satellite images of Sentinel-2,” </w:t>
      </w:r>
      <w:r w:rsidRPr="00776584">
        <w:rPr>
          <w:rFonts w:ascii="Times New Roman" w:hAnsi="Times New Roman" w:cs="Times New Roman"/>
          <w:i/>
          <w:iCs/>
          <w:noProof/>
          <w:sz w:val="20"/>
          <w:szCs w:val="24"/>
        </w:rPr>
        <w:t>Egypt. J. Remote Sens. Sp. Sci.</w:t>
      </w:r>
      <w:r w:rsidRPr="00776584">
        <w:rPr>
          <w:rFonts w:ascii="Times New Roman" w:hAnsi="Times New Roman" w:cs="Times New Roman"/>
          <w:noProof/>
          <w:sz w:val="20"/>
          <w:szCs w:val="24"/>
        </w:rPr>
        <w:t>, vol. 24, no. 3, pp. 537–546, 2021, doi: 10.1016/j.ejrs.2021.03.002.</w:t>
      </w:r>
    </w:p>
    <w:p w14:paraId="1DAEE116"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[158]</w:t>
      </w:r>
      <w:r w:rsidRPr="00776584">
        <w:rPr>
          <w:rFonts w:ascii="Times New Roman" w:hAnsi="Times New Roman" w:cs="Times New Roman"/>
          <w:noProof/>
          <w:sz w:val="20"/>
          <w:szCs w:val="24"/>
        </w:rPr>
        <w:tab/>
        <w:t xml:space="preserve">B. Zhang, B. Guo, B. Zou, W. Wei, Y. Lei, and T. Li, “Retrieving soil heavy metals concentrations based on GaoFen-5 hyperspectral satellite image at an opencast coal mine, Inner Mongolia, China,” </w:t>
      </w:r>
      <w:r w:rsidRPr="00776584">
        <w:rPr>
          <w:rFonts w:ascii="Times New Roman" w:hAnsi="Times New Roman" w:cs="Times New Roman"/>
          <w:i/>
          <w:iCs/>
          <w:noProof/>
          <w:sz w:val="20"/>
          <w:szCs w:val="24"/>
        </w:rPr>
        <w:t>Environ. Pollut.</w:t>
      </w:r>
      <w:r w:rsidRPr="00776584">
        <w:rPr>
          <w:rFonts w:ascii="Times New Roman" w:hAnsi="Times New Roman" w:cs="Times New Roman"/>
          <w:noProof/>
          <w:sz w:val="20"/>
          <w:szCs w:val="24"/>
        </w:rPr>
        <w:t>, vol. 300, no. February, p. 118981, 2022, doi: 10.1016/j.envpol.2022.118981.</w:t>
      </w:r>
    </w:p>
    <w:p w14:paraId="58FDC562"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[159]</w:t>
      </w:r>
      <w:r w:rsidRPr="00776584">
        <w:rPr>
          <w:rFonts w:ascii="Times New Roman" w:hAnsi="Times New Roman" w:cs="Times New Roman"/>
          <w:noProof/>
          <w:sz w:val="20"/>
          <w:szCs w:val="24"/>
        </w:rPr>
        <w:tab/>
        <w:t xml:space="preserve">K. Tan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“Estimating the distribution trend of soil heavy metals in mining area from HyMap airborne hyperspectral imagery based on ensemble learning,” </w:t>
      </w:r>
      <w:r w:rsidRPr="00776584">
        <w:rPr>
          <w:rFonts w:ascii="Times New Roman" w:hAnsi="Times New Roman" w:cs="Times New Roman"/>
          <w:i/>
          <w:iCs/>
          <w:noProof/>
          <w:sz w:val="20"/>
          <w:szCs w:val="24"/>
        </w:rPr>
        <w:t>J. Hazard. Mater.</w:t>
      </w:r>
      <w:r w:rsidRPr="00776584">
        <w:rPr>
          <w:rFonts w:ascii="Times New Roman" w:hAnsi="Times New Roman" w:cs="Times New Roman"/>
          <w:noProof/>
          <w:sz w:val="20"/>
          <w:szCs w:val="24"/>
        </w:rPr>
        <w:t>, vol. 401, 2021, doi: 10.1016/j.jhazmat.2020.123288.</w:t>
      </w:r>
    </w:p>
    <w:p w14:paraId="1A8A29E1"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[160]</w:t>
      </w:r>
      <w:r w:rsidRPr="00776584">
        <w:rPr>
          <w:rFonts w:ascii="Times New Roman" w:hAnsi="Times New Roman" w:cs="Times New Roman"/>
          <w:noProof/>
          <w:sz w:val="20"/>
          <w:szCs w:val="24"/>
        </w:rPr>
        <w:tab/>
        <w:t xml:space="preserve">L. Y. Yang, X. H. Gao, W. Zhang, F. F. Shi, L. H. He, and W. Jia, “Estimating heavy metal concentrations in topsoil from vegetation reflectance spectra of Hyperion images: A case study of Yushu County, Qinghai, China,” </w:t>
      </w:r>
      <w:r w:rsidRPr="00776584">
        <w:rPr>
          <w:rFonts w:ascii="Times New Roman" w:hAnsi="Times New Roman" w:cs="Times New Roman"/>
          <w:i/>
          <w:iCs/>
          <w:noProof/>
          <w:sz w:val="20"/>
          <w:szCs w:val="24"/>
        </w:rPr>
        <w:t>Chinese J. Appl. Ecol.</w:t>
      </w:r>
      <w:r w:rsidRPr="00776584">
        <w:rPr>
          <w:rFonts w:ascii="Times New Roman" w:hAnsi="Times New Roman" w:cs="Times New Roman"/>
          <w:noProof/>
          <w:sz w:val="20"/>
          <w:szCs w:val="24"/>
        </w:rPr>
        <w:t>, vol. 27, no. 6, pp. 1775–1784, 2016, doi: 10.13287/j.1001-9332.201606.030.</w:t>
      </w:r>
    </w:p>
    <w:p w14:paraId="41755815"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[161]</w:t>
      </w:r>
      <w:r w:rsidRPr="00776584">
        <w:rPr>
          <w:rFonts w:ascii="Times New Roman" w:hAnsi="Times New Roman" w:cs="Times New Roman"/>
          <w:noProof/>
          <w:sz w:val="20"/>
          <w:szCs w:val="24"/>
        </w:rPr>
        <w:tab/>
        <w:t xml:space="preserve">W. Liu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“Hyperspectral inversion of mercury in reed leaves under different levels of soil mercury contamination,” </w:t>
      </w:r>
      <w:r w:rsidRPr="00776584">
        <w:rPr>
          <w:rFonts w:ascii="Times New Roman" w:hAnsi="Times New Roman" w:cs="Times New Roman"/>
          <w:i/>
          <w:iCs/>
          <w:noProof/>
          <w:sz w:val="20"/>
          <w:szCs w:val="24"/>
        </w:rPr>
        <w:t>Environ. Sci. Pollut. Res.</w:t>
      </w:r>
      <w:r w:rsidRPr="00776584">
        <w:rPr>
          <w:rFonts w:ascii="Times New Roman" w:hAnsi="Times New Roman" w:cs="Times New Roman"/>
          <w:noProof/>
          <w:sz w:val="20"/>
          <w:szCs w:val="24"/>
        </w:rPr>
        <w:t>, vol. 27, no. 18, pp. 22935–22945, 2020, doi: 10.1007/s11356-020-08807-z.</w:t>
      </w:r>
    </w:p>
    <w:p w14:paraId="4DC0F213"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[162]</w:t>
      </w:r>
      <w:r w:rsidRPr="00776584">
        <w:rPr>
          <w:rFonts w:ascii="Times New Roman" w:hAnsi="Times New Roman" w:cs="Times New Roman"/>
          <w:noProof/>
          <w:sz w:val="20"/>
          <w:szCs w:val="24"/>
        </w:rPr>
        <w:tab/>
        <w:t xml:space="preserve">B. Dkhala, N. Mezned, C. Gomez, and S. Abdeljaouad, “Hyperspectral field spectroscopy and SENTINEL-2 Multispectral data for minerals with high pollution potential content estimation and mapping,” </w:t>
      </w:r>
      <w:r w:rsidRPr="00776584">
        <w:rPr>
          <w:rFonts w:ascii="Times New Roman" w:hAnsi="Times New Roman" w:cs="Times New Roman"/>
          <w:i/>
          <w:iCs/>
          <w:noProof/>
          <w:sz w:val="20"/>
          <w:szCs w:val="24"/>
        </w:rPr>
        <w:t>Sci. Total Environ.</w:t>
      </w:r>
      <w:r w:rsidRPr="00776584">
        <w:rPr>
          <w:rFonts w:ascii="Times New Roman" w:hAnsi="Times New Roman" w:cs="Times New Roman"/>
          <w:noProof/>
          <w:sz w:val="20"/>
          <w:szCs w:val="24"/>
        </w:rPr>
        <w:t>, vol. 740, 2020, doi: 10.1016/j.scitotenv.2020.140160.</w:t>
      </w:r>
    </w:p>
    <w:p w14:paraId="7E139193"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[163]</w:t>
      </w:r>
      <w:r w:rsidRPr="00776584">
        <w:rPr>
          <w:rFonts w:ascii="Times New Roman" w:hAnsi="Times New Roman" w:cs="Times New Roman"/>
          <w:noProof/>
          <w:sz w:val="20"/>
          <w:szCs w:val="24"/>
        </w:rPr>
        <w:tab/>
        <w:t xml:space="preserve">C. Mielke, N. K. Boesche, C. Rogass, H. Kaufmann, C. Gauert, and M. de Wit, “Spaceborne mine waste mineralogy monitoring in South Africa, applications for modern push-broom missions: Hyperion/OLI and EnMAP/Sentinel-2,” </w:t>
      </w:r>
      <w:r w:rsidRPr="00776584">
        <w:rPr>
          <w:rFonts w:ascii="Times New Roman" w:hAnsi="Times New Roman" w:cs="Times New Roman"/>
          <w:i/>
          <w:iCs/>
          <w:noProof/>
          <w:sz w:val="20"/>
          <w:szCs w:val="24"/>
        </w:rPr>
        <w:t>Remote Sens.</w:t>
      </w:r>
      <w:r w:rsidRPr="00776584">
        <w:rPr>
          <w:rFonts w:ascii="Times New Roman" w:hAnsi="Times New Roman" w:cs="Times New Roman"/>
          <w:noProof/>
          <w:sz w:val="20"/>
          <w:szCs w:val="24"/>
        </w:rPr>
        <w:t>, vol. 6, no. 8, pp. 6790–6816, 2014, doi: 10.3390/rs6086790.</w:t>
      </w:r>
    </w:p>
    <w:p w14:paraId="4FC4A9F7"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[164]</w:t>
      </w:r>
      <w:r w:rsidRPr="00776584">
        <w:rPr>
          <w:rFonts w:ascii="Times New Roman" w:hAnsi="Times New Roman" w:cs="Times New Roman"/>
          <w:noProof/>
          <w:sz w:val="20"/>
          <w:szCs w:val="24"/>
        </w:rPr>
        <w:tab/>
        <w:t xml:space="preserve">D. Rogge, B. Rivard, K. Segl, B. Grant, and J. Feng, “Mapping of NiCu-PGE ore hosting ultramafic rocks using airborne and simulated EnMAP hyperspectral imagery, Nunavik, Canada,”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152, pp. 302–317, 2014, doi: 10.1016/j.rse.2014.06.024.</w:t>
      </w:r>
    </w:p>
    <w:p w14:paraId="46B9426B"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[165]</w:t>
      </w:r>
      <w:r w:rsidRPr="00776584">
        <w:rPr>
          <w:rFonts w:ascii="Times New Roman" w:hAnsi="Times New Roman" w:cs="Times New Roman"/>
          <w:noProof/>
          <w:sz w:val="20"/>
          <w:szCs w:val="24"/>
        </w:rPr>
        <w:tab/>
        <w:t xml:space="preserve">F. A. Kruse and S. L. Perry, “Mineral mapping using simulated worldview-3 short-wave-infrared imagery,” </w:t>
      </w:r>
      <w:r w:rsidRPr="00776584">
        <w:rPr>
          <w:rFonts w:ascii="Times New Roman" w:hAnsi="Times New Roman" w:cs="Times New Roman"/>
          <w:i/>
          <w:iCs/>
          <w:noProof/>
          <w:sz w:val="20"/>
          <w:szCs w:val="24"/>
        </w:rPr>
        <w:t>Remote Sens.</w:t>
      </w:r>
      <w:r w:rsidRPr="00776584">
        <w:rPr>
          <w:rFonts w:ascii="Times New Roman" w:hAnsi="Times New Roman" w:cs="Times New Roman"/>
          <w:noProof/>
          <w:sz w:val="20"/>
          <w:szCs w:val="24"/>
        </w:rPr>
        <w:t>, vol. 5, no. 6, pp. 2688–2703, 2013, doi: 10.3390/rs5062688.</w:t>
      </w:r>
    </w:p>
    <w:p w14:paraId="4C35ECF8"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[166]</w:t>
      </w:r>
      <w:r w:rsidRPr="00776584">
        <w:rPr>
          <w:rFonts w:ascii="Times New Roman" w:hAnsi="Times New Roman" w:cs="Times New Roman"/>
          <w:noProof/>
          <w:sz w:val="20"/>
          <w:szCs w:val="24"/>
        </w:rPr>
        <w:tab/>
        <w:t xml:space="preserve">A. Agrawal and M. R. Petersen, “Detecting arsenic contamination using satellite imagery and machine learning,” </w:t>
      </w:r>
      <w:r w:rsidRPr="00776584">
        <w:rPr>
          <w:rFonts w:ascii="Times New Roman" w:hAnsi="Times New Roman" w:cs="Times New Roman"/>
          <w:i/>
          <w:iCs/>
          <w:noProof/>
          <w:sz w:val="20"/>
          <w:szCs w:val="24"/>
        </w:rPr>
        <w:t>Toxics</w:t>
      </w:r>
      <w:r w:rsidRPr="00776584">
        <w:rPr>
          <w:rFonts w:ascii="Times New Roman" w:hAnsi="Times New Roman" w:cs="Times New Roman"/>
          <w:noProof/>
          <w:sz w:val="20"/>
          <w:szCs w:val="24"/>
        </w:rPr>
        <w:t>, vol. 9, no. 12, 2021, doi: 10.3390/toxics9120333.</w:t>
      </w:r>
    </w:p>
    <w:p w14:paraId="4BD0C7B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[167]</w:t>
      </w:r>
      <w:r w:rsidRPr="00776584">
        <w:rPr>
          <w:rFonts w:ascii="Times New Roman" w:hAnsi="Times New Roman" w:cs="Times New Roman"/>
          <w:noProof/>
          <w:sz w:val="20"/>
          <w:szCs w:val="24"/>
        </w:rPr>
        <w:tab/>
        <w:t xml:space="preserve">G. T. Webster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“Rapid prediction of total petroleum hydrocarbons in soil using a hand-held mid-infrared field instrument,” </w:t>
      </w:r>
      <w:r w:rsidRPr="00776584">
        <w:rPr>
          <w:rFonts w:ascii="Times New Roman" w:hAnsi="Times New Roman" w:cs="Times New Roman"/>
          <w:i/>
          <w:iCs/>
          <w:noProof/>
          <w:sz w:val="20"/>
          <w:szCs w:val="24"/>
        </w:rPr>
        <w:t>Talanta</w:t>
      </w:r>
      <w:r w:rsidRPr="00776584">
        <w:rPr>
          <w:rFonts w:ascii="Times New Roman" w:hAnsi="Times New Roman" w:cs="Times New Roman"/>
          <w:noProof/>
          <w:sz w:val="20"/>
          <w:szCs w:val="24"/>
        </w:rPr>
        <w:t>, vol. 160, pp. 410–416, 2016, doi: 10.1016/j.talanta.2016.07.044.</w:t>
      </w:r>
    </w:p>
    <w:p w14:paraId="238AF80C"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[168]</w:t>
      </w:r>
      <w:r w:rsidRPr="00776584">
        <w:rPr>
          <w:rFonts w:ascii="Times New Roman" w:hAnsi="Times New Roman" w:cs="Times New Roman"/>
          <w:noProof/>
          <w:sz w:val="20"/>
          <w:szCs w:val="24"/>
        </w:rPr>
        <w:tab/>
        <w:t xml:space="preserve">A. Gholizadeh, D. Žižala, M. Saberioon, and L. Borůvka, “Soil organic carbon and texture retrieving and mapping using proximal, airborne and Sentinel-2 spectral imaging,”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218, pp. 89–103, 2018, doi: 10.1016/j.rse.2018.09.015.</w:t>
      </w:r>
    </w:p>
    <w:p w14:paraId="255AB728"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[169]</w:t>
      </w:r>
      <w:r w:rsidRPr="00776584">
        <w:rPr>
          <w:rFonts w:ascii="Times New Roman" w:hAnsi="Times New Roman" w:cs="Times New Roman"/>
          <w:noProof/>
          <w:sz w:val="20"/>
          <w:szCs w:val="24"/>
        </w:rPr>
        <w:tab/>
        <w:t xml:space="preserve">Y. Q. Song, X. Zhao, H. Y. Su, B. Li, Y. M. Hu, and X. Sen Cui, “Predicting spatial variations in soil nutrients with hyperspectral remote sensing at regional scale,” </w:t>
      </w:r>
      <w:r w:rsidRPr="00776584">
        <w:rPr>
          <w:rFonts w:ascii="Times New Roman" w:hAnsi="Times New Roman" w:cs="Times New Roman"/>
          <w:i/>
          <w:iCs/>
          <w:noProof/>
          <w:sz w:val="20"/>
          <w:szCs w:val="24"/>
        </w:rPr>
        <w:t>Sensors (Switzerland)</w:t>
      </w:r>
      <w:r w:rsidRPr="00776584">
        <w:rPr>
          <w:rFonts w:ascii="Times New Roman" w:hAnsi="Times New Roman" w:cs="Times New Roman"/>
          <w:noProof/>
          <w:sz w:val="20"/>
          <w:szCs w:val="24"/>
        </w:rPr>
        <w:t>, vol. 18, no. 9, 2018, doi: 10.3390/s18093086.</w:t>
      </w:r>
    </w:p>
    <w:p w14:paraId="2431485C"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[170]</w:t>
      </w:r>
      <w:r w:rsidRPr="00776584">
        <w:rPr>
          <w:rFonts w:ascii="Times New Roman" w:hAnsi="Times New Roman" w:cs="Times New Roman"/>
          <w:noProof/>
          <w:sz w:val="20"/>
          <w:szCs w:val="24"/>
        </w:rPr>
        <w:tab/>
        <w:t xml:space="preserve">C. Laberge, D. Cluis, and G. Mercier, “Metal bioleaching prediction in continuous processing of municipal sewage with Thiobacillus ferrooxidans using neural networks,” </w:t>
      </w:r>
      <w:r w:rsidRPr="00776584">
        <w:rPr>
          <w:rFonts w:ascii="Times New Roman" w:hAnsi="Times New Roman" w:cs="Times New Roman"/>
          <w:i/>
          <w:iCs/>
          <w:noProof/>
          <w:sz w:val="20"/>
          <w:szCs w:val="24"/>
        </w:rPr>
        <w:t>Water Res.</w:t>
      </w:r>
      <w:r w:rsidRPr="00776584">
        <w:rPr>
          <w:rFonts w:ascii="Times New Roman" w:hAnsi="Times New Roman" w:cs="Times New Roman"/>
          <w:noProof/>
          <w:sz w:val="20"/>
          <w:szCs w:val="24"/>
        </w:rPr>
        <w:t>, vol. 34, no. 4, pp. 1145–1156, 2000, doi: 10.1016/S0043-1354(99)00246-8.</w:t>
      </w:r>
    </w:p>
    <w:p w14:paraId="11B1A833"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[171]</w:t>
      </w:r>
      <w:r w:rsidRPr="00776584">
        <w:rPr>
          <w:rFonts w:ascii="Times New Roman" w:hAnsi="Times New Roman" w:cs="Times New Roman"/>
          <w:noProof/>
          <w:sz w:val="20"/>
          <w:szCs w:val="24"/>
        </w:rPr>
        <w:tab/>
        <w:t xml:space="preserve">O. Abedinia, N. Amjady, and N. Ghadimi, “Solar energy forecasting based on hybrid neural network and improved metaheuristic algorithm,” </w:t>
      </w:r>
      <w:r w:rsidRPr="00776584">
        <w:rPr>
          <w:rFonts w:ascii="Times New Roman" w:hAnsi="Times New Roman" w:cs="Times New Roman"/>
          <w:i/>
          <w:iCs/>
          <w:noProof/>
          <w:sz w:val="20"/>
          <w:szCs w:val="24"/>
        </w:rPr>
        <w:t>Comput. Intell.</w:t>
      </w:r>
      <w:r w:rsidRPr="00776584">
        <w:rPr>
          <w:rFonts w:ascii="Times New Roman" w:hAnsi="Times New Roman" w:cs="Times New Roman"/>
          <w:noProof/>
          <w:sz w:val="20"/>
          <w:szCs w:val="24"/>
        </w:rPr>
        <w:t>, vol. 34, no. 1, pp. 241–260, 2018, doi: 10.1111/coin.12145.</w:t>
      </w:r>
    </w:p>
    <w:p w14:paraId="678E5789"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[172]</w:t>
      </w:r>
      <w:r w:rsidRPr="00776584">
        <w:rPr>
          <w:rFonts w:ascii="Times New Roman" w:hAnsi="Times New Roman" w:cs="Times New Roman"/>
          <w:noProof/>
          <w:sz w:val="20"/>
          <w:szCs w:val="24"/>
        </w:rPr>
        <w:tab/>
        <w:t xml:space="preserve">J. Park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“Real time vehicle speed prediction using a Neural Network Traffic Model,” </w:t>
      </w:r>
      <w:r w:rsidRPr="00776584">
        <w:rPr>
          <w:rFonts w:ascii="Times New Roman" w:hAnsi="Times New Roman" w:cs="Times New Roman"/>
          <w:i/>
          <w:iCs/>
          <w:noProof/>
          <w:sz w:val="20"/>
          <w:szCs w:val="24"/>
        </w:rPr>
        <w:t>Proc. Int. Jt. Conf. Neural Networks</w:t>
      </w:r>
      <w:r w:rsidRPr="00776584">
        <w:rPr>
          <w:rFonts w:ascii="Times New Roman" w:hAnsi="Times New Roman" w:cs="Times New Roman"/>
          <w:noProof/>
          <w:sz w:val="20"/>
          <w:szCs w:val="24"/>
        </w:rPr>
        <w:t>, pp. 2991–2996, 2011, doi: 10.1109/IJCNN.2011.6033614.</w:t>
      </w:r>
    </w:p>
    <w:p w14:paraId="5AC106A6"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[173]</w:t>
      </w:r>
      <w:r w:rsidRPr="00776584">
        <w:rPr>
          <w:rFonts w:ascii="Times New Roman" w:hAnsi="Times New Roman" w:cs="Times New Roman"/>
          <w:noProof/>
          <w:sz w:val="20"/>
          <w:szCs w:val="24"/>
        </w:rPr>
        <w:tab/>
        <w:t xml:space="preserve">Z. Liu, Y. Lu, Y. Peng, L. Zhao, G. Wang, and Y. Hu, “Estimation of soil heavy metal content using hyperspectral data,” </w:t>
      </w:r>
      <w:r w:rsidRPr="00776584">
        <w:rPr>
          <w:rFonts w:ascii="Times New Roman" w:hAnsi="Times New Roman" w:cs="Times New Roman"/>
          <w:i/>
          <w:iCs/>
          <w:noProof/>
          <w:sz w:val="20"/>
          <w:szCs w:val="24"/>
        </w:rPr>
        <w:lastRenderedPageBreak/>
        <w:t>Remote Sens.</w:t>
      </w:r>
      <w:r w:rsidRPr="00776584">
        <w:rPr>
          <w:rFonts w:ascii="Times New Roman" w:hAnsi="Times New Roman" w:cs="Times New Roman"/>
          <w:noProof/>
          <w:sz w:val="20"/>
          <w:szCs w:val="24"/>
        </w:rPr>
        <w:t>, vol. 11, no. 12, 2019, doi: 10.3390/rs11121464.</w:t>
      </w:r>
    </w:p>
    <w:p w14:paraId="3A28ED04"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[174]</w:t>
      </w:r>
      <w:r w:rsidRPr="00776584">
        <w:rPr>
          <w:rFonts w:ascii="Times New Roman" w:hAnsi="Times New Roman" w:cs="Times New Roman"/>
          <w:noProof/>
          <w:sz w:val="20"/>
          <w:szCs w:val="24"/>
        </w:rPr>
        <w:tab/>
        <w:t xml:space="preserve">S. Tian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“Hyperspectral prediction model of metal content in soil based on the genetic ant colony algorithm,” </w:t>
      </w:r>
      <w:r w:rsidRPr="00776584">
        <w:rPr>
          <w:rFonts w:ascii="Times New Roman" w:hAnsi="Times New Roman" w:cs="Times New Roman"/>
          <w:i/>
          <w:iCs/>
          <w:noProof/>
          <w:sz w:val="20"/>
          <w:szCs w:val="24"/>
        </w:rPr>
        <w:t>Sustain.</w:t>
      </w:r>
      <w:r w:rsidRPr="00776584">
        <w:rPr>
          <w:rFonts w:ascii="Times New Roman" w:hAnsi="Times New Roman" w:cs="Times New Roman"/>
          <w:noProof/>
          <w:sz w:val="20"/>
          <w:szCs w:val="24"/>
        </w:rPr>
        <w:t>, vol. 11, no. 11, 2019, doi: 10.3390/su11113197.</w:t>
      </w:r>
    </w:p>
    <w:p w14:paraId="4F197CB5"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[175]</w:t>
      </w:r>
      <w:r w:rsidRPr="00776584">
        <w:rPr>
          <w:rFonts w:ascii="Times New Roman" w:hAnsi="Times New Roman" w:cs="Times New Roman"/>
          <w:noProof/>
          <w:sz w:val="20"/>
          <w:szCs w:val="24"/>
        </w:rPr>
        <w:tab/>
        <w:t xml:space="preserve">X. Meng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“Regional soil organic carbon prediction model based on a discrete wavelet analysis of hyperspectral satellite data,” </w:t>
      </w:r>
      <w:r w:rsidRPr="00776584">
        <w:rPr>
          <w:rFonts w:ascii="Times New Roman" w:hAnsi="Times New Roman" w:cs="Times New Roman"/>
          <w:i/>
          <w:iCs/>
          <w:noProof/>
          <w:sz w:val="20"/>
          <w:szCs w:val="24"/>
        </w:rPr>
        <w:t>Int. J. Appl. Earth Obs. Geoinf.</w:t>
      </w:r>
      <w:r w:rsidRPr="00776584">
        <w:rPr>
          <w:rFonts w:ascii="Times New Roman" w:hAnsi="Times New Roman" w:cs="Times New Roman"/>
          <w:noProof/>
          <w:sz w:val="20"/>
          <w:szCs w:val="24"/>
        </w:rPr>
        <w:t>, vol. 89, 2020, doi: 10.1016/j.jag.2020.102111.</w:t>
      </w:r>
    </w:p>
    <w:p w14:paraId="1FD205D2"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[176]</w:t>
      </w:r>
      <w:r w:rsidRPr="00776584">
        <w:rPr>
          <w:rFonts w:ascii="Times New Roman" w:hAnsi="Times New Roman" w:cs="Times New Roman"/>
          <w:noProof/>
          <w:sz w:val="20"/>
          <w:szCs w:val="24"/>
        </w:rPr>
        <w:tab/>
        <w:t xml:space="preserve">L. Boszke and A. Astel, “Application of neural-based modeling in an assessment of pollution with mercury in the middle part of the Warta River,” </w:t>
      </w:r>
      <w:r w:rsidRPr="00776584">
        <w:rPr>
          <w:rFonts w:ascii="Times New Roman" w:hAnsi="Times New Roman" w:cs="Times New Roman"/>
          <w:i/>
          <w:iCs/>
          <w:noProof/>
          <w:sz w:val="20"/>
          <w:szCs w:val="24"/>
        </w:rPr>
        <w:t>Environ. Monit. Assess.</w:t>
      </w:r>
      <w:r w:rsidRPr="00776584">
        <w:rPr>
          <w:rFonts w:ascii="Times New Roman" w:hAnsi="Times New Roman" w:cs="Times New Roman"/>
          <w:noProof/>
          <w:sz w:val="20"/>
          <w:szCs w:val="24"/>
        </w:rPr>
        <w:t>, vol. 152, no. 1–4, pp. 133–147, 2009, doi: 10.1007/s10661-008-0302-x.</w:t>
      </w:r>
    </w:p>
    <w:p w14:paraId="57360980"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[177]</w:t>
      </w:r>
      <w:r w:rsidRPr="00776584">
        <w:rPr>
          <w:rFonts w:ascii="Times New Roman" w:hAnsi="Times New Roman" w:cs="Times New Roman"/>
          <w:noProof/>
          <w:sz w:val="20"/>
          <w:szCs w:val="24"/>
        </w:rPr>
        <w:tab/>
        <w:t xml:space="preserve">O. Şenkal, “Modeling of solar radiation using remote sensing and artificial neural network in Turkey,” </w:t>
      </w:r>
      <w:r w:rsidRPr="00776584">
        <w:rPr>
          <w:rFonts w:ascii="Times New Roman" w:hAnsi="Times New Roman" w:cs="Times New Roman"/>
          <w:i/>
          <w:iCs/>
          <w:noProof/>
          <w:sz w:val="20"/>
          <w:szCs w:val="24"/>
        </w:rPr>
        <w:t>Energy</w:t>
      </w:r>
      <w:r w:rsidRPr="00776584">
        <w:rPr>
          <w:rFonts w:ascii="Times New Roman" w:hAnsi="Times New Roman" w:cs="Times New Roman"/>
          <w:noProof/>
          <w:sz w:val="20"/>
          <w:szCs w:val="24"/>
        </w:rPr>
        <w:t>, vol. 35, no. 12, pp. 4795–4801, 2010, doi: 10.1016/j.energy.2010.09.009.</w:t>
      </w:r>
    </w:p>
    <w:p w14:paraId="4F1766E4"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[178]</w:t>
      </w:r>
      <w:r w:rsidRPr="00776584">
        <w:rPr>
          <w:rFonts w:ascii="Times New Roman" w:hAnsi="Times New Roman" w:cs="Times New Roman"/>
          <w:noProof/>
          <w:sz w:val="20"/>
          <w:szCs w:val="24"/>
        </w:rPr>
        <w:tab/>
        <w:t>Z. (2015). Wu, L., Wang, Y., Long, J., &amp; Liu, “An unsupervised change detection approach for remote sensing image using principal component analysis and genetic algorithm. In Image and graphics (pp. 589–602). New York City: Springer International Publishing.”</w:t>
      </w:r>
    </w:p>
    <w:p w14:paraId="4FD3082D"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[179]</w:t>
      </w:r>
      <w:r w:rsidRPr="00776584">
        <w:rPr>
          <w:rFonts w:ascii="Times New Roman" w:hAnsi="Times New Roman" w:cs="Times New Roman"/>
          <w:noProof/>
          <w:sz w:val="20"/>
          <w:szCs w:val="24"/>
        </w:rPr>
        <w:tab/>
        <w:t xml:space="preserve">Q. Miao, R. Liu, Y. Quan, and J. Song, “Remote sensing image fusion based on shearlet and genetic algorithm,” </w:t>
      </w:r>
      <w:r w:rsidRPr="00776584">
        <w:rPr>
          <w:rFonts w:ascii="Times New Roman" w:hAnsi="Times New Roman" w:cs="Times New Roman"/>
          <w:i/>
          <w:iCs/>
          <w:noProof/>
          <w:sz w:val="20"/>
          <w:szCs w:val="24"/>
        </w:rPr>
        <w:t>Int. J. Bio-Inspired Comput.</w:t>
      </w:r>
      <w:r w:rsidRPr="00776584">
        <w:rPr>
          <w:rFonts w:ascii="Times New Roman" w:hAnsi="Times New Roman" w:cs="Times New Roman"/>
          <w:noProof/>
          <w:sz w:val="20"/>
          <w:szCs w:val="24"/>
        </w:rPr>
        <w:t>, vol. 9, no. 4, pp. 240–250, 2017, doi: 10.1504/IJBIC.2017.084330.</w:t>
      </w:r>
    </w:p>
    <w:p w14:paraId="6DED8DE5"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[180]</w:t>
      </w:r>
      <w:r w:rsidRPr="00776584">
        <w:rPr>
          <w:rFonts w:ascii="Times New Roman" w:hAnsi="Times New Roman" w:cs="Times New Roman"/>
          <w:noProof/>
          <w:sz w:val="20"/>
          <w:szCs w:val="24"/>
        </w:rPr>
        <w:tab/>
        <w:t xml:space="preserve">R. Lasaponara, G. Leucci, N. Masini, R. Persico, and G. Scardozzi, “Towards an operative use of remote sensing for exploring the past using satellite data: The case study of Hierapolis (Turkey),”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174, pp. 148–164, 2016, doi: 10.1016/j.rse.2015.12.016.</w:t>
      </w:r>
    </w:p>
    <w:p w14:paraId="4D698B71"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[181]</w:t>
      </w:r>
      <w:r w:rsidRPr="00776584">
        <w:rPr>
          <w:rFonts w:ascii="Times New Roman" w:hAnsi="Times New Roman" w:cs="Times New Roman"/>
          <w:noProof/>
          <w:sz w:val="20"/>
          <w:szCs w:val="24"/>
        </w:rPr>
        <w:tab/>
        <w:t xml:space="preserve">Z. Xiao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“Use of general regression neural networks for generating the GLASS leaf area index product from time-series MODIS surface reflectance,” </w:t>
      </w:r>
      <w:r w:rsidRPr="00776584">
        <w:rPr>
          <w:rFonts w:ascii="Times New Roman" w:hAnsi="Times New Roman" w:cs="Times New Roman"/>
          <w:i/>
          <w:iCs/>
          <w:noProof/>
          <w:sz w:val="20"/>
          <w:szCs w:val="24"/>
        </w:rPr>
        <w:t>IEEE Trans. Geosci. Remote Sens.</w:t>
      </w:r>
      <w:r w:rsidRPr="00776584">
        <w:rPr>
          <w:rFonts w:ascii="Times New Roman" w:hAnsi="Times New Roman" w:cs="Times New Roman"/>
          <w:noProof/>
          <w:sz w:val="20"/>
          <w:szCs w:val="24"/>
        </w:rPr>
        <w:t>, vol. 52, no. 1, pp. 209–223, 2014, doi: 10.1109/TGRS.2013.2237780.</w:t>
      </w:r>
    </w:p>
    <w:p w14:paraId="651754A0"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[182]</w:t>
      </w:r>
      <w:r w:rsidRPr="00776584">
        <w:rPr>
          <w:rFonts w:ascii="Times New Roman" w:hAnsi="Times New Roman" w:cs="Times New Roman"/>
          <w:noProof/>
          <w:sz w:val="20"/>
          <w:szCs w:val="24"/>
        </w:rPr>
        <w:tab/>
        <w:t xml:space="preserve">Y. Icaga, “Genetic algorithm usage in water quality monitoring networks optimization in Gediz (Turkey) River Basin,” </w:t>
      </w:r>
      <w:r w:rsidRPr="00776584">
        <w:rPr>
          <w:rFonts w:ascii="Times New Roman" w:hAnsi="Times New Roman" w:cs="Times New Roman"/>
          <w:i/>
          <w:iCs/>
          <w:noProof/>
          <w:sz w:val="20"/>
          <w:szCs w:val="24"/>
        </w:rPr>
        <w:t>Environ. Monit. Assess.</w:t>
      </w:r>
      <w:r w:rsidRPr="00776584">
        <w:rPr>
          <w:rFonts w:ascii="Times New Roman" w:hAnsi="Times New Roman" w:cs="Times New Roman"/>
          <w:noProof/>
          <w:sz w:val="20"/>
          <w:szCs w:val="24"/>
        </w:rPr>
        <w:t>, vol. 108, no. 1–3, pp. 261–277, 2005, doi: 10.1007/s10661-005-4328-z.</w:t>
      </w:r>
    </w:p>
    <w:p w14:paraId="4B167184"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[183]</w:t>
      </w:r>
      <w:r w:rsidRPr="00776584">
        <w:rPr>
          <w:rFonts w:ascii="Times New Roman" w:hAnsi="Times New Roman" w:cs="Times New Roman"/>
          <w:noProof/>
          <w:sz w:val="20"/>
          <w:szCs w:val="24"/>
        </w:rPr>
        <w:tab/>
        <w:t xml:space="preserve">C. L. Chang, S. L. Lo, and S. L. Yu, “The parameter optimization in the inverse distance method by genetic algorithm for estimating precipitation,” </w:t>
      </w:r>
      <w:r w:rsidRPr="00776584">
        <w:rPr>
          <w:rFonts w:ascii="Times New Roman" w:hAnsi="Times New Roman" w:cs="Times New Roman"/>
          <w:i/>
          <w:iCs/>
          <w:noProof/>
          <w:sz w:val="20"/>
          <w:szCs w:val="24"/>
        </w:rPr>
        <w:t>Environ. Monit. Assess.</w:t>
      </w:r>
      <w:r w:rsidRPr="00776584">
        <w:rPr>
          <w:rFonts w:ascii="Times New Roman" w:hAnsi="Times New Roman" w:cs="Times New Roman"/>
          <w:noProof/>
          <w:sz w:val="20"/>
          <w:szCs w:val="24"/>
        </w:rPr>
        <w:t>, vol. 117, no. 1–3, pp. 145–155, 2006, doi: 10.1007/s10661-006-8498-0.</w:t>
      </w:r>
    </w:p>
    <w:p w14:paraId="370DA44E"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[184]</w:t>
      </w:r>
      <w:r w:rsidRPr="00776584">
        <w:rPr>
          <w:rFonts w:ascii="Times New Roman" w:hAnsi="Times New Roman" w:cs="Times New Roman"/>
          <w:noProof/>
          <w:sz w:val="20"/>
          <w:szCs w:val="24"/>
        </w:rPr>
        <w:tab/>
        <w:t xml:space="preserve">P. Zhou, Y. Zhao, Z. Zhao, and T. Chai, “Source mapping and determining of soil contamination by heavy metals using statistical analysis, artificial neural network, and adaptive genetic algorithm,” </w:t>
      </w:r>
      <w:r w:rsidRPr="00776584">
        <w:rPr>
          <w:rFonts w:ascii="Times New Roman" w:hAnsi="Times New Roman" w:cs="Times New Roman"/>
          <w:i/>
          <w:iCs/>
          <w:noProof/>
          <w:sz w:val="20"/>
          <w:szCs w:val="24"/>
        </w:rPr>
        <w:t>J. Environ. Chem. Eng.</w:t>
      </w:r>
      <w:r w:rsidRPr="00776584">
        <w:rPr>
          <w:rFonts w:ascii="Times New Roman" w:hAnsi="Times New Roman" w:cs="Times New Roman"/>
          <w:noProof/>
          <w:sz w:val="20"/>
          <w:szCs w:val="24"/>
        </w:rPr>
        <w:t>, vol. 3, no. 4, pp. 2569–2579, 2015, doi: 10.1016/j.jece.2015.08.003.</w:t>
      </w:r>
    </w:p>
    <w:p w14:paraId="21650587"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[185]</w:t>
      </w:r>
      <w:r w:rsidRPr="00776584">
        <w:rPr>
          <w:rFonts w:ascii="Times New Roman" w:hAnsi="Times New Roman" w:cs="Times New Roman"/>
          <w:noProof/>
          <w:sz w:val="20"/>
          <w:szCs w:val="24"/>
        </w:rPr>
        <w:tab/>
        <w:t xml:space="preserve">A. Nadari, M. A. Delavar, B. Kaboudin, and M. S. Askari, “Assessment of spatial distribution of soil heavy metals using ANN-GA, MSLR and satellite imagery,” </w:t>
      </w:r>
      <w:r w:rsidRPr="00776584">
        <w:rPr>
          <w:rFonts w:ascii="Times New Roman" w:hAnsi="Times New Roman" w:cs="Times New Roman"/>
          <w:i/>
          <w:iCs/>
          <w:noProof/>
          <w:sz w:val="20"/>
          <w:szCs w:val="24"/>
        </w:rPr>
        <w:t>Environ. Monit. Assess.</w:t>
      </w:r>
      <w:r w:rsidRPr="00776584">
        <w:rPr>
          <w:rFonts w:ascii="Times New Roman" w:hAnsi="Times New Roman" w:cs="Times New Roman"/>
          <w:noProof/>
          <w:sz w:val="20"/>
          <w:szCs w:val="24"/>
        </w:rPr>
        <w:t>, vol. 189, no. 5, 2017, doi: 10.1007/s10661-017-5821-x.</w:t>
      </w:r>
    </w:p>
    <w:p w14:paraId="3B91C091"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[186]</w:t>
      </w:r>
      <w:r w:rsidRPr="00776584">
        <w:rPr>
          <w:rFonts w:ascii="Times New Roman" w:hAnsi="Times New Roman" w:cs="Times New Roman"/>
          <w:noProof/>
          <w:sz w:val="20"/>
          <w:szCs w:val="24"/>
        </w:rPr>
        <w:tab/>
        <w:t xml:space="preserve">L. Anselin, “Local Indicators of Spatial Association—LISA,” </w:t>
      </w:r>
      <w:r w:rsidRPr="00776584">
        <w:rPr>
          <w:rFonts w:ascii="Times New Roman" w:hAnsi="Times New Roman" w:cs="Times New Roman"/>
          <w:i/>
          <w:iCs/>
          <w:noProof/>
          <w:sz w:val="20"/>
          <w:szCs w:val="24"/>
        </w:rPr>
        <w:t>Geogr. Anal.</w:t>
      </w:r>
      <w:r w:rsidRPr="00776584">
        <w:rPr>
          <w:rFonts w:ascii="Times New Roman" w:hAnsi="Times New Roman" w:cs="Times New Roman"/>
          <w:noProof/>
          <w:sz w:val="20"/>
          <w:szCs w:val="24"/>
        </w:rPr>
        <w:t>, vol. 27, no. 2, pp. 93–115, 1995, doi: 10.1111/j.1538-4632.1995.tb00338.x.</w:t>
      </w:r>
    </w:p>
    <w:p w14:paraId="6195612D"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[187]</w:t>
      </w:r>
      <w:r w:rsidRPr="00776584">
        <w:rPr>
          <w:rFonts w:ascii="Times New Roman" w:hAnsi="Times New Roman" w:cs="Times New Roman"/>
          <w:noProof/>
          <w:sz w:val="20"/>
          <w:szCs w:val="24"/>
        </w:rPr>
        <w:tab/>
        <w:t xml:space="preserve">A. Getis and J. K. Ord, “The analysis of spatial association by use of distance statistics,” </w:t>
      </w:r>
      <w:r w:rsidRPr="00776584">
        <w:rPr>
          <w:rFonts w:ascii="Times New Roman" w:hAnsi="Times New Roman" w:cs="Times New Roman"/>
          <w:i/>
          <w:iCs/>
          <w:noProof/>
          <w:sz w:val="20"/>
          <w:szCs w:val="24"/>
        </w:rPr>
        <w:t>Adv. Spat. Sci.</w:t>
      </w:r>
      <w:r w:rsidRPr="00776584">
        <w:rPr>
          <w:rFonts w:ascii="Times New Roman" w:hAnsi="Times New Roman" w:cs="Times New Roman"/>
          <w:noProof/>
          <w:sz w:val="20"/>
          <w:szCs w:val="24"/>
        </w:rPr>
        <w:t>, vol. 61, pp. 127–145, 2010, doi: 10.1007/978-3-642-01976-0_10.</w:t>
      </w:r>
    </w:p>
    <w:p w14:paraId="3ABDE7C5"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[188]</w:t>
      </w:r>
      <w:r w:rsidRPr="00776584">
        <w:rPr>
          <w:rFonts w:ascii="Times New Roman" w:hAnsi="Times New Roman" w:cs="Times New Roman"/>
          <w:noProof/>
          <w:sz w:val="20"/>
          <w:szCs w:val="24"/>
        </w:rPr>
        <w:tab/>
        <w:t xml:space="preserve">K. Ellis, J. Kerr, S. Godbole, G. Lanckriet, D. Wing, and S. Marshall, “A random forest classifier for the prediction of energy expenditure and type of physical activity from wrist and hip accelerometers,” </w:t>
      </w:r>
      <w:r w:rsidRPr="00776584">
        <w:rPr>
          <w:rFonts w:ascii="Times New Roman" w:hAnsi="Times New Roman" w:cs="Times New Roman"/>
          <w:i/>
          <w:iCs/>
          <w:noProof/>
          <w:sz w:val="20"/>
          <w:szCs w:val="24"/>
        </w:rPr>
        <w:t>Physiol. Meas.</w:t>
      </w:r>
      <w:r w:rsidRPr="00776584">
        <w:rPr>
          <w:rFonts w:ascii="Times New Roman" w:hAnsi="Times New Roman" w:cs="Times New Roman"/>
          <w:noProof/>
          <w:sz w:val="20"/>
          <w:szCs w:val="24"/>
        </w:rPr>
        <w:t>, vol. 35, no. 11, pp. 2191–2203, 2014, doi: 10.1088/0967-3334/35/11/2191.</w:t>
      </w:r>
    </w:p>
    <w:p w14:paraId="2271440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[189]</w:t>
      </w:r>
      <w:r w:rsidRPr="00776584">
        <w:rPr>
          <w:rFonts w:ascii="Times New Roman" w:hAnsi="Times New Roman" w:cs="Times New Roman"/>
          <w:noProof/>
          <w:sz w:val="20"/>
          <w:szCs w:val="24"/>
        </w:rPr>
        <w:tab/>
        <w:t xml:space="preserve">V. Svetnik, A. Liaw, C. Tong, J. Christopher Culberson, R. P. Sheridan, and B. P. Feuston, “Random Forest: A Classification and Regression Tool for Compound Classification and QSAR Modeling,” </w:t>
      </w:r>
      <w:r w:rsidRPr="00776584">
        <w:rPr>
          <w:rFonts w:ascii="Times New Roman" w:hAnsi="Times New Roman" w:cs="Times New Roman"/>
          <w:i/>
          <w:iCs/>
          <w:noProof/>
          <w:sz w:val="20"/>
          <w:szCs w:val="24"/>
        </w:rPr>
        <w:t>J. Chem. Inf. Comput. Sci.</w:t>
      </w:r>
      <w:r w:rsidRPr="00776584">
        <w:rPr>
          <w:rFonts w:ascii="Times New Roman" w:hAnsi="Times New Roman" w:cs="Times New Roman"/>
          <w:noProof/>
          <w:sz w:val="20"/>
          <w:szCs w:val="24"/>
        </w:rPr>
        <w:t>, vol. 43, no. 6, pp. 1947–1958, 2003, doi: 10.1021/ci034160g.</w:t>
      </w:r>
    </w:p>
    <w:p w14:paraId="6E4BF471"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[190]</w:t>
      </w:r>
      <w:r w:rsidRPr="00776584">
        <w:rPr>
          <w:rFonts w:ascii="Times New Roman" w:hAnsi="Times New Roman" w:cs="Times New Roman"/>
          <w:noProof/>
          <w:sz w:val="20"/>
          <w:szCs w:val="24"/>
        </w:rPr>
        <w:tab/>
        <w:t xml:space="preserve">X. Zhu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“Machine learning exploration of the critical factors for CO2 adsorption capacity on porous carbon materials at different pressures,” </w:t>
      </w:r>
      <w:r w:rsidRPr="00776584">
        <w:rPr>
          <w:rFonts w:ascii="Times New Roman" w:hAnsi="Times New Roman" w:cs="Times New Roman"/>
          <w:i/>
          <w:iCs/>
          <w:noProof/>
          <w:sz w:val="20"/>
          <w:szCs w:val="24"/>
        </w:rPr>
        <w:t>J. Clean. Prod.</w:t>
      </w:r>
      <w:r w:rsidRPr="00776584">
        <w:rPr>
          <w:rFonts w:ascii="Times New Roman" w:hAnsi="Times New Roman" w:cs="Times New Roman"/>
          <w:noProof/>
          <w:sz w:val="20"/>
          <w:szCs w:val="24"/>
        </w:rPr>
        <w:t>, vol. 273, 2020, doi: 10.1016/j.jclepro.2020.122915.</w:t>
      </w:r>
    </w:p>
    <w:p w14:paraId="72ED97D2"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[191]</w:t>
      </w:r>
      <w:r w:rsidRPr="00776584">
        <w:rPr>
          <w:rFonts w:ascii="Times New Roman" w:hAnsi="Times New Roman" w:cs="Times New Roman"/>
          <w:noProof/>
          <w:sz w:val="20"/>
          <w:szCs w:val="24"/>
        </w:rPr>
        <w:tab/>
        <w:t xml:space="preserve">L. Wei, Z. Yuan, Y. Zhong, L. Yang, X. Hu, and Y. Zhang, “An improved gradient boosting regression tree estimation model for soil heavy metal (Arsenic) pollution monitoring using hyperspectral remote sensing,” </w:t>
      </w:r>
      <w:r w:rsidRPr="00776584">
        <w:rPr>
          <w:rFonts w:ascii="Times New Roman" w:hAnsi="Times New Roman" w:cs="Times New Roman"/>
          <w:i/>
          <w:iCs/>
          <w:noProof/>
          <w:sz w:val="20"/>
          <w:szCs w:val="24"/>
        </w:rPr>
        <w:t>Appl. Sci.</w:t>
      </w:r>
      <w:r w:rsidRPr="00776584">
        <w:rPr>
          <w:rFonts w:ascii="Times New Roman" w:hAnsi="Times New Roman" w:cs="Times New Roman"/>
          <w:noProof/>
          <w:sz w:val="20"/>
          <w:szCs w:val="24"/>
        </w:rPr>
        <w:t>, vol. 9, no. 9, 2019, doi: 10.3390/app9091943.</w:t>
      </w:r>
    </w:p>
    <w:p w14:paraId="1FE64E66"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[192]</w:t>
      </w:r>
      <w:r w:rsidRPr="00776584">
        <w:rPr>
          <w:rFonts w:ascii="Times New Roman" w:hAnsi="Times New Roman" w:cs="Times New Roman"/>
          <w:noProof/>
          <w:sz w:val="20"/>
          <w:szCs w:val="24"/>
        </w:rPr>
        <w:tab/>
        <w:t xml:space="preserve">L. Guo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“Mapping field-scale soil organic carbon with unmanned aircraft system-acquired time series multispectral images,” </w:t>
      </w:r>
      <w:r w:rsidRPr="00776584">
        <w:rPr>
          <w:rFonts w:ascii="Times New Roman" w:hAnsi="Times New Roman" w:cs="Times New Roman"/>
          <w:i/>
          <w:iCs/>
          <w:noProof/>
          <w:sz w:val="20"/>
          <w:szCs w:val="24"/>
        </w:rPr>
        <w:t>Soil Tillage Res.</w:t>
      </w:r>
      <w:r w:rsidRPr="00776584">
        <w:rPr>
          <w:rFonts w:ascii="Times New Roman" w:hAnsi="Times New Roman" w:cs="Times New Roman"/>
          <w:noProof/>
          <w:sz w:val="20"/>
          <w:szCs w:val="24"/>
        </w:rPr>
        <w:t>, vol. 196, 2020, doi: 10.1016/j.still.2019.104477.</w:t>
      </w:r>
    </w:p>
    <w:p w14:paraId="615A6350"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[193]</w:t>
      </w:r>
      <w:r w:rsidRPr="00776584">
        <w:rPr>
          <w:rFonts w:ascii="Times New Roman" w:hAnsi="Times New Roman" w:cs="Times New Roman"/>
          <w:noProof/>
          <w:sz w:val="20"/>
          <w:szCs w:val="24"/>
        </w:rPr>
        <w:tab/>
        <w:t xml:space="preserve">V. Khosravi, F. Doulati Ardejani, S. Yousefi, and A. Aryafar, “Monitoring soil lead and zinc contents via combination of spectroscopy with extreme learning machine and other data mining methods,” </w:t>
      </w:r>
      <w:r w:rsidRPr="00776584">
        <w:rPr>
          <w:rFonts w:ascii="Times New Roman" w:hAnsi="Times New Roman" w:cs="Times New Roman"/>
          <w:i/>
          <w:iCs/>
          <w:noProof/>
          <w:sz w:val="20"/>
          <w:szCs w:val="24"/>
        </w:rPr>
        <w:t>Geoderma</w:t>
      </w:r>
      <w:r w:rsidRPr="00776584">
        <w:rPr>
          <w:rFonts w:ascii="Times New Roman" w:hAnsi="Times New Roman" w:cs="Times New Roman"/>
          <w:noProof/>
          <w:sz w:val="20"/>
          <w:szCs w:val="24"/>
        </w:rPr>
        <w:t>, vol. 318, pp. 29–41, 2018, doi: 10.1016/j.geoderma.2017.12.025.</w:t>
      </w:r>
    </w:p>
    <w:p w14:paraId="63A0E01B"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[194]</w:t>
      </w:r>
      <w:r w:rsidRPr="00776584">
        <w:rPr>
          <w:rFonts w:ascii="Times New Roman" w:hAnsi="Times New Roman" w:cs="Times New Roman"/>
          <w:noProof/>
          <w:sz w:val="20"/>
          <w:szCs w:val="24"/>
        </w:rPr>
        <w:tab/>
        <w:t xml:space="preserve">J. shan, J. Zhao, L. Liu, Y. Zhang, X. Wang, and F. Wu, “A novel way to rapidly monitor microplastics in soil by hyperspectral imaging technology and chemometrics,” </w:t>
      </w:r>
      <w:r w:rsidRPr="00776584">
        <w:rPr>
          <w:rFonts w:ascii="Times New Roman" w:hAnsi="Times New Roman" w:cs="Times New Roman"/>
          <w:i/>
          <w:iCs/>
          <w:noProof/>
          <w:sz w:val="20"/>
          <w:szCs w:val="24"/>
        </w:rPr>
        <w:t>Environ. Pollut.</w:t>
      </w:r>
      <w:r w:rsidRPr="00776584">
        <w:rPr>
          <w:rFonts w:ascii="Times New Roman" w:hAnsi="Times New Roman" w:cs="Times New Roman"/>
          <w:noProof/>
          <w:sz w:val="20"/>
          <w:szCs w:val="24"/>
        </w:rPr>
        <w:t>, vol. 238, pp. 121–129, 2018, doi: 10.1016/j.envpol.2018.03.026.</w:t>
      </w:r>
    </w:p>
    <w:p w14:paraId="2DC2692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[195]</w:t>
      </w:r>
      <w:r w:rsidRPr="00776584">
        <w:rPr>
          <w:rFonts w:ascii="Times New Roman" w:hAnsi="Times New Roman" w:cs="Times New Roman"/>
          <w:noProof/>
          <w:sz w:val="20"/>
          <w:szCs w:val="24"/>
        </w:rPr>
        <w:tab/>
        <w:t xml:space="preserve">Fabian Pedregosa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“Scikit-learn: Machine Learning in Python,” </w:t>
      </w:r>
      <w:r w:rsidRPr="00776584">
        <w:rPr>
          <w:rFonts w:ascii="Times New Roman" w:hAnsi="Times New Roman" w:cs="Times New Roman"/>
          <w:i/>
          <w:iCs/>
          <w:noProof/>
          <w:sz w:val="20"/>
          <w:szCs w:val="24"/>
        </w:rPr>
        <w:t>J. Mach. Learn. Res.</w:t>
      </w:r>
      <w:r w:rsidRPr="00776584">
        <w:rPr>
          <w:rFonts w:ascii="Times New Roman" w:hAnsi="Times New Roman" w:cs="Times New Roman"/>
          <w:noProof/>
          <w:sz w:val="20"/>
          <w:szCs w:val="24"/>
        </w:rPr>
        <w:t>, vol. 12, pp. 2825–2830, 2011, [Online]. Available: http://scikit-learn.sourceforge.net.</w:t>
      </w:r>
    </w:p>
    <w:p w14:paraId="164945AE"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[196]</w:t>
      </w:r>
      <w:r w:rsidRPr="00776584">
        <w:rPr>
          <w:rFonts w:ascii="Times New Roman" w:hAnsi="Times New Roman" w:cs="Times New Roman"/>
          <w:noProof/>
          <w:sz w:val="20"/>
          <w:szCs w:val="24"/>
        </w:rPr>
        <w:tab/>
        <w:t>2019. Pelta, R., Ben-Dor, E., “Assessing the detection limit of petroleum hydrocarbon in soils using hyperspectral remote-sensing. Rem. Sens. Environ. 224, 145e153.”</w:t>
      </w:r>
    </w:p>
    <w:p w14:paraId="1402DA63"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[197]</w:t>
      </w:r>
      <w:r w:rsidRPr="00776584">
        <w:rPr>
          <w:rFonts w:ascii="Times New Roman" w:hAnsi="Times New Roman" w:cs="Times New Roman"/>
          <w:noProof/>
          <w:sz w:val="20"/>
          <w:szCs w:val="24"/>
        </w:rPr>
        <w:tab/>
        <w:t xml:space="preserve">B. B. M. Sridhar, R. K. Vincent, S. J. Roberts, and K. Czajkowski, “Remote sensing of soybean stress as an indicator of chemical concentration of biosolid amended surface soils,” </w:t>
      </w:r>
      <w:r w:rsidRPr="00776584">
        <w:rPr>
          <w:rFonts w:ascii="Times New Roman" w:hAnsi="Times New Roman" w:cs="Times New Roman"/>
          <w:i/>
          <w:iCs/>
          <w:noProof/>
          <w:sz w:val="20"/>
          <w:szCs w:val="24"/>
        </w:rPr>
        <w:t>Int. J. Appl. Earth Obs. Geoinf.</w:t>
      </w:r>
      <w:r w:rsidRPr="00776584">
        <w:rPr>
          <w:rFonts w:ascii="Times New Roman" w:hAnsi="Times New Roman" w:cs="Times New Roman"/>
          <w:noProof/>
          <w:sz w:val="20"/>
          <w:szCs w:val="24"/>
        </w:rPr>
        <w:t>, vol. 13, no. 4, pp. 676–681, 2011, doi: 10.1016/j.jag.2011.04.005.</w:t>
      </w:r>
    </w:p>
    <w:p w14:paraId="4C80C7F4"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[198]</w:t>
      </w:r>
      <w:r w:rsidRPr="00776584">
        <w:rPr>
          <w:rFonts w:ascii="Times New Roman" w:hAnsi="Times New Roman" w:cs="Times New Roman"/>
          <w:noProof/>
          <w:sz w:val="20"/>
          <w:szCs w:val="24"/>
        </w:rPr>
        <w:tab/>
        <w:t xml:space="preserve">Q. Shen, K. Xia, S. Zhang, C. Kong, Q. Hu, and S. Yang, “Hyperspectral indirect inversion of heavy-metal copper in reclaimed soil of iron ore area,” </w:t>
      </w:r>
      <w:r w:rsidRPr="00776584">
        <w:rPr>
          <w:rFonts w:ascii="Times New Roman" w:hAnsi="Times New Roman" w:cs="Times New Roman"/>
          <w:i/>
          <w:iCs/>
          <w:noProof/>
          <w:sz w:val="20"/>
          <w:szCs w:val="24"/>
        </w:rPr>
        <w:t>Spectrochim. Acta - Part A Mol. Biomol. Spectrosc.</w:t>
      </w:r>
      <w:r w:rsidRPr="00776584">
        <w:rPr>
          <w:rFonts w:ascii="Times New Roman" w:hAnsi="Times New Roman" w:cs="Times New Roman"/>
          <w:noProof/>
          <w:sz w:val="20"/>
          <w:szCs w:val="24"/>
        </w:rPr>
        <w:t>, vol. 222, 2019, doi: 10.1016/j.saa.2019.117191.</w:t>
      </w:r>
    </w:p>
    <w:p w14:paraId="0383BA21"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[199]</w:t>
      </w:r>
      <w:r w:rsidRPr="00776584">
        <w:rPr>
          <w:rFonts w:ascii="Times New Roman" w:hAnsi="Times New Roman" w:cs="Times New Roman"/>
          <w:noProof/>
          <w:sz w:val="20"/>
          <w:szCs w:val="24"/>
        </w:rPr>
        <w:tab/>
        <w:t xml:space="preserve">D. J. Brown, K. D. Shepherd, M. G. Walsh, M. Dewayne Mays, and T. G. Reinsch, “Global soil characterization with VNIR diffuse reflectance spectroscopy,” </w:t>
      </w:r>
      <w:r w:rsidRPr="00776584">
        <w:rPr>
          <w:rFonts w:ascii="Times New Roman" w:hAnsi="Times New Roman" w:cs="Times New Roman"/>
          <w:i/>
          <w:iCs/>
          <w:noProof/>
          <w:sz w:val="20"/>
          <w:szCs w:val="24"/>
        </w:rPr>
        <w:t>Geoderma</w:t>
      </w:r>
      <w:r w:rsidRPr="00776584">
        <w:rPr>
          <w:rFonts w:ascii="Times New Roman" w:hAnsi="Times New Roman" w:cs="Times New Roman"/>
          <w:noProof/>
          <w:sz w:val="20"/>
          <w:szCs w:val="24"/>
        </w:rPr>
        <w:t>, vol. 132, no. 3–4, pp. 273–290, 2006, doi: 10.1016/j.geoderma.2005.04.025.</w:t>
      </w:r>
    </w:p>
    <w:p w14:paraId="6F883956"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[200]</w:t>
      </w:r>
      <w:r w:rsidRPr="00776584">
        <w:rPr>
          <w:rFonts w:ascii="Times New Roman" w:hAnsi="Times New Roman" w:cs="Times New Roman"/>
          <w:noProof/>
          <w:sz w:val="20"/>
          <w:szCs w:val="24"/>
        </w:rPr>
        <w:tab/>
        <w:t xml:space="preserve">A. Stevens, M. Nocita, G. Tóth, L. Montanarella, and B. van Wesemael, “Prediction of Soil Organic Carbon at the European Scale by Visible and Near InfraRed Reflectance Spectroscopy,” </w:t>
      </w:r>
      <w:r w:rsidRPr="00776584">
        <w:rPr>
          <w:rFonts w:ascii="Times New Roman" w:hAnsi="Times New Roman" w:cs="Times New Roman"/>
          <w:i/>
          <w:iCs/>
          <w:noProof/>
          <w:sz w:val="20"/>
          <w:szCs w:val="24"/>
        </w:rPr>
        <w:t>PLoS One</w:t>
      </w:r>
      <w:r w:rsidRPr="00776584">
        <w:rPr>
          <w:rFonts w:ascii="Times New Roman" w:hAnsi="Times New Roman" w:cs="Times New Roman"/>
          <w:noProof/>
          <w:sz w:val="20"/>
          <w:szCs w:val="24"/>
        </w:rPr>
        <w:t xml:space="preserve">, vol. 8, no. 6, 2013, doi: </w:t>
      </w:r>
      <w:r w:rsidRPr="00776584">
        <w:rPr>
          <w:rFonts w:ascii="Times New Roman" w:hAnsi="Times New Roman" w:cs="Times New Roman"/>
          <w:noProof/>
          <w:sz w:val="20"/>
          <w:szCs w:val="24"/>
        </w:rPr>
        <w:lastRenderedPageBreak/>
        <w:t>10.1371/journal.pone.0066409.</w:t>
      </w:r>
    </w:p>
    <w:p w14:paraId="580C7EAB"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[201]</w:t>
      </w:r>
      <w:r w:rsidRPr="00776584">
        <w:rPr>
          <w:rFonts w:ascii="Times New Roman" w:hAnsi="Times New Roman" w:cs="Times New Roman"/>
          <w:noProof/>
          <w:sz w:val="20"/>
          <w:szCs w:val="24"/>
        </w:rPr>
        <w:tab/>
        <w:t xml:space="preserve">R. A. V. Rossel and R. Webster, “Predicting soil properties from the Australian soil visible-near infrared spectroscopic database,” </w:t>
      </w:r>
      <w:r w:rsidRPr="00776584">
        <w:rPr>
          <w:rFonts w:ascii="Times New Roman" w:hAnsi="Times New Roman" w:cs="Times New Roman"/>
          <w:i/>
          <w:iCs/>
          <w:noProof/>
          <w:sz w:val="20"/>
          <w:szCs w:val="24"/>
        </w:rPr>
        <w:t>Eur. J. Soil Sci.</w:t>
      </w:r>
      <w:r w:rsidRPr="00776584">
        <w:rPr>
          <w:rFonts w:ascii="Times New Roman" w:hAnsi="Times New Roman" w:cs="Times New Roman"/>
          <w:noProof/>
          <w:sz w:val="20"/>
          <w:szCs w:val="24"/>
        </w:rPr>
        <w:t>, vol. 63, no. 6, pp. 848–860, 2012, doi: 10.1111/j.1365-2389.2012.01495.x.</w:t>
      </w:r>
    </w:p>
    <w:p w14:paraId="72644BA5"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[202]</w:t>
      </w:r>
      <w:r w:rsidRPr="00776584">
        <w:rPr>
          <w:rFonts w:ascii="Times New Roman" w:hAnsi="Times New Roman" w:cs="Times New Roman"/>
          <w:noProof/>
          <w:sz w:val="20"/>
          <w:szCs w:val="24"/>
        </w:rPr>
        <w:tab/>
        <w:t>Z. Rossel, R.V., Behrens, T., Ben-Dor, E., Brown, D., Dematt^e, J., Shepherd, K.D., Shi, “A global spectral library to characterize the world’s soil-Web of Science Core Collection,” [Online]. Available: https://www-webofscience-com.acceso.unicauca.edu.co/wos/woscc/full-record/WOS:000374624800011.</w:t>
      </w:r>
    </w:p>
    <w:p w14:paraId="0CB6FDDE"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[203]</w:t>
      </w:r>
      <w:r w:rsidRPr="00776584">
        <w:rPr>
          <w:rFonts w:ascii="Times New Roman" w:hAnsi="Times New Roman" w:cs="Times New Roman"/>
          <w:noProof/>
          <w:sz w:val="20"/>
          <w:szCs w:val="24"/>
        </w:rPr>
        <w:tab/>
        <w:t xml:space="preserve">R. Pelta and E. Ben-Dor, “Assessing the detection limit of petroleum hydrocarbon in soils using hyperspectral remote-sensing,”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224, pp. 145–153, 2019, doi: 10.1016/j.rse.2019.01.026.</w:t>
      </w:r>
    </w:p>
    <w:p w14:paraId="6335EA1D"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[204]</w:t>
      </w:r>
      <w:r w:rsidRPr="00776584">
        <w:rPr>
          <w:rFonts w:ascii="Times New Roman" w:hAnsi="Times New Roman" w:cs="Times New Roman"/>
          <w:noProof/>
          <w:sz w:val="20"/>
          <w:szCs w:val="24"/>
        </w:rPr>
        <w:tab/>
        <w:t xml:space="preserve">K. Liu, D. Zhao, J. yong Fang, X. Zhang, Q. yun Zhang, and X. ke Li, “Estimation of Heavy-Metal Contamination in Soil Using Remote Sensing Spectroscopy and a Statistical Approach,” </w:t>
      </w:r>
      <w:r w:rsidRPr="00776584">
        <w:rPr>
          <w:rFonts w:ascii="Times New Roman" w:hAnsi="Times New Roman" w:cs="Times New Roman"/>
          <w:i/>
          <w:iCs/>
          <w:noProof/>
          <w:sz w:val="20"/>
          <w:szCs w:val="24"/>
        </w:rPr>
        <w:t>J. Indian Soc. Remote Sens.</w:t>
      </w:r>
      <w:r w:rsidRPr="00776584">
        <w:rPr>
          <w:rFonts w:ascii="Times New Roman" w:hAnsi="Times New Roman" w:cs="Times New Roman"/>
          <w:noProof/>
          <w:sz w:val="20"/>
          <w:szCs w:val="24"/>
        </w:rPr>
        <w:t>, vol. 45, no. 5, pp. 805–813, 2017, doi: 10.1007/s12524-016-0648-4.</w:t>
      </w:r>
    </w:p>
    <w:p w14:paraId="26634AC8"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[205]</w:t>
      </w:r>
      <w:r w:rsidRPr="00776584">
        <w:rPr>
          <w:rFonts w:ascii="Times New Roman" w:hAnsi="Times New Roman" w:cs="Times New Roman"/>
          <w:noProof/>
          <w:sz w:val="20"/>
          <w:szCs w:val="24"/>
        </w:rPr>
        <w:tab/>
        <w:t xml:space="preserve">T. Zhou, Z. Li, and J. Pan, “Multi-feature classification of multi-sensor satellite imagery based on dual-polarimetric sentinel-1A, landsat-8 OLI, and hyperion images for urban land-cover classification,” </w:t>
      </w:r>
      <w:r w:rsidRPr="00776584">
        <w:rPr>
          <w:rFonts w:ascii="Times New Roman" w:hAnsi="Times New Roman" w:cs="Times New Roman"/>
          <w:i/>
          <w:iCs/>
          <w:noProof/>
          <w:sz w:val="20"/>
          <w:szCs w:val="24"/>
        </w:rPr>
        <w:t>Sensors (Switzerland)</w:t>
      </w:r>
      <w:r w:rsidRPr="00776584">
        <w:rPr>
          <w:rFonts w:ascii="Times New Roman" w:hAnsi="Times New Roman" w:cs="Times New Roman"/>
          <w:noProof/>
          <w:sz w:val="20"/>
          <w:szCs w:val="24"/>
        </w:rPr>
        <w:t>, vol. 18, no. 2, 2018, doi: 10.3390/s18020373.</w:t>
      </w:r>
    </w:p>
    <w:p w14:paraId="4A3891E1"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[206]</w:t>
      </w:r>
      <w:r w:rsidRPr="00776584">
        <w:rPr>
          <w:rFonts w:ascii="Times New Roman" w:hAnsi="Times New Roman" w:cs="Times New Roman"/>
          <w:noProof/>
          <w:sz w:val="20"/>
          <w:szCs w:val="24"/>
        </w:rPr>
        <w:tab/>
        <w:t>M. Main-Knorn, B. Pflug, J. Louis, V. Debaecker, U. Müller-Wilm, and F. Gascon, “Sen2Cor for Sentinel-2,” p. 3, 2017, doi: 10.1117/12.2278218.</w:t>
      </w:r>
    </w:p>
    <w:p w14:paraId="7741398E"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[207]</w:t>
      </w:r>
      <w:r w:rsidRPr="00776584">
        <w:rPr>
          <w:rFonts w:ascii="Times New Roman" w:hAnsi="Times New Roman" w:cs="Times New Roman"/>
          <w:noProof/>
          <w:sz w:val="20"/>
          <w:szCs w:val="24"/>
        </w:rPr>
        <w:tab/>
        <w:t xml:space="preserve">M. F. Kaiser, H. Aboulela, H. El Serehy, and H. E. Edin, “Spectral enhancement of SPOT imagery data to assess marine pollution near Port Said, Egypt,” </w:t>
      </w:r>
      <w:r w:rsidRPr="00776584">
        <w:rPr>
          <w:rFonts w:ascii="Times New Roman" w:hAnsi="Times New Roman" w:cs="Times New Roman"/>
          <w:i/>
          <w:iCs/>
          <w:noProof/>
          <w:sz w:val="20"/>
          <w:szCs w:val="24"/>
        </w:rPr>
        <w:t>Int. J. Remote Sens.</w:t>
      </w:r>
      <w:r w:rsidRPr="00776584">
        <w:rPr>
          <w:rFonts w:ascii="Times New Roman" w:hAnsi="Times New Roman" w:cs="Times New Roman"/>
          <w:noProof/>
          <w:sz w:val="20"/>
          <w:szCs w:val="24"/>
        </w:rPr>
        <w:t>, vol. 31, no. 7, pp. 1753–1764, 2010, doi: 10.1080/01431160902926624.</w:t>
      </w:r>
    </w:p>
    <w:p w14:paraId="1C49EE1B"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[208]</w:t>
      </w:r>
      <w:r w:rsidRPr="00776584">
        <w:rPr>
          <w:rFonts w:ascii="Times New Roman" w:hAnsi="Times New Roman" w:cs="Times New Roman"/>
          <w:noProof/>
          <w:sz w:val="20"/>
          <w:szCs w:val="24"/>
        </w:rPr>
        <w:tab/>
        <w:t xml:space="preserve">T. Slonecker, G. B. Fisher, D. P. Aiello, and B. Haack, “Visible and infrared remote imaging of hazardous waste: A review,” </w:t>
      </w:r>
      <w:r w:rsidRPr="00776584">
        <w:rPr>
          <w:rFonts w:ascii="Times New Roman" w:hAnsi="Times New Roman" w:cs="Times New Roman"/>
          <w:i/>
          <w:iCs/>
          <w:noProof/>
          <w:sz w:val="20"/>
          <w:szCs w:val="24"/>
        </w:rPr>
        <w:t>Remote Sens.</w:t>
      </w:r>
      <w:r w:rsidRPr="00776584">
        <w:rPr>
          <w:rFonts w:ascii="Times New Roman" w:hAnsi="Times New Roman" w:cs="Times New Roman"/>
          <w:noProof/>
          <w:sz w:val="20"/>
          <w:szCs w:val="24"/>
        </w:rPr>
        <w:t>, vol. 2, no. 11, pp. 2474–2508, 2010, doi: 10.3390/rs2112474.</w:t>
      </w:r>
    </w:p>
    <w:p w14:paraId="5B403C7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[209]</w:t>
      </w:r>
      <w:r w:rsidRPr="00776584">
        <w:rPr>
          <w:rFonts w:ascii="Times New Roman" w:hAnsi="Times New Roman" w:cs="Times New Roman"/>
          <w:noProof/>
          <w:sz w:val="20"/>
          <w:szCs w:val="24"/>
        </w:rPr>
        <w:tab/>
        <w:t xml:space="preserve">W. Ji, R. A. Viscarra Rossel, and Z. Shi, “Improved estimates of organic carbon using proximally sensed vis-NIR spectra corrected by piecewise direct standardization,” </w:t>
      </w:r>
      <w:r w:rsidRPr="00776584">
        <w:rPr>
          <w:rFonts w:ascii="Times New Roman" w:hAnsi="Times New Roman" w:cs="Times New Roman"/>
          <w:i/>
          <w:iCs/>
          <w:noProof/>
          <w:sz w:val="20"/>
          <w:szCs w:val="24"/>
        </w:rPr>
        <w:t>Eur. J. Soil Sci.</w:t>
      </w:r>
      <w:r w:rsidRPr="00776584">
        <w:rPr>
          <w:rFonts w:ascii="Times New Roman" w:hAnsi="Times New Roman" w:cs="Times New Roman"/>
          <w:noProof/>
          <w:sz w:val="20"/>
          <w:szCs w:val="24"/>
        </w:rPr>
        <w:t>, vol. 66, no. 4, pp. 670–678, 2015, doi: 10.1111/ejss.12271.</w:t>
      </w:r>
    </w:p>
    <w:p w14:paraId="4A5CF6C7"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[210]</w:t>
      </w:r>
      <w:r w:rsidRPr="00776584">
        <w:rPr>
          <w:rFonts w:ascii="Times New Roman" w:hAnsi="Times New Roman" w:cs="Times New Roman"/>
          <w:noProof/>
          <w:sz w:val="20"/>
          <w:szCs w:val="24"/>
        </w:rPr>
        <w:tab/>
        <w:t xml:space="preserve">B. Zou, X. Jiang, H. Feng, Y. Tu, and C. Tao, “Multisource spectral-integrated estimation of cadmium concentrations in soil using a direct standardization and Spiking algorithm,” </w:t>
      </w:r>
      <w:r w:rsidRPr="00776584">
        <w:rPr>
          <w:rFonts w:ascii="Times New Roman" w:hAnsi="Times New Roman" w:cs="Times New Roman"/>
          <w:i/>
          <w:iCs/>
          <w:noProof/>
          <w:sz w:val="20"/>
          <w:szCs w:val="24"/>
        </w:rPr>
        <w:t>Sci. Total Environ.</w:t>
      </w:r>
      <w:r w:rsidRPr="00776584">
        <w:rPr>
          <w:rFonts w:ascii="Times New Roman" w:hAnsi="Times New Roman" w:cs="Times New Roman"/>
          <w:noProof/>
          <w:sz w:val="20"/>
          <w:szCs w:val="24"/>
        </w:rPr>
        <w:t>, vol. 701, 2020, doi: 10.1016/j.scitotenv.2019.134890.</w:t>
      </w:r>
    </w:p>
    <w:p w14:paraId="6B73FDB1"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[211]</w:t>
      </w:r>
      <w:r w:rsidRPr="00776584">
        <w:rPr>
          <w:rFonts w:ascii="Times New Roman" w:hAnsi="Times New Roman" w:cs="Times New Roman"/>
          <w:noProof/>
          <w:sz w:val="20"/>
          <w:szCs w:val="24"/>
        </w:rPr>
        <w:tab/>
        <w:t xml:space="preserve">Y. Luo and C. Tu, </w:t>
      </w:r>
      <w:r w:rsidRPr="00776584">
        <w:rPr>
          <w:rFonts w:ascii="Times New Roman" w:hAnsi="Times New Roman" w:cs="Times New Roman"/>
          <w:i/>
          <w:iCs/>
          <w:noProof/>
          <w:sz w:val="20"/>
          <w:szCs w:val="24"/>
        </w:rPr>
        <w:t>Twenty years of research and development on soil pollution and remediation in China</w:t>
      </w:r>
      <w:r w:rsidRPr="00776584">
        <w:rPr>
          <w:rFonts w:ascii="Times New Roman" w:hAnsi="Times New Roman" w:cs="Times New Roman"/>
          <w:noProof/>
          <w:sz w:val="20"/>
          <w:szCs w:val="24"/>
        </w:rPr>
        <w:t>. 2018.</w:t>
      </w:r>
    </w:p>
    <w:p w14:paraId="5BD8617D"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[212]</w:t>
      </w:r>
      <w:r w:rsidRPr="00776584">
        <w:rPr>
          <w:rFonts w:ascii="Times New Roman" w:hAnsi="Times New Roman" w:cs="Times New Roman"/>
          <w:noProof/>
          <w:sz w:val="20"/>
          <w:szCs w:val="24"/>
        </w:rPr>
        <w:tab/>
        <w:t xml:space="preserve">P. Jarecke, K. Yokoyama, and P. Barry, “On-orbit radiometric calibration the Hyperion instrument,” </w:t>
      </w:r>
      <w:r w:rsidRPr="00776584">
        <w:rPr>
          <w:rFonts w:ascii="Times New Roman" w:hAnsi="Times New Roman" w:cs="Times New Roman"/>
          <w:i/>
          <w:iCs/>
          <w:noProof/>
          <w:sz w:val="20"/>
          <w:szCs w:val="24"/>
        </w:rPr>
        <w:t>Int. Geosci. Remote Sens. Symp.</w:t>
      </w:r>
      <w:r w:rsidRPr="00776584">
        <w:rPr>
          <w:rFonts w:ascii="Times New Roman" w:hAnsi="Times New Roman" w:cs="Times New Roman"/>
          <w:noProof/>
          <w:sz w:val="20"/>
          <w:szCs w:val="24"/>
        </w:rPr>
        <w:t>, vol. 6, pp. 2825–2827, 2001, doi: 10.1109/igarss.2001.978176.</w:t>
      </w:r>
    </w:p>
    <w:p w14:paraId="1720F1B9"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[213]</w:t>
      </w:r>
      <w:r w:rsidRPr="00776584">
        <w:rPr>
          <w:rFonts w:ascii="Times New Roman" w:hAnsi="Times New Roman" w:cs="Times New Roman"/>
          <w:noProof/>
          <w:sz w:val="20"/>
          <w:szCs w:val="24"/>
        </w:rPr>
        <w:tab/>
        <w:t xml:space="preserve">B. Datt, T. R. McVicar, T. G. Van Niel, D. L. B. Jupp, and J. S. Pearlman, “Preprocessing EO-1 Hyperion hyperspectral data to support the application of agricultural indexes,” </w:t>
      </w:r>
      <w:r w:rsidRPr="00776584">
        <w:rPr>
          <w:rFonts w:ascii="Times New Roman" w:hAnsi="Times New Roman" w:cs="Times New Roman"/>
          <w:i/>
          <w:iCs/>
          <w:noProof/>
          <w:sz w:val="20"/>
          <w:szCs w:val="24"/>
        </w:rPr>
        <w:t>IEEE Trans. Geosci. Remote Sens.</w:t>
      </w:r>
      <w:r w:rsidRPr="00776584">
        <w:rPr>
          <w:rFonts w:ascii="Times New Roman" w:hAnsi="Times New Roman" w:cs="Times New Roman"/>
          <w:noProof/>
          <w:sz w:val="20"/>
          <w:szCs w:val="24"/>
        </w:rPr>
        <w:t>, vol. 41, no. 6 PART I, pp. 1246–1259, 2003, doi: 10.1109/TGRS.2003.813206.</w:t>
      </w:r>
    </w:p>
    <w:p w14:paraId="65E5FC9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[214]</w:t>
      </w:r>
      <w:r w:rsidRPr="00776584">
        <w:rPr>
          <w:rFonts w:ascii="Times New Roman" w:hAnsi="Times New Roman" w:cs="Times New Roman"/>
          <w:noProof/>
          <w:sz w:val="20"/>
          <w:szCs w:val="24"/>
        </w:rPr>
        <w:tab/>
        <w:t xml:space="preserve">H. Li, D. Zhang, Y. Zhang, and Y. Xu, “Research of image preprocessing methods for EO-1 Hyperion hyperspectral data in tidal flat area,” </w:t>
      </w:r>
      <w:r w:rsidRPr="00776584">
        <w:rPr>
          <w:rFonts w:ascii="Times New Roman" w:hAnsi="Times New Roman" w:cs="Times New Roman"/>
          <w:i/>
          <w:iCs/>
          <w:noProof/>
          <w:sz w:val="20"/>
          <w:szCs w:val="24"/>
        </w:rPr>
        <w:t>Geoinformatics 2008 Jt. Conf. GIS Built Environ. Classif. Remote Sens. Images</w:t>
      </w:r>
      <w:r w:rsidRPr="00776584">
        <w:rPr>
          <w:rFonts w:ascii="Times New Roman" w:hAnsi="Times New Roman" w:cs="Times New Roman"/>
          <w:noProof/>
          <w:sz w:val="20"/>
          <w:szCs w:val="24"/>
        </w:rPr>
        <w:t>, vol. 7147, p. 71471G, 2008, doi: 10.1117/12.813253.</w:t>
      </w:r>
    </w:p>
    <w:p w14:paraId="43189B34"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[215]</w:t>
      </w:r>
      <w:r w:rsidRPr="00776584">
        <w:rPr>
          <w:rFonts w:ascii="Times New Roman" w:hAnsi="Times New Roman" w:cs="Times New Roman"/>
          <w:noProof/>
          <w:sz w:val="20"/>
          <w:szCs w:val="24"/>
        </w:rPr>
        <w:tab/>
        <w:t xml:space="preserve">J. Moros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“Use of reflectance infrared spectroscopy for monitoring the metal content of the estuarine sediments of the Nerbioi-Ibaizabal River (Metropolitan Bilbao, Bay of Biscay, Basque Country),” </w:t>
      </w:r>
      <w:r w:rsidRPr="00776584">
        <w:rPr>
          <w:rFonts w:ascii="Times New Roman" w:hAnsi="Times New Roman" w:cs="Times New Roman"/>
          <w:i/>
          <w:iCs/>
          <w:noProof/>
          <w:sz w:val="20"/>
          <w:szCs w:val="24"/>
        </w:rPr>
        <w:t>Environ. Sci. Technol.</w:t>
      </w:r>
      <w:r w:rsidRPr="00776584">
        <w:rPr>
          <w:rFonts w:ascii="Times New Roman" w:hAnsi="Times New Roman" w:cs="Times New Roman"/>
          <w:noProof/>
          <w:sz w:val="20"/>
          <w:szCs w:val="24"/>
        </w:rPr>
        <w:t>, vol. 43, no. 24, pp. 9314–9320, 2009, doi: 10.1021/es9005898.</w:t>
      </w:r>
    </w:p>
    <w:p w14:paraId="2206EC04"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[216]</w:t>
      </w:r>
      <w:r w:rsidRPr="00776584">
        <w:rPr>
          <w:rFonts w:ascii="Times New Roman" w:hAnsi="Times New Roman" w:cs="Times New Roman"/>
          <w:noProof/>
          <w:sz w:val="20"/>
          <w:szCs w:val="24"/>
        </w:rPr>
        <w:tab/>
        <w:t xml:space="preserve">S. S. Gill and N. Tuteja, “Cadmium stress tolerance in crop plants: Probing the role of sulfur,” </w:t>
      </w:r>
      <w:r w:rsidRPr="00776584">
        <w:rPr>
          <w:rFonts w:ascii="Times New Roman" w:hAnsi="Times New Roman" w:cs="Times New Roman"/>
          <w:i/>
          <w:iCs/>
          <w:noProof/>
          <w:sz w:val="20"/>
          <w:szCs w:val="24"/>
        </w:rPr>
        <w:t>Plant Signal. Behav.</w:t>
      </w:r>
      <w:r w:rsidRPr="00776584">
        <w:rPr>
          <w:rFonts w:ascii="Times New Roman" w:hAnsi="Times New Roman" w:cs="Times New Roman"/>
          <w:noProof/>
          <w:sz w:val="20"/>
          <w:szCs w:val="24"/>
        </w:rPr>
        <w:t>, vol. 6, no. 2, pp. 215–222, 2011, doi: 10.4161/psb.6.2.14880.</w:t>
      </w:r>
    </w:p>
    <w:p w14:paraId="7E990BEC"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[217]</w:t>
      </w:r>
      <w:r w:rsidRPr="00776584">
        <w:rPr>
          <w:rFonts w:ascii="Times New Roman" w:hAnsi="Times New Roman" w:cs="Times New Roman"/>
          <w:noProof/>
          <w:sz w:val="20"/>
          <w:szCs w:val="24"/>
        </w:rPr>
        <w:tab/>
        <w:t xml:space="preserve">Y. Chen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“Mapping of Cu and Pb contaminations in soil using combined geochemistry, topography, and remote sensing: A case study in the le’an river floodplain, China,” </w:t>
      </w:r>
      <w:r w:rsidRPr="00776584">
        <w:rPr>
          <w:rFonts w:ascii="Times New Roman" w:hAnsi="Times New Roman" w:cs="Times New Roman"/>
          <w:i/>
          <w:iCs/>
          <w:noProof/>
          <w:sz w:val="20"/>
          <w:szCs w:val="24"/>
        </w:rPr>
        <w:t>Int. J. Environ. Res. Public Health</w:t>
      </w:r>
      <w:r w:rsidRPr="00776584">
        <w:rPr>
          <w:rFonts w:ascii="Times New Roman" w:hAnsi="Times New Roman" w:cs="Times New Roman"/>
          <w:noProof/>
          <w:sz w:val="20"/>
          <w:szCs w:val="24"/>
        </w:rPr>
        <w:t>, vol. 9, no. 5, pp. 1874–1886, 2012, doi: 10.3390/ijerph9051874.</w:t>
      </w:r>
    </w:p>
    <w:p w14:paraId="506B5EF6"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[218]</w:t>
      </w:r>
      <w:r w:rsidRPr="00776584">
        <w:rPr>
          <w:rFonts w:ascii="Times New Roman" w:hAnsi="Times New Roman" w:cs="Times New Roman"/>
          <w:noProof/>
          <w:sz w:val="20"/>
          <w:szCs w:val="24"/>
        </w:rPr>
        <w:tab/>
        <w:t xml:space="preserve">F. A. Kruse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“The spectral image processing system (SIPS)-interactive visualization and analysis of imaging spectrometer data,”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44, no. 2–3, pp. 145–163, 1993, doi: 10.1016/0034-4257(93)90013-N.</w:t>
      </w:r>
    </w:p>
    <w:p w14:paraId="4226D185"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[219]</w:t>
      </w:r>
      <w:r w:rsidRPr="00776584">
        <w:rPr>
          <w:rFonts w:ascii="Times New Roman" w:hAnsi="Times New Roman" w:cs="Times New Roman"/>
          <w:noProof/>
          <w:sz w:val="20"/>
          <w:szCs w:val="24"/>
        </w:rPr>
        <w:tab/>
        <w:t xml:space="preserve">A. Otten, A. Alphenaar, C. Pijls, F. Spuij, and H. Wit, </w:t>
      </w:r>
      <w:r w:rsidRPr="00776584">
        <w:rPr>
          <w:rFonts w:ascii="Times New Roman" w:hAnsi="Times New Roman" w:cs="Times New Roman"/>
          <w:i/>
          <w:iCs/>
          <w:noProof/>
          <w:sz w:val="20"/>
          <w:szCs w:val="24"/>
        </w:rPr>
        <w:t>In Situ Soil Remediation</w:t>
      </w:r>
      <w:r w:rsidRPr="00776584">
        <w:rPr>
          <w:rFonts w:ascii="Times New Roman" w:hAnsi="Times New Roman" w:cs="Times New Roman"/>
          <w:noProof/>
          <w:sz w:val="20"/>
          <w:szCs w:val="24"/>
        </w:rPr>
        <w:t>, vol. 6, no. 12. Dordrecht: Springer Netherlands, 1997.</w:t>
      </w:r>
    </w:p>
    <w:p w14:paraId="6640A019"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[220]</w:t>
      </w:r>
      <w:r w:rsidRPr="00776584">
        <w:rPr>
          <w:rFonts w:ascii="Times New Roman" w:hAnsi="Times New Roman" w:cs="Times New Roman"/>
          <w:noProof/>
          <w:sz w:val="20"/>
          <w:szCs w:val="24"/>
        </w:rPr>
        <w:tab/>
        <w:t xml:space="preserve">Y. Hong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“Diagnosis of cadmium contamination in urban and suburban soils using visible-to-near-infrared spectroscopy,” </w:t>
      </w:r>
      <w:r w:rsidRPr="00776584">
        <w:rPr>
          <w:rFonts w:ascii="Times New Roman" w:hAnsi="Times New Roman" w:cs="Times New Roman"/>
          <w:i/>
          <w:iCs/>
          <w:noProof/>
          <w:sz w:val="20"/>
          <w:szCs w:val="24"/>
        </w:rPr>
        <w:t>Environ. Pollut.</w:t>
      </w:r>
      <w:r w:rsidRPr="00776584">
        <w:rPr>
          <w:rFonts w:ascii="Times New Roman" w:hAnsi="Times New Roman" w:cs="Times New Roman"/>
          <w:noProof/>
          <w:sz w:val="20"/>
          <w:szCs w:val="24"/>
        </w:rPr>
        <w:t>, vol. 291, 2021, doi: 10.1016/j.envpol.2021.118128.</w:t>
      </w:r>
    </w:p>
    <w:p w14:paraId="584AD58B"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[221]</w:t>
      </w:r>
      <w:r w:rsidRPr="00776584">
        <w:rPr>
          <w:rFonts w:ascii="Times New Roman" w:hAnsi="Times New Roman" w:cs="Times New Roman"/>
          <w:noProof/>
          <w:sz w:val="20"/>
          <w:szCs w:val="24"/>
        </w:rPr>
        <w:tab/>
        <w:t xml:space="preserve">C. Donlon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“The Global Monitoring for Environment and Security (GMES) Sentinel-3 mission,”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120, pp. 37–57, 2012, doi: 10.1016/j.rse.2011.07.024.</w:t>
      </w:r>
    </w:p>
    <w:p w14:paraId="49EF1601"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[222]</w:t>
      </w:r>
      <w:r w:rsidRPr="00776584">
        <w:rPr>
          <w:rFonts w:ascii="Times New Roman" w:hAnsi="Times New Roman" w:cs="Times New Roman"/>
          <w:noProof/>
          <w:sz w:val="20"/>
          <w:szCs w:val="24"/>
        </w:rPr>
        <w:tab/>
        <w:t xml:space="preserve">J. Verrelst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“Optical remote sensing and the retrieval of terrestrial vegetation bio-geophysical properties - A review,” </w:t>
      </w:r>
      <w:r w:rsidRPr="00776584">
        <w:rPr>
          <w:rFonts w:ascii="Times New Roman" w:hAnsi="Times New Roman" w:cs="Times New Roman"/>
          <w:i/>
          <w:iCs/>
          <w:noProof/>
          <w:sz w:val="20"/>
          <w:szCs w:val="24"/>
        </w:rPr>
        <w:t>ISPRS J. Photogramm. Remote Sens.</w:t>
      </w:r>
      <w:r w:rsidRPr="00776584">
        <w:rPr>
          <w:rFonts w:ascii="Times New Roman" w:hAnsi="Times New Roman" w:cs="Times New Roman"/>
          <w:noProof/>
          <w:sz w:val="20"/>
          <w:szCs w:val="24"/>
        </w:rPr>
        <w:t>, vol. 108, pp. 273–290, 2015, doi: 10.1016/j.isprsjprs.2015.05.005.</w:t>
      </w:r>
    </w:p>
    <w:p w14:paraId="742BFC67"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[223]</w:t>
      </w:r>
      <w:r w:rsidRPr="00776584">
        <w:rPr>
          <w:rFonts w:ascii="Times New Roman" w:hAnsi="Times New Roman" w:cs="Times New Roman"/>
          <w:noProof/>
          <w:sz w:val="20"/>
          <w:szCs w:val="24"/>
        </w:rPr>
        <w:tab/>
        <w:t xml:space="preserve">H. van der Werff and F. van der Meer, “Sentinel-2 for mapping iron absorption feature parameters,” </w:t>
      </w:r>
      <w:r w:rsidRPr="00776584">
        <w:rPr>
          <w:rFonts w:ascii="Times New Roman" w:hAnsi="Times New Roman" w:cs="Times New Roman"/>
          <w:i/>
          <w:iCs/>
          <w:noProof/>
          <w:sz w:val="20"/>
          <w:szCs w:val="24"/>
        </w:rPr>
        <w:t>Remote Sens.</w:t>
      </w:r>
      <w:r w:rsidRPr="00776584">
        <w:rPr>
          <w:rFonts w:ascii="Times New Roman" w:hAnsi="Times New Roman" w:cs="Times New Roman"/>
          <w:noProof/>
          <w:sz w:val="20"/>
          <w:szCs w:val="24"/>
        </w:rPr>
        <w:t>, vol. 7, no. 10, pp. 12635–12653, 2015, doi: 10.3390/rs71012635.</w:t>
      </w:r>
    </w:p>
    <w:p w14:paraId="567EE5A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[224]</w:t>
      </w:r>
      <w:r w:rsidRPr="00776584">
        <w:rPr>
          <w:rFonts w:ascii="Times New Roman" w:hAnsi="Times New Roman" w:cs="Times New Roman"/>
          <w:noProof/>
          <w:sz w:val="20"/>
          <w:szCs w:val="24"/>
        </w:rPr>
        <w:tab/>
        <w:t xml:space="preserve">S. Michel, P. Gamet, and M. J. Lefevre-Fonollosa, “HYPXIM A hyperspectral satellite defined for science, security and defence users,” </w:t>
      </w:r>
      <w:r w:rsidRPr="00776584">
        <w:rPr>
          <w:rFonts w:ascii="Times New Roman" w:hAnsi="Times New Roman" w:cs="Times New Roman"/>
          <w:i/>
          <w:iCs/>
          <w:noProof/>
          <w:sz w:val="20"/>
          <w:szCs w:val="24"/>
        </w:rPr>
        <w:t>Work. Hyperspectral Image Signal Process. Evol. Remote Sens.</w:t>
      </w:r>
      <w:r w:rsidRPr="00776584">
        <w:rPr>
          <w:rFonts w:ascii="Times New Roman" w:hAnsi="Times New Roman" w:cs="Times New Roman"/>
          <w:noProof/>
          <w:sz w:val="20"/>
          <w:szCs w:val="24"/>
        </w:rPr>
        <w:t>, 2011, doi: 10.1109/WHISPERS.2011.6080864.</w:t>
      </w:r>
    </w:p>
    <w:p w14:paraId="5D3D9A79"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[225]</w:t>
      </w:r>
      <w:r w:rsidRPr="00776584">
        <w:rPr>
          <w:rFonts w:ascii="Times New Roman" w:hAnsi="Times New Roman" w:cs="Times New Roman"/>
          <w:noProof/>
          <w:sz w:val="20"/>
          <w:szCs w:val="24"/>
        </w:rPr>
        <w:tab/>
        <w:t xml:space="preserve">R. Houborg, M. Anderson, F. Gao, M. Schull, and C. Cammalleri, “Monitoring water and carbon fluxes at fine spatial scales using HyspIRI-like measurements,” </w:t>
      </w:r>
      <w:r w:rsidRPr="00776584">
        <w:rPr>
          <w:rFonts w:ascii="Times New Roman" w:hAnsi="Times New Roman" w:cs="Times New Roman"/>
          <w:i/>
          <w:iCs/>
          <w:noProof/>
          <w:sz w:val="20"/>
          <w:szCs w:val="24"/>
        </w:rPr>
        <w:t>Int. Geosci. Remote Sens. Symp.</w:t>
      </w:r>
      <w:r w:rsidRPr="00776584">
        <w:rPr>
          <w:rFonts w:ascii="Times New Roman" w:hAnsi="Times New Roman" w:cs="Times New Roman"/>
          <w:noProof/>
          <w:sz w:val="20"/>
          <w:szCs w:val="24"/>
        </w:rPr>
        <w:t>, pp. 7302–7305, 2012, doi: 10.1109/IGARSS.2012.6351975.</w:t>
      </w:r>
    </w:p>
    <w:p w14:paraId="1F5C0D7E"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[226]</w:t>
      </w:r>
      <w:r w:rsidRPr="00776584">
        <w:rPr>
          <w:rFonts w:ascii="Times New Roman" w:hAnsi="Times New Roman" w:cs="Times New Roman"/>
          <w:noProof/>
          <w:sz w:val="20"/>
          <w:szCs w:val="24"/>
        </w:rPr>
        <w:tab/>
        <w:t xml:space="preserve">K. Richter, T. Hank, C. Atzberger, M. Locherer, and W. Mauser, “Regularization strategies for agricultural monitoring: The EnMAP vegetation analyzer (AVA),” </w:t>
      </w:r>
      <w:r w:rsidRPr="00776584">
        <w:rPr>
          <w:rFonts w:ascii="Times New Roman" w:hAnsi="Times New Roman" w:cs="Times New Roman"/>
          <w:i/>
          <w:iCs/>
          <w:noProof/>
          <w:sz w:val="20"/>
          <w:szCs w:val="24"/>
        </w:rPr>
        <w:t>Int. Geosci. Remote Sens. Symp.</w:t>
      </w:r>
      <w:r w:rsidRPr="00776584">
        <w:rPr>
          <w:rFonts w:ascii="Times New Roman" w:hAnsi="Times New Roman" w:cs="Times New Roman"/>
          <w:noProof/>
          <w:sz w:val="20"/>
          <w:szCs w:val="24"/>
        </w:rPr>
        <w:t>, pp. 6613–6616, 2012, doi: 10.1109/IGARSS.2012.6352083.</w:t>
      </w:r>
    </w:p>
    <w:p w14:paraId="297E6614"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[227]</w:t>
      </w:r>
      <w:r w:rsidRPr="00776584">
        <w:rPr>
          <w:rFonts w:ascii="Times New Roman" w:hAnsi="Times New Roman" w:cs="Times New Roman"/>
          <w:noProof/>
          <w:sz w:val="20"/>
          <w:szCs w:val="24"/>
        </w:rPr>
        <w:tab/>
        <w:t xml:space="preserve">S. Pignatti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“Development of algorithms and products for supporting the Italian hyperspectral PRISMA mission: The SAP4PRISMA project,” </w:t>
      </w:r>
      <w:r w:rsidRPr="00776584">
        <w:rPr>
          <w:rFonts w:ascii="Times New Roman" w:hAnsi="Times New Roman" w:cs="Times New Roman"/>
          <w:i/>
          <w:iCs/>
          <w:noProof/>
          <w:sz w:val="20"/>
          <w:szCs w:val="24"/>
        </w:rPr>
        <w:t>Int. Geosci. Remote Sens. Symp.</w:t>
      </w:r>
      <w:r w:rsidRPr="00776584">
        <w:rPr>
          <w:rFonts w:ascii="Times New Roman" w:hAnsi="Times New Roman" w:cs="Times New Roman"/>
          <w:noProof/>
          <w:sz w:val="20"/>
          <w:szCs w:val="24"/>
        </w:rPr>
        <w:t>, pp. 127–130, 2012, doi: 10.1109/IGARSS.2012.6351620.</w:t>
      </w:r>
    </w:p>
    <w:p w14:paraId="711ED5CB"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lastRenderedPageBreak/>
        <w:t>[228]</w:t>
      </w:r>
      <w:r w:rsidRPr="00776584">
        <w:rPr>
          <w:rFonts w:ascii="Times New Roman" w:hAnsi="Times New Roman" w:cs="Times New Roman"/>
          <w:noProof/>
          <w:sz w:val="20"/>
          <w:szCs w:val="24"/>
        </w:rPr>
        <w:tab/>
        <w:t>S. Kraft, U. Del Bello, M. Bouvet, and M. Drusch, “FLEX: ESA’s Earth Explorer 8 candidate mission, Proceedings of 2012 IEEE International Geoscience and Remote Sensing Symposium, Munich, Germany,” pp. 7125–7128, 2012.</w:t>
      </w:r>
    </w:p>
    <w:p w14:paraId="46FCC65B"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[229]</w:t>
      </w:r>
      <w:r w:rsidRPr="00776584">
        <w:rPr>
          <w:rFonts w:ascii="Times New Roman" w:hAnsi="Times New Roman" w:cs="Times New Roman"/>
          <w:noProof/>
          <w:sz w:val="20"/>
          <w:szCs w:val="24"/>
        </w:rPr>
        <w:tab/>
        <w:t xml:space="preserve">E. Ben Dor, A. Kafri, and G. Varacalli, “Shalom : spaceborne hyperspectral applicative land and ocean mission: a joint project of asi-isa an update for 2014,” </w:t>
      </w:r>
      <w:r w:rsidRPr="00776584">
        <w:rPr>
          <w:rFonts w:ascii="Times New Roman" w:hAnsi="Times New Roman" w:cs="Times New Roman"/>
          <w:i/>
          <w:iCs/>
          <w:noProof/>
          <w:sz w:val="20"/>
          <w:szCs w:val="24"/>
        </w:rPr>
        <w:t>IGARSS -A Spec. Sess. hyperspectral Sens. orbit</w:t>
      </w:r>
      <w:r w:rsidRPr="00776584">
        <w:rPr>
          <w:rFonts w:ascii="Times New Roman" w:hAnsi="Times New Roman" w:cs="Times New Roman"/>
          <w:noProof/>
          <w:sz w:val="20"/>
          <w:szCs w:val="24"/>
        </w:rPr>
        <w:t>, no. July, 2014.</w:t>
      </w:r>
    </w:p>
    <w:p w14:paraId="6A526367"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[230]</w:t>
      </w:r>
      <w:r w:rsidRPr="00776584">
        <w:rPr>
          <w:rFonts w:ascii="Times New Roman" w:hAnsi="Times New Roman" w:cs="Times New Roman"/>
          <w:noProof/>
          <w:sz w:val="20"/>
          <w:szCs w:val="24"/>
        </w:rPr>
        <w:tab/>
        <w:t xml:space="preserve">M. Drusch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“Sentinel-2: ESA’s Optical High-Resolution Mission for GMES Operational Services,”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120, pp. 25–36, 2012, doi: 10.1016/j.rse.2011.11.026.</w:t>
      </w:r>
    </w:p>
    <w:p w14:paraId="75BC5828"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[231]</w:t>
      </w:r>
      <w:r w:rsidRPr="00776584">
        <w:rPr>
          <w:rFonts w:ascii="Times New Roman" w:hAnsi="Times New Roman" w:cs="Times New Roman"/>
          <w:noProof/>
          <w:sz w:val="20"/>
          <w:szCs w:val="24"/>
        </w:rPr>
        <w:tab/>
        <w:t xml:space="preserve">F. D. Van der Meer, H. M. A. van der Werff, and F. J. A. van Ruitenbeek, “Potential of ESA’s Sentinel-2 for geological applications,”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148, pp. 124–133, 2014, doi: 10.1016/j.rse.2014.03.022.</w:t>
      </w:r>
    </w:p>
    <w:p w14:paraId="558EEC64"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[232]</w:t>
      </w:r>
      <w:r w:rsidRPr="00776584">
        <w:rPr>
          <w:rFonts w:ascii="Times New Roman" w:hAnsi="Times New Roman" w:cs="Times New Roman"/>
          <w:noProof/>
          <w:sz w:val="20"/>
          <w:szCs w:val="24"/>
        </w:rPr>
        <w:tab/>
        <w:t xml:space="preserve">A. Fernández-Manso, O. Fernández-Manso, and C. Quintano, “SENTINEL-2A red-edge spectral indices suitability for discriminating burn severity,” </w:t>
      </w:r>
      <w:r w:rsidRPr="00776584">
        <w:rPr>
          <w:rFonts w:ascii="Times New Roman" w:hAnsi="Times New Roman" w:cs="Times New Roman"/>
          <w:i/>
          <w:iCs/>
          <w:noProof/>
          <w:sz w:val="20"/>
          <w:szCs w:val="24"/>
        </w:rPr>
        <w:t>Int. J. Appl. Earth Obs. Geoinf.</w:t>
      </w:r>
      <w:r w:rsidRPr="00776584">
        <w:rPr>
          <w:rFonts w:ascii="Times New Roman" w:hAnsi="Times New Roman" w:cs="Times New Roman"/>
          <w:noProof/>
          <w:sz w:val="20"/>
          <w:szCs w:val="24"/>
        </w:rPr>
        <w:t>, vol. 50, pp. 170–175, 2016, doi: 10.1016/j.jag.2016.03.005.</w:t>
      </w:r>
    </w:p>
    <w:p w14:paraId="670FADE3"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[233]</w:t>
      </w:r>
      <w:r w:rsidRPr="00776584">
        <w:rPr>
          <w:rFonts w:ascii="Times New Roman" w:hAnsi="Times New Roman" w:cs="Times New Roman"/>
          <w:noProof/>
          <w:sz w:val="20"/>
          <w:szCs w:val="24"/>
        </w:rPr>
        <w:tab/>
        <w:t xml:space="preserve">M. Belgiu and O. Csillik, “Sentinel-2 cropland mapping using pixel-based and object-based time-weighted dynamic time warping analysis,”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204, pp. 509–523, 2018, doi: 10.1016/j.rse.2017.10.005.</w:t>
      </w:r>
    </w:p>
    <w:p w14:paraId="5F8EDD71"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[234]</w:t>
      </w:r>
      <w:r w:rsidRPr="00776584">
        <w:rPr>
          <w:rFonts w:ascii="Times New Roman" w:hAnsi="Times New Roman" w:cs="Times New Roman"/>
          <w:noProof/>
          <w:sz w:val="20"/>
          <w:szCs w:val="24"/>
        </w:rPr>
        <w:tab/>
        <w:t xml:space="preserve">L. Guanter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“The EnMAP spaceborne imaging spectroscopy mission for earth observation,” </w:t>
      </w:r>
      <w:r w:rsidRPr="00776584">
        <w:rPr>
          <w:rFonts w:ascii="Times New Roman" w:hAnsi="Times New Roman" w:cs="Times New Roman"/>
          <w:i/>
          <w:iCs/>
          <w:noProof/>
          <w:sz w:val="20"/>
          <w:szCs w:val="24"/>
        </w:rPr>
        <w:t>Remote Sens.</w:t>
      </w:r>
      <w:r w:rsidRPr="00776584">
        <w:rPr>
          <w:rFonts w:ascii="Times New Roman" w:hAnsi="Times New Roman" w:cs="Times New Roman"/>
          <w:noProof/>
          <w:sz w:val="20"/>
          <w:szCs w:val="24"/>
        </w:rPr>
        <w:t>, vol. 7, no. 7, pp. 8830–8857, 2015, doi: 10.3390/rs70708830.</w:t>
      </w:r>
    </w:p>
    <w:p w14:paraId="06D21B2F"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[235]</w:t>
      </w:r>
      <w:r w:rsidRPr="00776584">
        <w:rPr>
          <w:rFonts w:ascii="Times New Roman" w:hAnsi="Times New Roman" w:cs="Times New Roman"/>
          <w:noProof/>
          <w:sz w:val="20"/>
          <w:szCs w:val="24"/>
        </w:rPr>
        <w:tab/>
        <w:t xml:space="preserve">C. Rogass, K. Segl, C. Mielke, Y. Fuchs, and H. Kaufmann, “EnGeoMap—A geological mapping tool applied to the EnMAP mission,” </w:t>
      </w:r>
      <w:r w:rsidRPr="00776584">
        <w:rPr>
          <w:rFonts w:ascii="Times New Roman" w:hAnsi="Times New Roman" w:cs="Times New Roman"/>
          <w:i/>
          <w:iCs/>
          <w:noProof/>
          <w:sz w:val="20"/>
          <w:szCs w:val="24"/>
        </w:rPr>
        <w:t>EARSeL eProceedings</w:t>
      </w:r>
      <w:r w:rsidRPr="00776584">
        <w:rPr>
          <w:rFonts w:ascii="Times New Roman" w:hAnsi="Times New Roman" w:cs="Times New Roman"/>
          <w:noProof/>
          <w:sz w:val="20"/>
          <w:szCs w:val="24"/>
        </w:rPr>
        <w:t>, vol. 12, no. 1, pp. 12–17, 2013, [Online]. Available: https://gfzpublic.gfz-potsdam.de/pubman/faces/ViewItemOverviewPage.jsp?itemId=item_247780.</w:t>
      </w:r>
    </w:p>
    <w:p w14:paraId="45699977"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[236]</w:t>
      </w:r>
      <w:r w:rsidRPr="00776584">
        <w:rPr>
          <w:rFonts w:ascii="Times New Roman" w:hAnsi="Times New Roman" w:cs="Times New Roman"/>
          <w:noProof/>
          <w:sz w:val="20"/>
          <w:szCs w:val="24"/>
        </w:rPr>
        <w:tab/>
        <w:t xml:space="preserve">C. M. Lee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“An introduction to the NASA Hyperspectral InfraRed Imager (HyspIRI) mission and preparatory activities,”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167, pp. 6–19, 2015, doi: 10.1016/j.rse.2015.06.012.</w:t>
      </w:r>
    </w:p>
    <w:p w14:paraId="7F313754"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[237]</w:t>
      </w:r>
      <w:r w:rsidRPr="00776584">
        <w:rPr>
          <w:rFonts w:ascii="Times New Roman" w:hAnsi="Times New Roman" w:cs="Times New Roman"/>
          <w:noProof/>
          <w:sz w:val="20"/>
          <w:szCs w:val="24"/>
        </w:rPr>
        <w:tab/>
        <w:t xml:space="preserve">I. Leifer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“State of the art satellite and airborne marine oil spill remote sensing: Application to the BP Deepwater Horizon oil spill,”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124, pp. 185–209, 2012, doi: 10.1016/j.rse.2012.03.024.</w:t>
      </w:r>
    </w:p>
    <w:p w14:paraId="1E248E33"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[238]</w:t>
      </w:r>
      <w:r w:rsidRPr="00776584">
        <w:rPr>
          <w:rFonts w:ascii="Times New Roman" w:hAnsi="Times New Roman" w:cs="Times New Roman"/>
          <w:noProof/>
          <w:sz w:val="20"/>
          <w:szCs w:val="24"/>
        </w:rPr>
        <w:tab/>
        <w:t xml:space="preserve">R. F. Kokaly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“Spectroscopic remote sensing of the distribution and persistence of oil from the Deepwater Horizon spill in Barataria Bay marshes,”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129, pp. 210–230, 2013, doi: 10.1016/j.rse.2012.10.028.</w:t>
      </w:r>
    </w:p>
    <w:p w14:paraId="7B6FF797"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[239]</w:t>
      </w:r>
      <w:r w:rsidRPr="00776584">
        <w:rPr>
          <w:rFonts w:ascii="Times New Roman" w:hAnsi="Times New Roman" w:cs="Times New Roman"/>
          <w:noProof/>
          <w:sz w:val="20"/>
          <w:szCs w:val="24"/>
        </w:rPr>
        <w:tab/>
        <w:t xml:space="preserve">A. Peltier, A. Finizola, G. A. Douillet, E. Brothelande, and E. Garaebiti, “Structure of an active volcano associated with a resurgent block inferred from thermal mapping: The Yasur-Yenkahe volcanic complex (Vanuatu),” </w:t>
      </w:r>
      <w:r w:rsidRPr="00776584">
        <w:rPr>
          <w:rFonts w:ascii="Times New Roman" w:hAnsi="Times New Roman" w:cs="Times New Roman"/>
          <w:i/>
          <w:iCs/>
          <w:noProof/>
          <w:sz w:val="20"/>
          <w:szCs w:val="24"/>
        </w:rPr>
        <w:t>J. Volcanol. Geotherm. Res.</w:t>
      </w:r>
      <w:r w:rsidRPr="00776584">
        <w:rPr>
          <w:rFonts w:ascii="Times New Roman" w:hAnsi="Times New Roman" w:cs="Times New Roman"/>
          <w:noProof/>
          <w:sz w:val="20"/>
          <w:szCs w:val="24"/>
        </w:rPr>
        <w:t>, vol. 243–244, pp. 59–68, 2012, doi: 10.1016/j.jvolgeores.2012.06.022.</w:t>
      </w:r>
    </w:p>
    <w:p w14:paraId="117A5D7C"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[240]</w:t>
      </w:r>
      <w:r w:rsidRPr="00776584">
        <w:rPr>
          <w:rFonts w:ascii="Times New Roman" w:hAnsi="Times New Roman" w:cs="Times New Roman"/>
          <w:noProof/>
          <w:sz w:val="20"/>
          <w:szCs w:val="24"/>
        </w:rPr>
        <w:tab/>
        <w:t xml:space="preserve">B. Ribeiro da Luz and J. K. Crowley, “Spectral reflectance and emissivity features of broad leaf plants: Prospects for remote sensing in the thermal infrared (8.0-14.0 μm),”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109, no. 4, pp. 393–405, 2007, doi: 10.1016/j.rse.2007.01.008.</w:t>
      </w:r>
    </w:p>
    <w:p w14:paraId="1E611AD1"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[241]</w:t>
      </w:r>
      <w:r w:rsidRPr="00776584">
        <w:rPr>
          <w:rFonts w:ascii="Times New Roman" w:hAnsi="Times New Roman" w:cs="Times New Roman"/>
          <w:noProof/>
          <w:sz w:val="20"/>
          <w:szCs w:val="24"/>
        </w:rPr>
        <w:tab/>
        <w:t xml:space="preserve">S. Sandor-Leahy and J. Shepanski, “Hyperspectral Remote Sensing: Data Collection and Exploitation,” </w:t>
      </w:r>
      <w:r w:rsidRPr="00776584">
        <w:rPr>
          <w:rFonts w:ascii="Times New Roman" w:hAnsi="Times New Roman" w:cs="Times New Roman"/>
          <w:i/>
          <w:iCs/>
          <w:noProof/>
          <w:sz w:val="20"/>
          <w:szCs w:val="24"/>
        </w:rPr>
        <w:t>Encycl. Anal. Chem.</w:t>
      </w:r>
      <w:r w:rsidRPr="00776584">
        <w:rPr>
          <w:rFonts w:ascii="Times New Roman" w:hAnsi="Times New Roman" w:cs="Times New Roman"/>
          <w:noProof/>
          <w:sz w:val="20"/>
          <w:szCs w:val="24"/>
        </w:rPr>
        <w:t>, 2006, doi: 10.1002/9780470027318.a2309.</w:t>
      </w:r>
    </w:p>
    <w:p w14:paraId="0E4E8352"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[242]</w:t>
      </w:r>
      <w:r w:rsidRPr="00776584">
        <w:rPr>
          <w:rFonts w:ascii="Times New Roman" w:hAnsi="Times New Roman" w:cs="Times New Roman"/>
          <w:noProof/>
          <w:sz w:val="20"/>
          <w:szCs w:val="24"/>
        </w:rPr>
        <w:tab/>
        <w:t xml:space="preserve">P. K. Garg, “Effect of contamination and adjacency factors on snow using spectroradiometer and hyperspectral images,” </w:t>
      </w:r>
      <w:r w:rsidRPr="00776584">
        <w:rPr>
          <w:rFonts w:ascii="Times New Roman" w:hAnsi="Times New Roman" w:cs="Times New Roman"/>
          <w:i/>
          <w:iCs/>
          <w:noProof/>
          <w:sz w:val="20"/>
          <w:szCs w:val="24"/>
        </w:rPr>
        <w:t>Hyperspectral Remote Sens. Theory Appl.</w:t>
      </w:r>
      <w:r w:rsidRPr="00776584">
        <w:rPr>
          <w:rFonts w:ascii="Times New Roman" w:hAnsi="Times New Roman" w:cs="Times New Roman"/>
          <w:noProof/>
          <w:sz w:val="20"/>
          <w:szCs w:val="24"/>
        </w:rPr>
        <w:t>, pp. 167–196, 2020, doi: 10.1016/B978-0-08-102894-0.00016-4.</w:t>
      </w:r>
    </w:p>
    <w:p w14:paraId="75108786"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[243]</w:t>
      </w:r>
      <w:r w:rsidRPr="00776584">
        <w:rPr>
          <w:rFonts w:ascii="Times New Roman" w:hAnsi="Times New Roman" w:cs="Times New Roman"/>
          <w:noProof/>
          <w:sz w:val="20"/>
          <w:szCs w:val="24"/>
        </w:rPr>
        <w:tab/>
        <w:t xml:space="preserve">D. Zhang and G. Zhou, “Estimation of soil moisture from optical and thermal remote sensing: A review,” </w:t>
      </w:r>
      <w:r w:rsidRPr="00776584">
        <w:rPr>
          <w:rFonts w:ascii="Times New Roman" w:hAnsi="Times New Roman" w:cs="Times New Roman"/>
          <w:i/>
          <w:iCs/>
          <w:noProof/>
          <w:sz w:val="20"/>
          <w:szCs w:val="24"/>
        </w:rPr>
        <w:t>Sensors (Switzerland)</w:t>
      </w:r>
      <w:r w:rsidRPr="00776584">
        <w:rPr>
          <w:rFonts w:ascii="Times New Roman" w:hAnsi="Times New Roman" w:cs="Times New Roman"/>
          <w:noProof/>
          <w:sz w:val="20"/>
          <w:szCs w:val="24"/>
        </w:rPr>
        <w:t>, vol. 16, no. 8, 2016, doi: 10.3390/s16081308.</w:t>
      </w:r>
    </w:p>
    <w:p w14:paraId="162C1C5D"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[244]</w:t>
      </w:r>
      <w:r w:rsidRPr="00776584">
        <w:rPr>
          <w:rFonts w:ascii="Times New Roman" w:hAnsi="Times New Roman" w:cs="Times New Roman"/>
          <w:noProof/>
          <w:sz w:val="20"/>
          <w:szCs w:val="24"/>
        </w:rPr>
        <w:tab/>
        <w:t xml:space="preserve">J. A. M. Demattê, V. M. Sayão, R. Rizzo, and C. T. Fongaro, “Soil class and attribute dynamics and their relationship with natural vegetation based on satellite remote sensing,” </w:t>
      </w:r>
      <w:r w:rsidRPr="00776584">
        <w:rPr>
          <w:rFonts w:ascii="Times New Roman" w:hAnsi="Times New Roman" w:cs="Times New Roman"/>
          <w:i/>
          <w:iCs/>
          <w:noProof/>
          <w:sz w:val="20"/>
          <w:szCs w:val="24"/>
        </w:rPr>
        <w:t>Geoderma</w:t>
      </w:r>
      <w:r w:rsidRPr="00776584">
        <w:rPr>
          <w:rFonts w:ascii="Times New Roman" w:hAnsi="Times New Roman" w:cs="Times New Roman"/>
          <w:noProof/>
          <w:sz w:val="20"/>
          <w:szCs w:val="24"/>
        </w:rPr>
        <w:t>, vol. 302, pp. 39–51, 2017, doi: 10.1016/j.geoderma.2017.04.019.</w:t>
      </w:r>
    </w:p>
    <w:p w14:paraId="3548D8D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[245]</w:t>
      </w:r>
      <w:r w:rsidRPr="00776584">
        <w:rPr>
          <w:rFonts w:ascii="Times New Roman" w:hAnsi="Times New Roman" w:cs="Times New Roman"/>
          <w:noProof/>
          <w:sz w:val="20"/>
          <w:szCs w:val="24"/>
        </w:rPr>
        <w:tab/>
        <w:t xml:space="preserve">M. Shabou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“Soil clay content mapping using a time series of Landsat TM data in semi-arid lands,” </w:t>
      </w:r>
      <w:r w:rsidRPr="00776584">
        <w:rPr>
          <w:rFonts w:ascii="Times New Roman" w:hAnsi="Times New Roman" w:cs="Times New Roman"/>
          <w:i/>
          <w:iCs/>
          <w:noProof/>
          <w:sz w:val="20"/>
          <w:szCs w:val="24"/>
        </w:rPr>
        <w:t>Remote Sens.</w:t>
      </w:r>
      <w:r w:rsidRPr="00776584">
        <w:rPr>
          <w:rFonts w:ascii="Times New Roman" w:hAnsi="Times New Roman" w:cs="Times New Roman"/>
          <w:noProof/>
          <w:sz w:val="20"/>
          <w:szCs w:val="24"/>
        </w:rPr>
        <w:t>, vol. 7, no. 5, pp. 6059–6078, 2015, doi: 10.3390/rs70506059.</w:t>
      </w:r>
    </w:p>
    <w:p w14:paraId="46B3FE75"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[246]</w:t>
      </w:r>
      <w:r w:rsidRPr="00776584">
        <w:rPr>
          <w:rFonts w:ascii="Times New Roman" w:hAnsi="Times New Roman" w:cs="Times New Roman"/>
          <w:noProof/>
          <w:sz w:val="20"/>
          <w:szCs w:val="24"/>
        </w:rPr>
        <w:tab/>
        <w:t xml:space="preserve">E. Garnier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“Assessing the effects of land-use change on plant traits, communities and ecosystem functioning in grasslands: A standardized methodology and lessons from an application to 11 European sites,” </w:t>
      </w:r>
      <w:r w:rsidRPr="00776584">
        <w:rPr>
          <w:rFonts w:ascii="Times New Roman" w:hAnsi="Times New Roman" w:cs="Times New Roman"/>
          <w:i/>
          <w:iCs/>
          <w:noProof/>
          <w:sz w:val="20"/>
          <w:szCs w:val="24"/>
        </w:rPr>
        <w:t>Ann. Bot.</w:t>
      </w:r>
      <w:r w:rsidRPr="00776584">
        <w:rPr>
          <w:rFonts w:ascii="Times New Roman" w:hAnsi="Times New Roman" w:cs="Times New Roman"/>
          <w:noProof/>
          <w:sz w:val="20"/>
          <w:szCs w:val="24"/>
        </w:rPr>
        <w:t>, vol. 99, no. 5, pp. 967–985, 2007, doi: 10.1093/aob/mcl215.</w:t>
      </w:r>
    </w:p>
    <w:p w14:paraId="0235B17D"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[247]</w:t>
      </w:r>
      <w:r w:rsidRPr="00776584">
        <w:rPr>
          <w:rFonts w:ascii="Times New Roman" w:hAnsi="Times New Roman" w:cs="Times New Roman"/>
          <w:noProof/>
          <w:sz w:val="20"/>
          <w:szCs w:val="24"/>
        </w:rPr>
        <w:tab/>
        <w:t xml:space="preserve">W. Q. Li, X. Z. Liu, M. A. Khan, and B. Gul, “Relationship between soil characteristics and halophytic vegetation in coastal region of north china,” </w:t>
      </w:r>
      <w:r w:rsidRPr="00776584">
        <w:rPr>
          <w:rFonts w:ascii="Times New Roman" w:hAnsi="Times New Roman" w:cs="Times New Roman"/>
          <w:i/>
          <w:iCs/>
          <w:noProof/>
          <w:sz w:val="20"/>
          <w:szCs w:val="24"/>
        </w:rPr>
        <w:t>Pakistan J. Bot.</w:t>
      </w:r>
      <w:r w:rsidRPr="00776584">
        <w:rPr>
          <w:rFonts w:ascii="Times New Roman" w:hAnsi="Times New Roman" w:cs="Times New Roman"/>
          <w:noProof/>
          <w:sz w:val="20"/>
          <w:szCs w:val="24"/>
        </w:rPr>
        <w:t>, vol. 40, no. 3, pp. 1081–1090, 2008.</w:t>
      </w:r>
    </w:p>
    <w:p w14:paraId="60E6B9DC"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[248]</w:t>
      </w:r>
      <w:r w:rsidRPr="00776584">
        <w:rPr>
          <w:rFonts w:ascii="Times New Roman" w:hAnsi="Times New Roman" w:cs="Times New Roman"/>
          <w:noProof/>
          <w:sz w:val="20"/>
          <w:szCs w:val="24"/>
        </w:rPr>
        <w:tab/>
        <w:t xml:space="preserve">J. Solon, E. Roo-Zielińska, and M. Degórski, “Landscape scale of topography-soil-vegetation relationship: Influence of land use and land form,” </w:t>
      </w:r>
      <w:r w:rsidRPr="00776584">
        <w:rPr>
          <w:rFonts w:ascii="Times New Roman" w:hAnsi="Times New Roman" w:cs="Times New Roman"/>
          <w:i/>
          <w:iCs/>
          <w:noProof/>
          <w:sz w:val="20"/>
          <w:szCs w:val="24"/>
        </w:rPr>
        <w:t>Polish J. Ecol.</w:t>
      </w:r>
      <w:r w:rsidRPr="00776584">
        <w:rPr>
          <w:rFonts w:ascii="Times New Roman" w:hAnsi="Times New Roman" w:cs="Times New Roman"/>
          <w:noProof/>
          <w:sz w:val="20"/>
          <w:szCs w:val="24"/>
        </w:rPr>
        <w:t>, vol. 60, no. 1, pp. 3–17, 2012.</w:t>
      </w:r>
    </w:p>
    <w:p w14:paraId="0E7528A2"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[249]</w:t>
      </w:r>
      <w:r w:rsidRPr="00776584">
        <w:rPr>
          <w:rFonts w:ascii="Times New Roman" w:hAnsi="Times New Roman" w:cs="Times New Roman"/>
          <w:noProof/>
          <w:sz w:val="20"/>
          <w:szCs w:val="24"/>
        </w:rPr>
        <w:tab/>
        <w:t xml:space="preserve">B. A. Latif, R. Lecerf, G. Mercier, and L. Hubert-Moy, “Preprocessing of low-resolution time series contaminated by clouds and shadows,” </w:t>
      </w:r>
      <w:r w:rsidRPr="00776584">
        <w:rPr>
          <w:rFonts w:ascii="Times New Roman" w:hAnsi="Times New Roman" w:cs="Times New Roman"/>
          <w:i/>
          <w:iCs/>
          <w:noProof/>
          <w:sz w:val="20"/>
          <w:szCs w:val="24"/>
        </w:rPr>
        <w:t>IEEE Trans. Geosci. Remote Sens.</w:t>
      </w:r>
      <w:r w:rsidRPr="00776584">
        <w:rPr>
          <w:rFonts w:ascii="Times New Roman" w:hAnsi="Times New Roman" w:cs="Times New Roman"/>
          <w:noProof/>
          <w:sz w:val="20"/>
          <w:szCs w:val="24"/>
        </w:rPr>
        <w:t>, vol. 46, no. 7, pp. 2083–2096, 2008, doi: 10.1109/TGRS.2008.916473.</w:t>
      </w:r>
    </w:p>
    <w:p w14:paraId="3FA4950F"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[250]</w:t>
      </w:r>
      <w:r w:rsidRPr="00776584">
        <w:rPr>
          <w:rFonts w:ascii="Times New Roman" w:hAnsi="Times New Roman" w:cs="Times New Roman"/>
          <w:noProof/>
          <w:sz w:val="20"/>
          <w:szCs w:val="24"/>
        </w:rPr>
        <w:tab/>
        <w:t xml:space="preserve">J. Verrelst, J. P. Rivera, L. Alonso, L. Guanter, and J. Moreno, “Evaluating machine learning regression algorithms for operational retrieval of biophysical parameters: Opportunities for Sentinel,” </w:t>
      </w:r>
      <w:r w:rsidRPr="00776584">
        <w:rPr>
          <w:rFonts w:ascii="Times New Roman" w:hAnsi="Times New Roman" w:cs="Times New Roman"/>
          <w:i/>
          <w:iCs/>
          <w:noProof/>
          <w:sz w:val="20"/>
          <w:szCs w:val="24"/>
        </w:rPr>
        <w:t>Eur. Sp. Agency, (Special Publ. ESA SP</w:t>
      </w:r>
      <w:r w:rsidRPr="00776584">
        <w:rPr>
          <w:rFonts w:ascii="Times New Roman" w:hAnsi="Times New Roman" w:cs="Times New Roman"/>
          <w:noProof/>
          <w:sz w:val="20"/>
          <w:szCs w:val="24"/>
        </w:rPr>
        <w:t>, vol. 707 SP, 2012.</w:t>
      </w:r>
    </w:p>
    <w:p w14:paraId="27F741DC"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[251]</w:t>
      </w:r>
      <w:r w:rsidRPr="00776584">
        <w:rPr>
          <w:rFonts w:ascii="Times New Roman" w:hAnsi="Times New Roman" w:cs="Times New Roman"/>
          <w:noProof/>
          <w:sz w:val="20"/>
          <w:szCs w:val="24"/>
        </w:rPr>
        <w:tab/>
        <w:t xml:space="preserve">F. Chen, Z. Zhao, L. Peng, and D. Yan, “Clouds and cloud shadows removal from high-resolution remote sensing images,” </w:t>
      </w:r>
      <w:r w:rsidRPr="00776584">
        <w:rPr>
          <w:rFonts w:ascii="Times New Roman" w:hAnsi="Times New Roman" w:cs="Times New Roman"/>
          <w:i/>
          <w:iCs/>
          <w:noProof/>
          <w:sz w:val="20"/>
          <w:szCs w:val="24"/>
        </w:rPr>
        <w:t>Int. Geosci. Remote Sens. Symp.</w:t>
      </w:r>
      <w:r w:rsidRPr="00776584">
        <w:rPr>
          <w:rFonts w:ascii="Times New Roman" w:hAnsi="Times New Roman" w:cs="Times New Roman"/>
          <w:noProof/>
          <w:sz w:val="20"/>
          <w:szCs w:val="24"/>
        </w:rPr>
        <w:t>, vol. 6, pp. 4256–4259, 2005, doi: 10.1109/IGARSS.2005.1525858.</w:t>
      </w:r>
    </w:p>
    <w:p w14:paraId="53A64D7E"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[252]</w:t>
      </w:r>
      <w:r w:rsidRPr="00776584">
        <w:rPr>
          <w:rFonts w:ascii="Times New Roman" w:hAnsi="Times New Roman" w:cs="Times New Roman"/>
          <w:noProof/>
          <w:sz w:val="20"/>
          <w:szCs w:val="24"/>
        </w:rPr>
        <w:tab/>
        <w:t xml:space="preserve">F. Melgani, “Contextual reconstruction of cloud-contaminated multitemporal multispectral images,” </w:t>
      </w:r>
      <w:r w:rsidRPr="00776584">
        <w:rPr>
          <w:rFonts w:ascii="Times New Roman" w:hAnsi="Times New Roman" w:cs="Times New Roman"/>
          <w:i/>
          <w:iCs/>
          <w:noProof/>
          <w:sz w:val="20"/>
          <w:szCs w:val="24"/>
        </w:rPr>
        <w:t>IEEE Trans. Geosci. Remote Sens.</w:t>
      </w:r>
      <w:r w:rsidRPr="00776584">
        <w:rPr>
          <w:rFonts w:ascii="Times New Roman" w:hAnsi="Times New Roman" w:cs="Times New Roman"/>
          <w:noProof/>
          <w:sz w:val="20"/>
          <w:szCs w:val="24"/>
        </w:rPr>
        <w:t>, vol. 44, no. 2, pp. 442–455, 2006, doi: 10.1109/TGRS.2005.861929.</w:t>
      </w:r>
    </w:p>
    <w:p w14:paraId="2DF7B9EF"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[253]</w:t>
      </w:r>
      <w:r w:rsidRPr="00776584">
        <w:rPr>
          <w:rFonts w:ascii="Times New Roman" w:hAnsi="Times New Roman" w:cs="Times New Roman"/>
          <w:noProof/>
          <w:sz w:val="20"/>
          <w:szCs w:val="24"/>
        </w:rPr>
        <w:tab/>
        <w:t xml:space="preserve">B. Somers, G. P. Asner, L. Tits, and P. Coppin, “Endmember variability in Spectral Mixture Analysis: A review,”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115, no. 7, pp. 1603–1616, 2011, doi: 10.1016/j.rse.2011.03.003.</w:t>
      </w:r>
    </w:p>
    <w:p w14:paraId="13A4D387"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[254]</w:t>
      </w:r>
      <w:r w:rsidRPr="00776584">
        <w:rPr>
          <w:rFonts w:ascii="Times New Roman" w:hAnsi="Times New Roman" w:cs="Times New Roman"/>
          <w:noProof/>
          <w:sz w:val="20"/>
          <w:szCs w:val="24"/>
        </w:rPr>
        <w:tab/>
        <w:t xml:space="preserve">R. Heylen, M. Parente, and P. Gader, “A review of nonlinear hyperspectral unmixing methods,” </w:t>
      </w:r>
      <w:r w:rsidRPr="00776584">
        <w:rPr>
          <w:rFonts w:ascii="Times New Roman" w:hAnsi="Times New Roman" w:cs="Times New Roman"/>
          <w:i/>
          <w:iCs/>
          <w:noProof/>
          <w:sz w:val="20"/>
          <w:szCs w:val="24"/>
        </w:rPr>
        <w:t>IEEE J. Sel. Top. Appl. Earth Obs. Remote Sens.</w:t>
      </w:r>
      <w:r w:rsidRPr="00776584">
        <w:rPr>
          <w:rFonts w:ascii="Times New Roman" w:hAnsi="Times New Roman" w:cs="Times New Roman"/>
          <w:noProof/>
          <w:sz w:val="20"/>
          <w:szCs w:val="24"/>
        </w:rPr>
        <w:t>, vol. 7, no. 6, pp. 1844–1868, 2014, doi: 10.1109/JSTARS.2014.2320576.</w:t>
      </w:r>
    </w:p>
    <w:p w14:paraId="3553A362"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[255]</w:t>
      </w:r>
      <w:r w:rsidRPr="00776584">
        <w:rPr>
          <w:rFonts w:ascii="Times New Roman" w:hAnsi="Times New Roman" w:cs="Times New Roman"/>
          <w:noProof/>
          <w:sz w:val="20"/>
          <w:szCs w:val="24"/>
        </w:rPr>
        <w:tab/>
        <w:t xml:space="preserve">A. Gholizadeh, N. Carmon, A. Klement, E. Ben-Dor, and L. Borůvka, “Agricultural soil spectral response and properties assessment: Effects of measurement protocol and data mining technique,” </w:t>
      </w:r>
      <w:r w:rsidRPr="00776584">
        <w:rPr>
          <w:rFonts w:ascii="Times New Roman" w:hAnsi="Times New Roman" w:cs="Times New Roman"/>
          <w:i/>
          <w:iCs/>
          <w:noProof/>
          <w:sz w:val="20"/>
          <w:szCs w:val="24"/>
        </w:rPr>
        <w:t>Remote Sens.</w:t>
      </w:r>
      <w:r w:rsidRPr="00776584">
        <w:rPr>
          <w:rFonts w:ascii="Times New Roman" w:hAnsi="Times New Roman" w:cs="Times New Roman"/>
          <w:noProof/>
          <w:sz w:val="20"/>
          <w:szCs w:val="24"/>
        </w:rPr>
        <w:t>, vol. 9, no. 10, 2017, doi: 10.3390/rs9101078.</w:t>
      </w:r>
    </w:p>
    <w:p w14:paraId="64AFA910"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[256]</w:t>
      </w:r>
      <w:r w:rsidRPr="00776584">
        <w:rPr>
          <w:rFonts w:ascii="Times New Roman" w:hAnsi="Times New Roman" w:cs="Times New Roman"/>
          <w:noProof/>
          <w:sz w:val="20"/>
          <w:szCs w:val="24"/>
        </w:rPr>
        <w:tab/>
        <w:t xml:space="preserve">E. Ben Dor, C. Ong, and I. C. Lau, “Reflectance measurements of soils in the laboratory: Standards and protocols,” </w:t>
      </w:r>
      <w:r w:rsidRPr="00776584">
        <w:rPr>
          <w:rFonts w:ascii="Times New Roman" w:hAnsi="Times New Roman" w:cs="Times New Roman"/>
          <w:i/>
          <w:iCs/>
          <w:noProof/>
          <w:sz w:val="20"/>
          <w:szCs w:val="24"/>
        </w:rPr>
        <w:t>Geoderma</w:t>
      </w:r>
      <w:r w:rsidRPr="00776584">
        <w:rPr>
          <w:rFonts w:ascii="Times New Roman" w:hAnsi="Times New Roman" w:cs="Times New Roman"/>
          <w:noProof/>
          <w:sz w:val="20"/>
          <w:szCs w:val="24"/>
        </w:rPr>
        <w:t>, vol. 245–246, pp. 112–124, 2015, doi: 10.1016/j.geoderma.2015.01.002.</w:t>
      </w:r>
    </w:p>
    <w:p w14:paraId="41F5A913"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[257]</w:t>
      </w:r>
      <w:r w:rsidRPr="00776584">
        <w:rPr>
          <w:rFonts w:ascii="Times New Roman" w:hAnsi="Times New Roman" w:cs="Times New Roman"/>
          <w:noProof/>
          <w:sz w:val="20"/>
          <w:szCs w:val="24"/>
        </w:rPr>
        <w:tab/>
        <w:t xml:space="preserve">R. Casa, F. Castaldi, S. Pascucci, A. Palombo, and S. Pignatti, “A comparison of sensor resolution and calibration strategies </w:t>
      </w:r>
      <w:r w:rsidRPr="00776584">
        <w:rPr>
          <w:rFonts w:ascii="Times New Roman" w:hAnsi="Times New Roman" w:cs="Times New Roman"/>
          <w:noProof/>
          <w:sz w:val="20"/>
          <w:szCs w:val="24"/>
        </w:rPr>
        <w:lastRenderedPageBreak/>
        <w:t xml:space="preserve">for soil texture estimation from hyperspectral remote sensing,” </w:t>
      </w:r>
      <w:r w:rsidRPr="00776584">
        <w:rPr>
          <w:rFonts w:ascii="Times New Roman" w:hAnsi="Times New Roman" w:cs="Times New Roman"/>
          <w:i/>
          <w:iCs/>
          <w:noProof/>
          <w:sz w:val="20"/>
          <w:szCs w:val="24"/>
        </w:rPr>
        <w:t>Geoderma</w:t>
      </w:r>
      <w:r w:rsidRPr="00776584">
        <w:rPr>
          <w:rFonts w:ascii="Times New Roman" w:hAnsi="Times New Roman" w:cs="Times New Roman"/>
          <w:noProof/>
          <w:sz w:val="20"/>
          <w:szCs w:val="24"/>
        </w:rPr>
        <w:t>, vol. 197–198, pp. 17–26, 2013, doi: 10.1016/j.geoderma.2012.12.016.</w:t>
      </w:r>
    </w:p>
    <w:p w14:paraId="086404B7"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rPr>
      </w:pPr>
      <w:r w:rsidRPr="00776584">
        <w:rPr>
          <w:rFonts w:ascii="Times New Roman" w:hAnsi="Times New Roman" w:cs="Times New Roman"/>
          <w:noProof/>
          <w:sz w:val="20"/>
          <w:szCs w:val="24"/>
        </w:rPr>
        <w:t>[258]</w:t>
      </w:r>
      <w:r w:rsidRPr="00776584">
        <w:rPr>
          <w:rFonts w:ascii="Times New Roman" w:hAnsi="Times New Roman" w:cs="Times New Roman"/>
          <w:noProof/>
          <w:sz w:val="20"/>
          <w:szCs w:val="24"/>
        </w:rPr>
        <w:tab/>
        <w:t xml:space="preserve">L. B. Liao, P. J. Jarecke, D. A. Gleichauf, and T. R. Hedman, “Performance characterization of the Hyperion Imaging Spectrometer instrument,” </w:t>
      </w:r>
      <w:r w:rsidRPr="00776584">
        <w:rPr>
          <w:rFonts w:ascii="Times New Roman" w:hAnsi="Times New Roman" w:cs="Times New Roman"/>
          <w:i/>
          <w:iCs/>
          <w:noProof/>
          <w:sz w:val="20"/>
          <w:szCs w:val="24"/>
        </w:rPr>
        <w:t>Earth Obs. Syst. V</w:t>
      </w:r>
      <w:r w:rsidRPr="00776584">
        <w:rPr>
          <w:rFonts w:ascii="Times New Roman" w:hAnsi="Times New Roman" w:cs="Times New Roman"/>
          <w:noProof/>
          <w:sz w:val="20"/>
          <w:szCs w:val="24"/>
        </w:rPr>
        <w:t>, vol. 4135, p. 264, 2000, doi: 10.1117/12.494253.</w:t>
      </w:r>
    </w:p>
    <w:p w14:paraId="0015868C" w14:textId="77777777" w:rsidR="005563E9" w:rsidRPr="005563E9" w:rsidRDefault="005563E9" w:rsidP="00F709F5">
      <w:pPr>
        <w:autoSpaceDE w:val="0"/>
        <w:autoSpaceDN w:val="0"/>
        <w:adjustRightInd w:val="0"/>
        <w:spacing w:after="0" w:line="240" w:lineRule="auto"/>
        <w:jc w:val="both"/>
        <w:rPr>
          <w:rFonts w:ascii="Times New Roman" w:hAnsi="Times New Roman" w:cs="Times New Roman"/>
          <w:b/>
          <w:bCs/>
          <w:sz w:val="20"/>
          <w:szCs w:val="20"/>
        </w:rPr>
      </w:pPr>
      <w:r>
        <w:rPr>
          <w:rFonts w:ascii="Times New Roman" w:hAnsi="Times New Roman" w:cs="Times New Roman"/>
          <w:b/>
          <w:bCs/>
          <w:sz w:val="20"/>
          <w:szCs w:val="20"/>
        </w:rPr>
        <w:fldChar w:fldCharType="end"/>
      </w:r>
    </w:p>
    <w:p w14:paraId="54D766D3" w14:textId="77777777" w:rsidR="0032780A" w:rsidRPr="0032780A" w:rsidRDefault="0032780A" w:rsidP="00F709F5">
      <w:pPr>
        <w:jc w:val="both"/>
        <w:rPr>
          <w:rFonts w:ascii="Times New Roman" w:hAnsi="Times New Roman" w:cs="Times New Roman"/>
          <w:b/>
          <w:bCs/>
          <w:sz w:val="20"/>
          <w:szCs w:val="20"/>
        </w:rPr>
      </w:pPr>
    </w:p>
    <w:p w14:paraId="66908ECF" w14:textId="77777777" w:rsidR="00273573" w:rsidRPr="00E816E3" w:rsidRDefault="00273573" w:rsidP="00E816E3">
      <w:pPr>
        <w:rPr>
          <w:rFonts w:ascii="Times New Roman" w:hAnsi="Times New Roman" w:cs="Times New Roman"/>
          <w:b/>
          <w:bCs/>
          <w:sz w:val="20"/>
          <w:szCs w:val="20"/>
        </w:rPr>
      </w:pPr>
    </w:p>
    <w:sectPr w:rsidR="00273573" w:rsidRPr="00E816E3" w:rsidSect="00E05622">
      <w:pgSz w:w="11906" w:h="16838" w:code="9"/>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ldinis" w:date="2022-08-04T17:12:00Z" w:initials="m">
    <w:p w14:paraId="51564335" w14:textId="77777777" w:rsidR="00CE4F57" w:rsidRDefault="00CE4F57">
      <w:pPr>
        <w:pStyle w:val="CommentText"/>
      </w:pPr>
      <w:r>
        <w:rPr>
          <w:rStyle w:val="CommentReference"/>
        </w:rPr>
        <w:annotationRef/>
      </w:r>
      <w:r>
        <w:t>For publication you should include your PhD supervisors.</w:t>
      </w:r>
    </w:p>
  </w:comment>
  <w:comment w:id="21" w:author="mldinis" w:date="2022-08-04T17:13:00Z" w:initials="m">
    <w:p w14:paraId="755D33EC" w14:textId="77777777" w:rsidR="00CE4F57" w:rsidRDefault="00CE4F57">
      <w:pPr>
        <w:pStyle w:val="CommentText"/>
      </w:pPr>
      <w:r>
        <w:rPr>
          <w:rStyle w:val="CommentReference"/>
        </w:rPr>
        <w:annotationRef/>
      </w:r>
      <w:r>
        <w:t>How does the soil need to conserve contaminants? What for?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1564335" w15:done="0"/>
  <w15:commentEx w15:paraId="755D33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1564335" w16cid:durableId="26967C71"/>
  <w16cid:commentId w16cid:paraId="755D33EC" w16cid:durableId="26967CD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5508A9" w14:textId="77777777" w:rsidR="002808A8" w:rsidRDefault="002808A8" w:rsidP="00C01170">
      <w:pPr>
        <w:spacing w:after="0" w:line="240" w:lineRule="auto"/>
      </w:pPr>
      <w:r>
        <w:separator/>
      </w:r>
    </w:p>
  </w:endnote>
  <w:endnote w:type="continuationSeparator" w:id="0">
    <w:p w14:paraId="781190C2" w14:textId="77777777" w:rsidR="002808A8" w:rsidRDefault="002808A8" w:rsidP="00C011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dvOT5fcf1b24">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dvOT863180fb">
    <w:altName w:val="Cambria"/>
    <w:panose1 w:val="00000000000000000000"/>
    <w:charset w:val="00"/>
    <w:family w:val="roman"/>
    <w:notTrueType/>
    <w:pitch w:val="default"/>
    <w:sig w:usb0="00000003" w:usb1="00000000" w:usb2="00000000" w:usb3="00000000" w:csb0="00000001" w:csb1="00000000"/>
  </w:font>
  <w:font w:name="CharisSIL">
    <w:altName w:val="MS Gothic"/>
    <w:panose1 w:val="00000000000000000000"/>
    <w:charset w:val="80"/>
    <w:family w:val="swiss"/>
    <w:notTrueType/>
    <w:pitch w:val="default"/>
    <w:sig w:usb0="00000001" w:usb1="08070000" w:usb2="00000010" w:usb3="00000000" w:csb0="00020000" w:csb1="00000000"/>
  </w:font>
  <w:font w:name="CharisSIL-Bold">
    <w:panose1 w:val="00000000000000000000"/>
    <w:charset w:val="00"/>
    <w:family w:val="swiss"/>
    <w:notTrueType/>
    <w:pitch w:val="default"/>
    <w:sig w:usb0="00000003" w:usb1="00000000" w:usb2="00000000" w:usb3="00000000" w:csb0="00000001" w:csb1="00000000"/>
  </w:font>
  <w:font w:name="AdvOTb92eb7df.I">
    <w:altName w:val="Cambria"/>
    <w:panose1 w:val="00000000000000000000"/>
    <w:charset w:val="00"/>
    <w:family w:val="roman"/>
    <w:notTrueType/>
    <w:pitch w:val="default"/>
    <w:sig w:usb0="00000003" w:usb1="00000000" w:usb2="00000000" w:usb3="00000000" w:csb0="00000001" w:csb1="00000000"/>
  </w:font>
  <w:font w:name="MyriadPro-Bold">
    <w:altName w:val="Calibri"/>
    <w:panose1 w:val="00000000000000000000"/>
    <w:charset w:val="00"/>
    <w:family w:val="swiss"/>
    <w:notTrueType/>
    <w:pitch w:val="default"/>
    <w:sig w:usb0="00000003" w:usb1="00000000" w:usb2="00000000" w:usb3="00000000" w:csb0="00000001" w:csb1="00000000"/>
  </w:font>
  <w:font w:name="AdvOT56309c18.I">
    <w:panose1 w:val="00000000000000000000"/>
    <w:charset w:val="00"/>
    <w:family w:val="swiss"/>
    <w:notTrueType/>
    <w:pitch w:val="default"/>
    <w:sig w:usb0="00000003" w:usb1="00000000" w:usb2="00000000" w:usb3="00000000" w:csb0="00000001" w:csb1="00000000"/>
  </w:font>
  <w:font w:name="AdvOTb83ee1dd.B">
    <w:altName w:val="Calibri"/>
    <w:panose1 w:val="00000000000000000000"/>
    <w:charset w:val="00"/>
    <w:family w:val="swiss"/>
    <w:notTrueType/>
    <w:pitch w:val="default"/>
    <w:sig w:usb0="00000003" w:usb1="00000000" w:usb2="00000000" w:usb3="00000000" w:csb0="00000001" w:csb1="00000000"/>
  </w:font>
  <w:font w:name="XvwvffAdvTT3713a231">
    <w:panose1 w:val="00000000000000000000"/>
    <w:charset w:val="00"/>
    <w:family w:val="roman"/>
    <w:notTrueType/>
    <w:pitch w:val="default"/>
    <w:sig w:usb0="00000003" w:usb1="00000000" w:usb2="00000000" w:usb3="00000000" w:csb0="00000001" w:csb1="00000000"/>
  </w:font>
  <w:font w:name="AdvOT863180fb+fb">
    <w:panose1 w:val="00000000000000000000"/>
    <w:charset w:val="00"/>
    <w:family w:val="auto"/>
    <w:notTrueType/>
    <w:pitch w:val="default"/>
    <w:sig w:usb0="00000003" w:usb1="00000000" w:usb2="00000000" w:usb3="00000000" w:csb0="00000001" w:csb1="00000000"/>
  </w:font>
  <w:font w:name="AdvOT3b30f6db.B">
    <w:altName w:val="Calibri"/>
    <w:panose1 w:val="00000000000000000000"/>
    <w:charset w:val="00"/>
    <w:family w:val="swiss"/>
    <w:notTrueType/>
    <w:pitch w:val="default"/>
    <w:sig w:usb0="00000003" w:usb1="00000000" w:usb2="00000000" w:usb3="00000000" w:csb0="00000001" w:csb1="00000000"/>
  </w:font>
  <w:font w:name="AdvOTd0125be5.BI">
    <w:altName w:val="Calibri"/>
    <w:panose1 w:val="00000000000000000000"/>
    <w:charset w:val="00"/>
    <w:family w:val="swiss"/>
    <w:notTrueType/>
    <w:pitch w:val="default"/>
    <w:sig w:usb0="00000003" w:usb1="00000000" w:usb2="00000000" w:usb3="00000000" w:csb0="00000001" w:csb1="00000000"/>
  </w:font>
  <w:font w:name="STIX-Regular">
    <w:panose1 w:val="00000000000000000000"/>
    <w:charset w:val="00"/>
    <w:family w:val="roman"/>
    <w:notTrueType/>
    <w:pitch w:val="default"/>
    <w:sig w:usb0="00000003" w:usb1="00000000" w:usb2="00000000" w:usb3="00000000" w:csb0="00000001" w:csb1="00000000"/>
  </w:font>
  <w:font w:name="AdvOT5fcf1b24+20">
    <w:panose1 w:val="00000000000000000000"/>
    <w:charset w:val="00"/>
    <w:family w:val="swiss"/>
    <w:notTrueType/>
    <w:pitch w:val="default"/>
    <w:sig w:usb0="00000003" w:usb1="00000000" w:usb2="00000000" w:usb3="00000000" w:csb0="00000001" w:csb1="00000000"/>
  </w:font>
  <w:font w:name="AdvGulliv-R">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B29ED7" w14:textId="77777777" w:rsidR="002808A8" w:rsidRDefault="002808A8" w:rsidP="00C01170">
      <w:pPr>
        <w:spacing w:after="0" w:line="240" w:lineRule="auto"/>
      </w:pPr>
      <w:r>
        <w:separator/>
      </w:r>
    </w:p>
  </w:footnote>
  <w:footnote w:type="continuationSeparator" w:id="0">
    <w:p w14:paraId="02EE4E94" w14:textId="77777777" w:rsidR="002808A8" w:rsidRDefault="002808A8" w:rsidP="00C011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4468F"/>
    <w:multiLevelType w:val="hybridMultilevel"/>
    <w:tmpl w:val="3E7809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970C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50147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FF60D5C"/>
    <w:multiLevelType w:val="multilevel"/>
    <w:tmpl w:val="5EAC6C28"/>
    <w:lvl w:ilvl="0">
      <w:start w:val="2"/>
      <w:numFmt w:val="decimal"/>
      <w:lvlText w:val="%1"/>
      <w:lvlJc w:val="left"/>
      <w:pPr>
        <w:ind w:left="405" w:hanging="405"/>
      </w:pPr>
      <w:rPr>
        <w:rFonts w:hint="default"/>
      </w:rPr>
    </w:lvl>
    <w:lvl w:ilvl="1">
      <w:start w:val="4"/>
      <w:numFmt w:val="decimal"/>
      <w:lvlText w:val="%1.%2"/>
      <w:lvlJc w:val="left"/>
      <w:pPr>
        <w:ind w:left="1125" w:hanging="405"/>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640F6E0D"/>
    <w:multiLevelType w:val="multilevel"/>
    <w:tmpl w:val="676C1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B25F8C"/>
    <w:multiLevelType w:val="hybridMultilevel"/>
    <w:tmpl w:val="EAA0A0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BAD6B70"/>
    <w:multiLevelType w:val="hybridMultilevel"/>
    <w:tmpl w:val="E90ACC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0"/>
  </w:num>
  <w:num w:numId="3">
    <w:abstractNumId w:val="3"/>
  </w:num>
  <w:num w:numId="4">
    <w:abstractNumId w:val="1"/>
  </w:num>
  <w:num w:numId="5">
    <w:abstractNumId w:val="6"/>
  </w:num>
  <w:num w:numId="6">
    <w:abstractNumId w:val="2"/>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ldinis">
    <w15:presenceInfo w15:providerId="AD" w15:userId="S-1-5-21-1220945662-1801674531-725345543-14300"/>
  </w15:person>
  <w15:person w15:author="Amir TavallaieNejad">
    <w15:presenceInfo w15:providerId="AD" w15:userId="S-1-5-21-3367971143-758503096-3646173056-716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pt-PT" w:vendorID="64" w:dllVersion="131078" w:nlCheck="1" w:checkStyle="0"/>
  <w:activeWritingStyle w:appName="MSWord" w:lang="en-US" w:vendorID="64" w:dllVersion="131078" w:nlCheck="1" w:checkStyle="1"/>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MwtzSzNDM0NjQ0NzZU0lEKTi0uzszPAykwMqkFAJ5/GxUtAAAA"/>
  </w:docVars>
  <w:rsids>
    <w:rsidRoot w:val="00633422"/>
    <w:rsid w:val="000031FF"/>
    <w:rsid w:val="00037CB5"/>
    <w:rsid w:val="00044A63"/>
    <w:rsid w:val="00050DB1"/>
    <w:rsid w:val="00050F58"/>
    <w:rsid w:val="00051AD7"/>
    <w:rsid w:val="00055E2E"/>
    <w:rsid w:val="0006144C"/>
    <w:rsid w:val="0007642E"/>
    <w:rsid w:val="000825A0"/>
    <w:rsid w:val="00083462"/>
    <w:rsid w:val="00095ECE"/>
    <w:rsid w:val="000A7360"/>
    <w:rsid w:val="000B7AFF"/>
    <w:rsid w:val="000C0C4A"/>
    <w:rsid w:val="000C2FA2"/>
    <w:rsid w:val="000C4548"/>
    <w:rsid w:val="000F0F80"/>
    <w:rsid w:val="0010425B"/>
    <w:rsid w:val="001053C4"/>
    <w:rsid w:val="0011094E"/>
    <w:rsid w:val="001130D2"/>
    <w:rsid w:val="00132DF9"/>
    <w:rsid w:val="001604C5"/>
    <w:rsid w:val="001615D3"/>
    <w:rsid w:val="00162937"/>
    <w:rsid w:val="00176860"/>
    <w:rsid w:val="001A305A"/>
    <w:rsid w:val="001A76DA"/>
    <w:rsid w:val="001B4B83"/>
    <w:rsid w:val="001D09F5"/>
    <w:rsid w:val="00205EFE"/>
    <w:rsid w:val="00225B5A"/>
    <w:rsid w:val="00226D2B"/>
    <w:rsid w:val="00230B40"/>
    <w:rsid w:val="00246C35"/>
    <w:rsid w:val="002557DA"/>
    <w:rsid w:val="00273573"/>
    <w:rsid w:val="00274557"/>
    <w:rsid w:val="002808A8"/>
    <w:rsid w:val="00285E20"/>
    <w:rsid w:val="002912FF"/>
    <w:rsid w:val="00293372"/>
    <w:rsid w:val="00295222"/>
    <w:rsid w:val="00295A73"/>
    <w:rsid w:val="002A338E"/>
    <w:rsid w:val="002B1824"/>
    <w:rsid w:val="002C27D4"/>
    <w:rsid w:val="002D2C1A"/>
    <w:rsid w:val="002E6ABD"/>
    <w:rsid w:val="00312673"/>
    <w:rsid w:val="00323D40"/>
    <w:rsid w:val="00325665"/>
    <w:rsid w:val="0032780A"/>
    <w:rsid w:val="003317FB"/>
    <w:rsid w:val="00333B33"/>
    <w:rsid w:val="003352DB"/>
    <w:rsid w:val="0035530F"/>
    <w:rsid w:val="00377F49"/>
    <w:rsid w:val="003814E7"/>
    <w:rsid w:val="003821BD"/>
    <w:rsid w:val="00390CD2"/>
    <w:rsid w:val="003B122A"/>
    <w:rsid w:val="003C2986"/>
    <w:rsid w:val="003C3389"/>
    <w:rsid w:val="003C50CC"/>
    <w:rsid w:val="003D642D"/>
    <w:rsid w:val="003D739A"/>
    <w:rsid w:val="003E26D2"/>
    <w:rsid w:val="003E5B04"/>
    <w:rsid w:val="0040075A"/>
    <w:rsid w:val="00414BFA"/>
    <w:rsid w:val="00416719"/>
    <w:rsid w:val="00420BB9"/>
    <w:rsid w:val="00422A71"/>
    <w:rsid w:val="004336B9"/>
    <w:rsid w:val="00440514"/>
    <w:rsid w:val="004437CD"/>
    <w:rsid w:val="00455936"/>
    <w:rsid w:val="00456982"/>
    <w:rsid w:val="004569C3"/>
    <w:rsid w:val="0047263B"/>
    <w:rsid w:val="00472D3E"/>
    <w:rsid w:val="00475157"/>
    <w:rsid w:val="00486EF3"/>
    <w:rsid w:val="004909DB"/>
    <w:rsid w:val="00491F64"/>
    <w:rsid w:val="004925B0"/>
    <w:rsid w:val="00492867"/>
    <w:rsid w:val="004B1599"/>
    <w:rsid w:val="004B24D0"/>
    <w:rsid w:val="004B2576"/>
    <w:rsid w:val="004B640A"/>
    <w:rsid w:val="004C04B3"/>
    <w:rsid w:val="004C4314"/>
    <w:rsid w:val="004C72E3"/>
    <w:rsid w:val="004D12DA"/>
    <w:rsid w:val="004D2EA1"/>
    <w:rsid w:val="004D50A6"/>
    <w:rsid w:val="004D6CA7"/>
    <w:rsid w:val="004E546B"/>
    <w:rsid w:val="004E7183"/>
    <w:rsid w:val="004E7AA9"/>
    <w:rsid w:val="004F2F57"/>
    <w:rsid w:val="00503B70"/>
    <w:rsid w:val="00514798"/>
    <w:rsid w:val="00515308"/>
    <w:rsid w:val="005164A4"/>
    <w:rsid w:val="00530FD0"/>
    <w:rsid w:val="00536B1F"/>
    <w:rsid w:val="00542BD9"/>
    <w:rsid w:val="00544F2B"/>
    <w:rsid w:val="00546BE8"/>
    <w:rsid w:val="00551BE1"/>
    <w:rsid w:val="00556322"/>
    <w:rsid w:val="005563E9"/>
    <w:rsid w:val="00564721"/>
    <w:rsid w:val="00564E70"/>
    <w:rsid w:val="00566294"/>
    <w:rsid w:val="00572D30"/>
    <w:rsid w:val="00580C39"/>
    <w:rsid w:val="00583578"/>
    <w:rsid w:val="00591F5E"/>
    <w:rsid w:val="005943B2"/>
    <w:rsid w:val="005C37F6"/>
    <w:rsid w:val="005F22D9"/>
    <w:rsid w:val="00601310"/>
    <w:rsid w:val="00601B2A"/>
    <w:rsid w:val="00607210"/>
    <w:rsid w:val="00612FF9"/>
    <w:rsid w:val="006143E5"/>
    <w:rsid w:val="00630CFD"/>
    <w:rsid w:val="00633422"/>
    <w:rsid w:val="00634C2B"/>
    <w:rsid w:val="00642201"/>
    <w:rsid w:val="0064601E"/>
    <w:rsid w:val="00652726"/>
    <w:rsid w:val="00682B60"/>
    <w:rsid w:val="00683E77"/>
    <w:rsid w:val="006846DB"/>
    <w:rsid w:val="00690FE9"/>
    <w:rsid w:val="00696A68"/>
    <w:rsid w:val="0069763C"/>
    <w:rsid w:val="00697649"/>
    <w:rsid w:val="006977A0"/>
    <w:rsid w:val="006A7219"/>
    <w:rsid w:val="006C12E2"/>
    <w:rsid w:val="006C6558"/>
    <w:rsid w:val="006D0512"/>
    <w:rsid w:val="006D3963"/>
    <w:rsid w:val="006E2150"/>
    <w:rsid w:val="006E2B9A"/>
    <w:rsid w:val="00714963"/>
    <w:rsid w:val="00725037"/>
    <w:rsid w:val="0072557B"/>
    <w:rsid w:val="0072721C"/>
    <w:rsid w:val="00727AD8"/>
    <w:rsid w:val="007345A3"/>
    <w:rsid w:val="007403B6"/>
    <w:rsid w:val="00742423"/>
    <w:rsid w:val="007516EF"/>
    <w:rsid w:val="007752D7"/>
    <w:rsid w:val="00776584"/>
    <w:rsid w:val="00781B78"/>
    <w:rsid w:val="00792D1D"/>
    <w:rsid w:val="007A107C"/>
    <w:rsid w:val="007A21C3"/>
    <w:rsid w:val="007A535A"/>
    <w:rsid w:val="007A6A03"/>
    <w:rsid w:val="007B1C60"/>
    <w:rsid w:val="007C005D"/>
    <w:rsid w:val="007C06FB"/>
    <w:rsid w:val="007C2973"/>
    <w:rsid w:val="007C30A4"/>
    <w:rsid w:val="007D0DAE"/>
    <w:rsid w:val="007D4FC7"/>
    <w:rsid w:val="007E031E"/>
    <w:rsid w:val="007F1EBB"/>
    <w:rsid w:val="007F42F5"/>
    <w:rsid w:val="007F72AB"/>
    <w:rsid w:val="00820AFD"/>
    <w:rsid w:val="0082577A"/>
    <w:rsid w:val="008304FE"/>
    <w:rsid w:val="00835DB6"/>
    <w:rsid w:val="00842D83"/>
    <w:rsid w:val="00845CA9"/>
    <w:rsid w:val="00856EFA"/>
    <w:rsid w:val="00863FAB"/>
    <w:rsid w:val="00866035"/>
    <w:rsid w:val="00866A48"/>
    <w:rsid w:val="00871E8A"/>
    <w:rsid w:val="008837F7"/>
    <w:rsid w:val="00891CE5"/>
    <w:rsid w:val="008A13FD"/>
    <w:rsid w:val="008A211F"/>
    <w:rsid w:val="008B64AA"/>
    <w:rsid w:val="008B6C30"/>
    <w:rsid w:val="008D1F9D"/>
    <w:rsid w:val="008D348C"/>
    <w:rsid w:val="008E0347"/>
    <w:rsid w:val="008F38CD"/>
    <w:rsid w:val="008F3A6F"/>
    <w:rsid w:val="008F4E00"/>
    <w:rsid w:val="00914931"/>
    <w:rsid w:val="0091527B"/>
    <w:rsid w:val="009304BA"/>
    <w:rsid w:val="00936592"/>
    <w:rsid w:val="009628FE"/>
    <w:rsid w:val="0096637C"/>
    <w:rsid w:val="00971263"/>
    <w:rsid w:val="009950A1"/>
    <w:rsid w:val="009C30F2"/>
    <w:rsid w:val="009D2B75"/>
    <w:rsid w:val="009D5E12"/>
    <w:rsid w:val="009F6A39"/>
    <w:rsid w:val="00A26D50"/>
    <w:rsid w:val="00A30A9C"/>
    <w:rsid w:val="00A33A9D"/>
    <w:rsid w:val="00A376BE"/>
    <w:rsid w:val="00A376ED"/>
    <w:rsid w:val="00A57044"/>
    <w:rsid w:val="00A61515"/>
    <w:rsid w:val="00A6548E"/>
    <w:rsid w:val="00A65BBB"/>
    <w:rsid w:val="00A95076"/>
    <w:rsid w:val="00A978A7"/>
    <w:rsid w:val="00AA2846"/>
    <w:rsid w:val="00AA7F3D"/>
    <w:rsid w:val="00AD04E7"/>
    <w:rsid w:val="00AD27AB"/>
    <w:rsid w:val="00AD577E"/>
    <w:rsid w:val="00AD7F71"/>
    <w:rsid w:val="00AE33A1"/>
    <w:rsid w:val="00AE38C5"/>
    <w:rsid w:val="00AE3C8A"/>
    <w:rsid w:val="00AF438D"/>
    <w:rsid w:val="00B11BF9"/>
    <w:rsid w:val="00B2092B"/>
    <w:rsid w:val="00B21290"/>
    <w:rsid w:val="00B23E38"/>
    <w:rsid w:val="00B27FF5"/>
    <w:rsid w:val="00B5487A"/>
    <w:rsid w:val="00B63528"/>
    <w:rsid w:val="00B92E1A"/>
    <w:rsid w:val="00B97FC0"/>
    <w:rsid w:val="00BA1B2E"/>
    <w:rsid w:val="00BA77A7"/>
    <w:rsid w:val="00BC24B6"/>
    <w:rsid w:val="00BD00CD"/>
    <w:rsid w:val="00BD7D0F"/>
    <w:rsid w:val="00BE1ADF"/>
    <w:rsid w:val="00BE3E3F"/>
    <w:rsid w:val="00BE42B7"/>
    <w:rsid w:val="00BF4844"/>
    <w:rsid w:val="00BF7188"/>
    <w:rsid w:val="00C01170"/>
    <w:rsid w:val="00C05986"/>
    <w:rsid w:val="00C14C6C"/>
    <w:rsid w:val="00C17F0A"/>
    <w:rsid w:val="00C239BB"/>
    <w:rsid w:val="00C2477C"/>
    <w:rsid w:val="00C32975"/>
    <w:rsid w:val="00C42A38"/>
    <w:rsid w:val="00C4635C"/>
    <w:rsid w:val="00C477B3"/>
    <w:rsid w:val="00C54F30"/>
    <w:rsid w:val="00C668D5"/>
    <w:rsid w:val="00C75C5F"/>
    <w:rsid w:val="00C8265B"/>
    <w:rsid w:val="00C9481A"/>
    <w:rsid w:val="00CA1A3A"/>
    <w:rsid w:val="00CC1DB4"/>
    <w:rsid w:val="00CD1E94"/>
    <w:rsid w:val="00CD3E9B"/>
    <w:rsid w:val="00CE3279"/>
    <w:rsid w:val="00CE4F57"/>
    <w:rsid w:val="00CE709E"/>
    <w:rsid w:val="00CF0CB4"/>
    <w:rsid w:val="00CF5508"/>
    <w:rsid w:val="00D046C4"/>
    <w:rsid w:val="00D073BB"/>
    <w:rsid w:val="00D506B9"/>
    <w:rsid w:val="00D61BFE"/>
    <w:rsid w:val="00D63E11"/>
    <w:rsid w:val="00D73977"/>
    <w:rsid w:val="00D740F4"/>
    <w:rsid w:val="00D741B7"/>
    <w:rsid w:val="00D82601"/>
    <w:rsid w:val="00DA0FD1"/>
    <w:rsid w:val="00DA3FD2"/>
    <w:rsid w:val="00DB48D3"/>
    <w:rsid w:val="00DB5D59"/>
    <w:rsid w:val="00DC7D09"/>
    <w:rsid w:val="00DD13A1"/>
    <w:rsid w:val="00DD47FC"/>
    <w:rsid w:val="00DD721E"/>
    <w:rsid w:val="00DE097F"/>
    <w:rsid w:val="00DE2941"/>
    <w:rsid w:val="00DE4AEF"/>
    <w:rsid w:val="00DE4DB4"/>
    <w:rsid w:val="00DE69D7"/>
    <w:rsid w:val="00DF45C3"/>
    <w:rsid w:val="00E05622"/>
    <w:rsid w:val="00E056E0"/>
    <w:rsid w:val="00E26365"/>
    <w:rsid w:val="00E2788C"/>
    <w:rsid w:val="00E302A9"/>
    <w:rsid w:val="00E34345"/>
    <w:rsid w:val="00E36693"/>
    <w:rsid w:val="00E406CB"/>
    <w:rsid w:val="00E466AD"/>
    <w:rsid w:val="00E47CDF"/>
    <w:rsid w:val="00E5374C"/>
    <w:rsid w:val="00E7029C"/>
    <w:rsid w:val="00E76183"/>
    <w:rsid w:val="00E816E3"/>
    <w:rsid w:val="00E8536B"/>
    <w:rsid w:val="00E853B0"/>
    <w:rsid w:val="00E86B94"/>
    <w:rsid w:val="00E90974"/>
    <w:rsid w:val="00EA1881"/>
    <w:rsid w:val="00EA47F4"/>
    <w:rsid w:val="00EB2649"/>
    <w:rsid w:val="00EB3347"/>
    <w:rsid w:val="00EB4555"/>
    <w:rsid w:val="00ED4F95"/>
    <w:rsid w:val="00EE52B2"/>
    <w:rsid w:val="00EF1D76"/>
    <w:rsid w:val="00F00AB0"/>
    <w:rsid w:val="00F24D71"/>
    <w:rsid w:val="00F5273C"/>
    <w:rsid w:val="00F536A9"/>
    <w:rsid w:val="00F661EB"/>
    <w:rsid w:val="00F709F5"/>
    <w:rsid w:val="00F730AC"/>
    <w:rsid w:val="00F748EF"/>
    <w:rsid w:val="00F80071"/>
    <w:rsid w:val="00F956D4"/>
    <w:rsid w:val="00FA2F80"/>
    <w:rsid w:val="00FA7CDC"/>
    <w:rsid w:val="00FB50A9"/>
    <w:rsid w:val="00FB55B3"/>
    <w:rsid w:val="00FC2669"/>
    <w:rsid w:val="00FE7F07"/>
    <w:rsid w:val="00FF382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F9BAEB"/>
  <w15:chartTrackingRefBased/>
  <w15:docId w15:val="{EA532121-4899-43DF-B102-101A26CDB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77B3"/>
    <w:pPr>
      <w:ind w:left="720"/>
      <w:contextualSpacing/>
    </w:pPr>
  </w:style>
  <w:style w:type="table" w:styleId="TableGrid">
    <w:name w:val="Table Grid"/>
    <w:basedOn w:val="TableNormal"/>
    <w:uiPriority w:val="39"/>
    <w:rsid w:val="00781B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0117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01170"/>
    <w:rPr>
      <w:sz w:val="20"/>
      <w:szCs w:val="20"/>
    </w:rPr>
  </w:style>
  <w:style w:type="character" w:styleId="FootnoteReference">
    <w:name w:val="footnote reference"/>
    <w:basedOn w:val="DefaultParagraphFont"/>
    <w:uiPriority w:val="99"/>
    <w:semiHidden/>
    <w:unhideWhenUsed/>
    <w:rsid w:val="00C01170"/>
    <w:rPr>
      <w:vertAlign w:val="superscript"/>
    </w:rPr>
  </w:style>
  <w:style w:type="character" w:styleId="PlaceholderText">
    <w:name w:val="Placeholder Text"/>
    <w:basedOn w:val="DefaultParagraphFont"/>
    <w:uiPriority w:val="99"/>
    <w:semiHidden/>
    <w:rsid w:val="00546BE8"/>
    <w:rPr>
      <w:color w:val="808080"/>
    </w:rPr>
  </w:style>
  <w:style w:type="character" w:styleId="Hyperlink">
    <w:name w:val="Hyperlink"/>
    <w:basedOn w:val="DefaultParagraphFont"/>
    <w:uiPriority w:val="99"/>
    <w:unhideWhenUsed/>
    <w:rsid w:val="00BA1B2E"/>
    <w:rPr>
      <w:color w:val="0563C1" w:themeColor="hyperlink"/>
      <w:u w:val="single"/>
    </w:rPr>
  </w:style>
  <w:style w:type="paragraph" w:styleId="BalloonText">
    <w:name w:val="Balloon Text"/>
    <w:basedOn w:val="Normal"/>
    <w:link w:val="BalloonTextChar"/>
    <w:uiPriority w:val="99"/>
    <w:semiHidden/>
    <w:unhideWhenUsed/>
    <w:rsid w:val="00C14C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4C6C"/>
    <w:rPr>
      <w:rFonts w:ascii="Segoe UI" w:hAnsi="Segoe UI" w:cs="Segoe UI"/>
      <w:sz w:val="18"/>
      <w:szCs w:val="18"/>
    </w:rPr>
  </w:style>
  <w:style w:type="character" w:styleId="CommentReference">
    <w:name w:val="annotation reference"/>
    <w:basedOn w:val="DefaultParagraphFont"/>
    <w:uiPriority w:val="99"/>
    <w:semiHidden/>
    <w:unhideWhenUsed/>
    <w:rsid w:val="00C14C6C"/>
    <w:rPr>
      <w:sz w:val="16"/>
      <w:szCs w:val="16"/>
    </w:rPr>
  </w:style>
  <w:style w:type="paragraph" w:styleId="CommentText">
    <w:name w:val="annotation text"/>
    <w:basedOn w:val="Normal"/>
    <w:link w:val="CommentTextChar"/>
    <w:uiPriority w:val="99"/>
    <w:semiHidden/>
    <w:unhideWhenUsed/>
    <w:rsid w:val="00C14C6C"/>
    <w:pPr>
      <w:spacing w:line="240" w:lineRule="auto"/>
    </w:pPr>
    <w:rPr>
      <w:sz w:val="20"/>
      <w:szCs w:val="20"/>
    </w:rPr>
  </w:style>
  <w:style w:type="character" w:customStyle="1" w:styleId="CommentTextChar">
    <w:name w:val="Comment Text Char"/>
    <w:basedOn w:val="DefaultParagraphFont"/>
    <w:link w:val="CommentText"/>
    <w:uiPriority w:val="99"/>
    <w:semiHidden/>
    <w:rsid w:val="00C14C6C"/>
    <w:rPr>
      <w:sz w:val="20"/>
      <w:szCs w:val="20"/>
    </w:rPr>
  </w:style>
  <w:style w:type="paragraph" w:styleId="CommentSubject">
    <w:name w:val="annotation subject"/>
    <w:basedOn w:val="CommentText"/>
    <w:next w:val="CommentText"/>
    <w:link w:val="CommentSubjectChar"/>
    <w:uiPriority w:val="99"/>
    <w:semiHidden/>
    <w:unhideWhenUsed/>
    <w:rsid w:val="00C14C6C"/>
    <w:rPr>
      <w:b/>
      <w:bCs/>
    </w:rPr>
  </w:style>
  <w:style w:type="character" w:customStyle="1" w:styleId="CommentSubjectChar">
    <w:name w:val="Comment Subject Char"/>
    <w:basedOn w:val="CommentTextChar"/>
    <w:link w:val="CommentSubject"/>
    <w:uiPriority w:val="99"/>
    <w:semiHidden/>
    <w:rsid w:val="00C14C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5490157">
      <w:bodyDiv w:val="1"/>
      <w:marLeft w:val="0"/>
      <w:marRight w:val="0"/>
      <w:marTop w:val="0"/>
      <w:marBottom w:val="0"/>
      <w:divBdr>
        <w:top w:val="none" w:sz="0" w:space="0" w:color="auto"/>
        <w:left w:val="none" w:sz="0" w:space="0" w:color="auto"/>
        <w:bottom w:val="none" w:sz="0" w:space="0" w:color="auto"/>
        <w:right w:val="none" w:sz="0" w:space="0" w:color="auto"/>
      </w:divBdr>
    </w:div>
    <w:div w:id="958073227">
      <w:bodyDiv w:val="1"/>
      <w:marLeft w:val="0"/>
      <w:marRight w:val="0"/>
      <w:marTop w:val="0"/>
      <w:marBottom w:val="0"/>
      <w:divBdr>
        <w:top w:val="none" w:sz="0" w:space="0" w:color="auto"/>
        <w:left w:val="none" w:sz="0" w:space="0" w:color="auto"/>
        <w:bottom w:val="none" w:sz="0" w:space="0" w:color="auto"/>
        <w:right w:val="none" w:sz="0" w:space="0" w:color="auto"/>
      </w:divBdr>
    </w:div>
    <w:div w:id="1526863479">
      <w:bodyDiv w:val="1"/>
      <w:marLeft w:val="0"/>
      <w:marRight w:val="0"/>
      <w:marTop w:val="0"/>
      <w:marBottom w:val="0"/>
      <w:divBdr>
        <w:top w:val="none" w:sz="0" w:space="0" w:color="auto"/>
        <w:left w:val="none" w:sz="0" w:space="0" w:color="auto"/>
        <w:bottom w:val="none" w:sz="0" w:space="0" w:color="auto"/>
        <w:right w:val="none" w:sz="0" w:space="0" w:color="auto"/>
      </w:divBdr>
      <w:divsChild>
        <w:div w:id="95179247">
          <w:marLeft w:val="331"/>
          <w:marRight w:val="0"/>
          <w:marTop w:val="220"/>
          <w:marBottom w:val="0"/>
          <w:divBdr>
            <w:top w:val="none" w:sz="0" w:space="0" w:color="auto"/>
            <w:left w:val="none" w:sz="0" w:space="0" w:color="auto"/>
            <w:bottom w:val="none" w:sz="0" w:space="0" w:color="auto"/>
            <w:right w:val="none" w:sz="0" w:space="0" w:color="auto"/>
          </w:divBdr>
        </w:div>
        <w:div w:id="979380184">
          <w:marLeft w:val="331"/>
          <w:marRight w:val="0"/>
          <w:marTop w:val="220"/>
          <w:marBottom w:val="0"/>
          <w:divBdr>
            <w:top w:val="none" w:sz="0" w:space="0" w:color="auto"/>
            <w:left w:val="none" w:sz="0" w:space="0" w:color="auto"/>
            <w:bottom w:val="none" w:sz="0" w:space="0" w:color="auto"/>
            <w:right w:val="none" w:sz="0" w:space="0" w:color="auto"/>
          </w:divBdr>
        </w:div>
        <w:div w:id="1100415369">
          <w:marLeft w:val="331"/>
          <w:marRight w:val="0"/>
          <w:marTop w:val="220"/>
          <w:marBottom w:val="0"/>
          <w:divBdr>
            <w:top w:val="none" w:sz="0" w:space="0" w:color="auto"/>
            <w:left w:val="none" w:sz="0" w:space="0" w:color="auto"/>
            <w:bottom w:val="none" w:sz="0" w:space="0" w:color="auto"/>
            <w:right w:val="none" w:sz="0" w:space="0" w:color="auto"/>
          </w:divBdr>
        </w:div>
        <w:div w:id="1145776653">
          <w:marLeft w:val="331"/>
          <w:marRight w:val="0"/>
          <w:marTop w:val="220"/>
          <w:marBottom w:val="0"/>
          <w:divBdr>
            <w:top w:val="none" w:sz="0" w:space="0" w:color="auto"/>
            <w:left w:val="none" w:sz="0" w:space="0" w:color="auto"/>
            <w:bottom w:val="none" w:sz="0" w:space="0" w:color="auto"/>
            <w:right w:val="none" w:sz="0" w:space="0" w:color="auto"/>
          </w:divBdr>
        </w:div>
        <w:div w:id="1349410127">
          <w:marLeft w:val="331"/>
          <w:marRight w:val="0"/>
          <w:marTop w:val="2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lsevier.com/locate/envpol" TargetMode="External"/><Relationship Id="rId13" Type="http://schemas.openxmlformats.org/officeDocument/2006/relationships/diagramData" Target="diagrams/data1.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2.png"/><Relationship Id="rId17" Type="http://schemas.microsoft.com/office/2007/relationships/diagramDrawing" Target="diagrams/drawing1.xml"/><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diagramLayout" Target="diagrams/layout1.xml"/><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55D3D8B-0536-469E-922E-8AA724EE1518}" type="doc">
      <dgm:prSet loTypeId="urn:microsoft.com/office/officeart/2005/8/layout/hProcess9" loCatId="process" qsTypeId="urn:microsoft.com/office/officeart/2005/8/quickstyle/simple1" qsCatId="simple" csTypeId="urn:microsoft.com/office/officeart/2005/8/colors/accent1_2" csCatId="accent1" phldr="1"/>
      <dgm:spPr/>
    </dgm:pt>
    <dgm:pt modelId="{B269ECE3-4462-4972-98B7-42F3A6989AA5}">
      <dgm:prSet phldrT="[Text]"/>
      <dgm:spPr>
        <a:xfrm>
          <a:off x="9218" y="1031557"/>
          <a:ext cx="2762339" cy="1375410"/>
        </a:xfrm>
        <a:prstGeom prst="round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rtl="1"/>
          <a:r>
            <a:rPr lang="en-US">
              <a:solidFill>
                <a:sysClr val="window" lastClr="FFFFFF"/>
              </a:solidFill>
              <a:latin typeface="Calibri" panose="020F0502020204030204"/>
              <a:ea typeface="+mn-ea"/>
              <a:cs typeface="+mn-cs"/>
            </a:rPr>
            <a:t>Experiments carried out under controlled conditions </a:t>
          </a:r>
        </a:p>
      </dgm:t>
    </dgm:pt>
    <dgm:pt modelId="{D1211E54-1B6C-4471-A8A0-0252FD6492A3}" type="parTrans" cxnId="{C2B022AF-B211-4395-967F-34A69DDEC8FA}">
      <dgm:prSet/>
      <dgm:spPr/>
      <dgm:t>
        <a:bodyPr/>
        <a:lstStyle/>
        <a:p>
          <a:pPr algn="ctr" rtl="1"/>
          <a:endParaRPr lang="en-US"/>
        </a:p>
      </dgm:t>
    </dgm:pt>
    <dgm:pt modelId="{42A111E5-644F-427E-B453-2D4574971764}" type="sibTrans" cxnId="{C2B022AF-B211-4395-967F-34A69DDEC8FA}">
      <dgm:prSet/>
      <dgm:spPr/>
      <dgm:t>
        <a:bodyPr/>
        <a:lstStyle/>
        <a:p>
          <a:pPr algn="ctr" rtl="1"/>
          <a:endParaRPr lang="en-US"/>
        </a:p>
      </dgm:t>
    </dgm:pt>
    <dgm:pt modelId="{87BB637D-ED4B-4C44-B6E2-8ADBFEE1481B}">
      <dgm:prSet phldrT="[Text]"/>
      <dgm:spPr>
        <a:xfrm>
          <a:off x="2909842" y="1031557"/>
          <a:ext cx="2762339" cy="1375410"/>
        </a:xfrm>
        <a:prstGeom prst="round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rtl="1"/>
          <a:r>
            <a:rPr lang="en-US">
              <a:solidFill>
                <a:sysClr val="window" lastClr="FFFFFF"/>
              </a:solidFill>
              <a:latin typeface="Calibri" panose="020F0502020204030204"/>
              <a:ea typeface="+mn-ea"/>
              <a:cs typeface="+mn-cs"/>
            </a:rPr>
            <a:t>validation of the methods in the field</a:t>
          </a:r>
        </a:p>
      </dgm:t>
    </dgm:pt>
    <dgm:pt modelId="{B70EBE61-EBDD-4A69-8353-352FCC3AC852}" type="parTrans" cxnId="{0DA859DA-5E0D-407E-9F4E-B2390A727AD0}">
      <dgm:prSet/>
      <dgm:spPr/>
      <dgm:t>
        <a:bodyPr/>
        <a:lstStyle/>
        <a:p>
          <a:pPr algn="ctr" rtl="1"/>
          <a:endParaRPr lang="en-US"/>
        </a:p>
      </dgm:t>
    </dgm:pt>
    <dgm:pt modelId="{1D1527C6-FD8A-4B69-B151-22B957B54BE6}" type="sibTrans" cxnId="{0DA859DA-5E0D-407E-9F4E-B2390A727AD0}">
      <dgm:prSet/>
      <dgm:spPr/>
      <dgm:t>
        <a:bodyPr/>
        <a:lstStyle/>
        <a:p>
          <a:pPr algn="ctr" rtl="1"/>
          <a:endParaRPr lang="en-US"/>
        </a:p>
      </dgm:t>
    </dgm:pt>
    <dgm:pt modelId="{E6610956-8CA2-461B-81E9-7AD69C6C13A7}">
      <dgm:prSet phldrT="[Text]"/>
      <dgm:spPr>
        <a:xfrm>
          <a:off x="5810466" y="1031557"/>
          <a:ext cx="2762339" cy="1375410"/>
        </a:xfrm>
        <a:prstGeom prst="round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rtl="1"/>
          <a:r>
            <a:rPr lang="en-US">
              <a:solidFill>
                <a:sysClr val="window" lastClr="FFFFFF"/>
              </a:solidFill>
              <a:latin typeface="Calibri" panose="020F0502020204030204"/>
              <a:ea typeface="+mn-ea"/>
              <a:cs typeface="+mn-cs"/>
            </a:rPr>
            <a:t>imagery application</a:t>
          </a:r>
        </a:p>
      </dgm:t>
    </dgm:pt>
    <dgm:pt modelId="{DF255F7F-13C7-4B02-88AB-D42E9F1FC3B5}" type="parTrans" cxnId="{D406119C-8E6E-4857-B4D2-40DD2F81557C}">
      <dgm:prSet/>
      <dgm:spPr/>
      <dgm:t>
        <a:bodyPr/>
        <a:lstStyle/>
        <a:p>
          <a:pPr algn="ctr" rtl="1"/>
          <a:endParaRPr lang="en-US"/>
        </a:p>
      </dgm:t>
    </dgm:pt>
    <dgm:pt modelId="{A19389EF-C130-4ADE-932F-0B71AFB05E31}" type="sibTrans" cxnId="{D406119C-8E6E-4857-B4D2-40DD2F81557C}">
      <dgm:prSet/>
      <dgm:spPr/>
      <dgm:t>
        <a:bodyPr/>
        <a:lstStyle/>
        <a:p>
          <a:pPr algn="ctr" rtl="1"/>
          <a:endParaRPr lang="en-US"/>
        </a:p>
      </dgm:t>
    </dgm:pt>
    <dgm:pt modelId="{868BBAD5-01C4-4427-A16C-FF1025DBD84B}" type="pres">
      <dgm:prSet presAssocID="{655D3D8B-0536-469E-922E-8AA724EE1518}" presName="CompostProcess" presStyleCnt="0">
        <dgm:presLayoutVars>
          <dgm:dir/>
          <dgm:resizeHandles val="exact"/>
        </dgm:presLayoutVars>
      </dgm:prSet>
      <dgm:spPr/>
    </dgm:pt>
    <dgm:pt modelId="{7F668E31-1BE3-41FB-BAC4-EDD073973A40}" type="pres">
      <dgm:prSet presAssocID="{655D3D8B-0536-469E-922E-8AA724EE1518}" presName="arrow" presStyleLbl="bgShp" presStyleIdx="0" presStyleCnt="1"/>
      <dgm:spPr>
        <a:xfrm>
          <a:off x="643651" y="0"/>
          <a:ext cx="7294721" cy="3438525"/>
        </a:xfrm>
        <a:prstGeom prst="rightArrow">
          <a:avLst/>
        </a:prstGeom>
        <a:solidFill>
          <a:srgbClr val="5B9BD5">
            <a:tint val="40000"/>
            <a:hueOff val="0"/>
            <a:satOff val="0"/>
            <a:lumOff val="0"/>
            <a:alphaOff val="0"/>
          </a:srgbClr>
        </a:solidFill>
        <a:ln>
          <a:noFill/>
        </a:ln>
        <a:effectLst/>
      </dgm:spPr>
    </dgm:pt>
    <dgm:pt modelId="{02909E9F-415A-46D7-8B77-E7E3BD8AA918}" type="pres">
      <dgm:prSet presAssocID="{655D3D8B-0536-469E-922E-8AA724EE1518}" presName="linearProcess" presStyleCnt="0"/>
      <dgm:spPr/>
    </dgm:pt>
    <dgm:pt modelId="{48501EEA-0DC2-44F8-B49B-5EABBCE56F08}" type="pres">
      <dgm:prSet presAssocID="{B269ECE3-4462-4972-98B7-42F3A6989AA5}" presName="textNode" presStyleLbl="node1" presStyleIdx="0" presStyleCnt="3">
        <dgm:presLayoutVars>
          <dgm:bulletEnabled val="1"/>
        </dgm:presLayoutVars>
      </dgm:prSet>
      <dgm:spPr/>
      <dgm:t>
        <a:bodyPr/>
        <a:lstStyle/>
        <a:p>
          <a:endParaRPr lang="en-US"/>
        </a:p>
      </dgm:t>
    </dgm:pt>
    <dgm:pt modelId="{319BC717-C5F8-452D-B92E-6A48F2B227E2}" type="pres">
      <dgm:prSet presAssocID="{42A111E5-644F-427E-B453-2D4574971764}" presName="sibTrans" presStyleCnt="0"/>
      <dgm:spPr/>
    </dgm:pt>
    <dgm:pt modelId="{E2E0EE1C-4D30-408C-B6BB-AA1DBE279AF0}" type="pres">
      <dgm:prSet presAssocID="{87BB637D-ED4B-4C44-B6E2-8ADBFEE1481B}" presName="textNode" presStyleLbl="node1" presStyleIdx="1" presStyleCnt="3">
        <dgm:presLayoutVars>
          <dgm:bulletEnabled val="1"/>
        </dgm:presLayoutVars>
      </dgm:prSet>
      <dgm:spPr/>
      <dgm:t>
        <a:bodyPr/>
        <a:lstStyle/>
        <a:p>
          <a:endParaRPr lang="en-US"/>
        </a:p>
      </dgm:t>
    </dgm:pt>
    <dgm:pt modelId="{2C43317A-2A9D-4D28-BCA6-504AA064B849}" type="pres">
      <dgm:prSet presAssocID="{1D1527C6-FD8A-4B69-B151-22B957B54BE6}" presName="sibTrans" presStyleCnt="0"/>
      <dgm:spPr/>
    </dgm:pt>
    <dgm:pt modelId="{52717E4C-8154-4C4B-9B6A-91A8B02221AF}" type="pres">
      <dgm:prSet presAssocID="{E6610956-8CA2-461B-81E9-7AD69C6C13A7}" presName="textNode" presStyleLbl="node1" presStyleIdx="2" presStyleCnt="3">
        <dgm:presLayoutVars>
          <dgm:bulletEnabled val="1"/>
        </dgm:presLayoutVars>
      </dgm:prSet>
      <dgm:spPr/>
      <dgm:t>
        <a:bodyPr/>
        <a:lstStyle/>
        <a:p>
          <a:endParaRPr lang="en-US"/>
        </a:p>
      </dgm:t>
    </dgm:pt>
  </dgm:ptLst>
  <dgm:cxnLst>
    <dgm:cxn modelId="{46031BC6-E8E2-4BC6-A4A8-2C81007B6DF1}" type="presOf" srcId="{87BB637D-ED4B-4C44-B6E2-8ADBFEE1481B}" destId="{E2E0EE1C-4D30-408C-B6BB-AA1DBE279AF0}" srcOrd="0" destOrd="0" presId="urn:microsoft.com/office/officeart/2005/8/layout/hProcess9"/>
    <dgm:cxn modelId="{DB8CA58C-CC21-485F-833D-6DB7BF95822C}" type="presOf" srcId="{655D3D8B-0536-469E-922E-8AA724EE1518}" destId="{868BBAD5-01C4-4427-A16C-FF1025DBD84B}" srcOrd="0" destOrd="0" presId="urn:microsoft.com/office/officeart/2005/8/layout/hProcess9"/>
    <dgm:cxn modelId="{F0AAF012-8078-49D9-A54C-31400CB53130}" type="presOf" srcId="{E6610956-8CA2-461B-81E9-7AD69C6C13A7}" destId="{52717E4C-8154-4C4B-9B6A-91A8B02221AF}" srcOrd="0" destOrd="0" presId="urn:microsoft.com/office/officeart/2005/8/layout/hProcess9"/>
    <dgm:cxn modelId="{C2B022AF-B211-4395-967F-34A69DDEC8FA}" srcId="{655D3D8B-0536-469E-922E-8AA724EE1518}" destId="{B269ECE3-4462-4972-98B7-42F3A6989AA5}" srcOrd="0" destOrd="0" parTransId="{D1211E54-1B6C-4471-A8A0-0252FD6492A3}" sibTransId="{42A111E5-644F-427E-B453-2D4574971764}"/>
    <dgm:cxn modelId="{D406119C-8E6E-4857-B4D2-40DD2F81557C}" srcId="{655D3D8B-0536-469E-922E-8AA724EE1518}" destId="{E6610956-8CA2-461B-81E9-7AD69C6C13A7}" srcOrd="2" destOrd="0" parTransId="{DF255F7F-13C7-4B02-88AB-D42E9F1FC3B5}" sibTransId="{A19389EF-C130-4ADE-932F-0B71AFB05E31}"/>
    <dgm:cxn modelId="{FFF32B38-05D6-463A-91BF-1BE79B8CF8F0}" type="presOf" srcId="{B269ECE3-4462-4972-98B7-42F3A6989AA5}" destId="{48501EEA-0DC2-44F8-B49B-5EABBCE56F08}" srcOrd="0" destOrd="0" presId="urn:microsoft.com/office/officeart/2005/8/layout/hProcess9"/>
    <dgm:cxn modelId="{0DA859DA-5E0D-407E-9F4E-B2390A727AD0}" srcId="{655D3D8B-0536-469E-922E-8AA724EE1518}" destId="{87BB637D-ED4B-4C44-B6E2-8ADBFEE1481B}" srcOrd="1" destOrd="0" parTransId="{B70EBE61-EBDD-4A69-8353-352FCC3AC852}" sibTransId="{1D1527C6-FD8A-4B69-B151-22B957B54BE6}"/>
    <dgm:cxn modelId="{933F0BEF-56F0-414D-8DEC-F7B1ACDB31AC}" type="presParOf" srcId="{868BBAD5-01C4-4427-A16C-FF1025DBD84B}" destId="{7F668E31-1BE3-41FB-BAC4-EDD073973A40}" srcOrd="0" destOrd="0" presId="urn:microsoft.com/office/officeart/2005/8/layout/hProcess9"/>
    <dgm:cxn modelId="{B3660041-BC68-4385-9C70-D6039284A039}" type="presParOf" srcId="{868BBAD5-01C4-4427-A16C-FF1025DBD84B}" destId="{02909E9F-415A-46D7-8B77-E7E3BD8AA918}" srcOrd="1" destOrd="0" presId="urn:microsoft.com/office/officeart/2005/8/layout/hProcess9"/>
    <dgm:cxn modelId="{B9813D2C-59AB-4576-AB50-C1646E1C3524}" type="presParOf" srcId="{02909E9F-415A-46D7-8B77-E7E3BD8AA918}" destId="{48501EEA-0DC2-44F8-B49B-5EABBCE56F08}" srcOrd="0" destOrd="0" presId="urn:microsoft.com/office/officeart/2005/8/layout/hProcess9"/>
    <dgm:cxn modelId="{1D75F119-BD0D-4045-945C-17154C160DDC}" type="presParOf" srcId="{02909E9F-415A-46D7-8B77-E7E3BD8AA918}" destId="{319BC717-C5F8-452D-B92E-6A48F2B227E2}" srcOrd="1" destOrd="0" presId="urn:microsoft.com/office/officeart/2005/8/layout/hProcess9"/>
    <dgm:cxn modelId="{63CA2E46-2284-418A-92BA-D233BE53DA8E}" type="presParOf" srcId="{02909E9F-415A-46D7-8B77-E7E3BD8AA918}" destId="{E2E0EE1C-4D30-408C-B6BB-AA1DBE279AF0}" srcOrd="2" destOrd="0" presId="urn:microsoft.com/office/officeart/2005/8/layout/hProcess9"/>
    <dgm:cxn modelId="{1CB57B25-7AE9-491C-A994-44EA3C669A90}" type="presParOf" srcId="{02909E9F-415A-46D7-8B77-E7E3BD8AA918}" destId="{2C43317A-2A9D-4D28-BCA6-504AA064B849}" srcOrd="3" destOrd="0" presId="urn:microsoft.com/office/officeart/2005/8/layout/hProcess9"/>
    <dgm:cxn modelId="{EE3C2218-1744-4F11-9E0C-33689B728FCF}" type="presParOf" srcId="{02909E9F-415A-46D7-8B77-E7E3BD8AA918}" destId="{52717E4C-8154-4C4B-9B6A-91A8B02221AF}" srcOrd="4" destOrd="0" presId="urn:microsoft.com/office/officeart/2005/8/layout/hProcess9"/>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668E31-1BE3-41FB-BAC4-EDD073973A40}">
      <dsp:nvSpPr>
        <dsp:cNvPr id="0" name=""/>
        <dsp:cNvSpPr/>
      </dsp:nvSpPr>
      <dsp:spPr>
        <a:xfrm>
          <a:off x="248045" y="0"/>
          <a:ext cx="2811186" cy="1345375"/>
        </a:xfrm>
        <a:prstGeom prst="rightArrow">
          <a:avLst/>
        </a:prstGeom>
        <a:solidFill>
          <a:srgbClr val="5B9BD5">
            <a:tint val="40000"/>
            <a:hueOff val="0"/>
            <a:satOff val="0"/>
            <a:lumOff val="0"/>
            <a:alphaOff val="0"/>
          </a:srgbClr>
        </a:solidFill>
        <a:ln>
          <a:noFill/>
        </a:ln>
        <a:effectLst/>
      </dsp:spPr>
      <dsp:style>
        <a:lnRef idx="0">
          <a:scrgbClr r="0" g="0" b="0"/>
        </a:lnRef>
        <a:fillRef idx="1">
          <a:scrgbClr r="0" g="0" b="0"/>
        </a:fillRef>
        <a:effectRef idx="0">
          <a:scrgbClr r="0" g="0" b="0"/>
        </a:effectRef>
        <a:fontRef idx="minor"/>
      </dsp:style>
    </dsp:sp>
    <dsp:sp modelId="{48501EEA-0DC2-44F8-B49B-5EABBCE56F08}">
      <dsp:nvSpPr>
        <dsp:cNvPr id="0" name=""/>
        <dsp:cNvSpPr/>
      </dsp:nvSpPr>
      <dsp:spPr>
        <a:xfrm>
          <a:off x="112072" y="403612"/>
          <a:ext cx="992183" cy="538150"/>
        </a:xfrm>
        <a:prstGeom prst="round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solidFill>
                <a:sysClr val="window" lastClr="FFFFFF"/>
              </a:solidFill>
              <a:latin typeface="Calibri" panose="020F0502020204030204"/>
              <a:ea typeface="+mn-ea"/>
              <a:cs typeface="+mn-cs"/>
            </a:rPr>
            <a:t>Experiments carried out under controlled conditions </a:t>
          </a:r>
        </a:p>
      </dsp:txBody>
      <dsp:txXfrm>
        <a:off x="138342" y="429882"/>
        <a:ext cx="939643" cy="485610"/>
      </dsp:txXfrm>
    </dsp:sp>
    <dsp:sp modelId="{E2E0EE1C-4D30-408C-B6BB-AA1DBE279AF0}">
      <dsp:nvSpPr>
        <dsp:cNvPr id="0" name=""/>
        <dsp:cNvSpPr/>
      </dsp:nvSpPr>
      <dsp:spPr>
        <a:xfrm>
          <a:off x="1157547" y="403612"/>
          <a:ext cx="992183" cy="538150"/>
        </a:xfrm>
        <a:prstGeom prst="round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solidFill>
                <a:sysClr val="window" lastClr="FFFFFF"/>
              </a:solidFill>
              <a:latin typeface="Calibri" panose="020F0502020204030204"/>
              <a:ea typeface="+mn-ea"/>
              <a:cs typeface="+mn-cs"/>
            </a:rPr>
            <a:t>validation of the methods in the field</a:t>
          </a:r>
        </a:p>
      </dsp:txBody>
      <dsp:txXfrm>
        <a:off x="1183817" y="429882"/>
        <a:ext cx="939643" cy="485610"/>
      </dsp:txXfrm>
    </dsp:sp>
    <dsp:sp modelId="{52717E4C-8154-4C4B-9B6A-91A8B02221AF}">
      <dsp:nvSpPr>
        <dsp:cNvPr id="0" name=""/>
        <dsp:cNvSpPr/>
      </dsp:nvSpPr>
      <dsp:spPr>
        <a:xfrm>
          <a:off x="2203021" y="403612"/>
          <a:ext cx="992183" cy="538150"/>
        </a:xfrm>
        <a:prstGeom prst="round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solidFill>
                <a:sysClr val="window" lastClr="FFFFFF"/>
              </a:solidFill>
              <a:latin typeface="Calibri" panose="020F0502020204030204"/>
              <a:ea typeface="+mn-ea"/>
              <a:cs typeface="+mn-cs"/>
            </a:rPr>
            <a:t>imagery application</a:t>
          </a:r>
        </a:p>
      </dsp:txBody>
      <dsp:txXfrm>
        <a:off x="2229291" y="429882"/>
        <a:ext cx="939643" cy="48561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EFA4508-4410-437D-A715-11961278A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36</Pages>
  <Words>238312</Words>
  <Characters>1286886</Characters>
  <Application>Microsoft Office Word</Application>
  <DocSecurity>0</DocSecurity>
  <Lines>10724</Lines>
  <Paragraphs>3044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tavallaie</dc:creator>
  <cp:keywords/>
  <dc:description/>
  <cp:lastModifiedBy>Amir TavallaieNejad</cp:lastModifiedBy>
  <cp:revision>4</cp:revision>
  <cp:lastPrinted>2022-08-23T10:17:00Z</cp:lastPrinted>
  <dcterms:created xsi:type="dcterms:W3CDTF">2022-08-23T10:54:00Z</dcterms:created>
  <dcterms:modified xsi:type="dcterms:W3CDTF">2022-08-23T15:00:00Z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http://www.zotero.org/styles/american-chemical-society</vt:lpwstr>
  </property>
  <property fmtid="{D5CDD505-2E9C-101B-9397-08002B2CF9AE}" pid="3" name="Mendeley Recent Style Name 0_1">
    <vt:lpwstr>American Chemical Society</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7aa300bb-e0bb-324e-a26b-23fd0a79f154</vt:lpwstr>
  </property>
  <property fmtid="{D5CDD505-2E9C-101B-9397-08002B2CF9AE}" pid="24" name="Mendeley Citation Style_1">
    <vt:lpwstr>http://www.zotero.org/styles/ieee</vt:lpwstr>
  </property>
</Properties>
</file>